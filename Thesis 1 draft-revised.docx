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90EE8E" w14:textId="77777777" w:rsidR="00CE37CF" w:rsidRDefault="007311F8">
      <w:pPr>
        <w:spacing w:before="14" w:after="0" w:line="240" w:lineRule="auto"/>
        <w:ind w:left="1096" w:right="1076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A</w:t>
      </w:r>
      <w:r>
        <w:rPr>
          <w:rFonts w:ascii="Arial" w:eastAsia="Arial" w:hAnsi="Arial" w:cs="Arial"/>
          <w:spacing w:val="56"/>
          <w:sz w:val="48"/>
          <w:szCs w:val="48"/>
        </w:rPr>
        <w:t xml:space="preserve"> </w:t>
      </w:r>
      <w:r>
        <w:rPr>
          <w:rFonts w:ascii="Arial" w:eastAsia="Arial" w:hAnsi="Arial" w:cs="Arial"/>
          <w:w w:val="89"/>
          <w:sz w:val="48"/>
          <w:szCs w:val="48"/>
        </w:rPr>
        <w:t>Data</w:t>
      </w:r>
      <w:r>
        <w:rPr>
          <w:rFonts w:ascii="Arial" w:eastAsia="Arial" w:hAnsi="Arial" w:cs="Arial"/>
          <w:spacing w:val="49"/>
          <w:w w:val="89"/>
          <w:sz w:val="48"/>
          <w:szCs w:val="48"/>
        </w:rPr>
        <w:t xml:space="preserve"> </w:t>
      </w:r>
      <w:r>
        <w:rPr>
          <w:rFonts w:ascii="Arial" w:eastAsia="Arial" w:hAnsi="Arial" w:cs="Arial"/>
          <w:sz w:val="48"/>
          <w:szCs w:val="48"/>
        </w:rPr>
        <w:t>Mining</w:t>
      </w:r>
      <w:r>
        <w:rPr>
          <w:rFonts w:ascii="Arial" w:eastAsia="Arial" w:hAnsi="Arial" w:cs="Arial"/>
          <w:spacing w:val="20"/>
          <w:sz w:val="48"/>
          <w:szCs w:val="48"/>
        </w:rPr>
        <w:t xml:space="preserve"> </w:t>
      </w:r>
      <w:r>
        <w:rPr>
          <w:rFonts w:ascii="Arial" w:eastAsia="Arial" w:hAnsi="Arial" w:cs="Arial"/>
          <w:w w:val="91"/>
          <w:sz w:val="48"/>
          <w:szCs w:val="48"/>
        </w:rPr>
        <w:t>Fram</w:t>
      </w:r>
      <w:r>
        <w:rPr>
          <w:rFonts w:ascii="Arial" w:eastAsia="Arial" w:hAnsi="Arial" w:cs="Arial"/>
          <w:spacing w:val="-11"/>
          <w:w w:val="91"/>
          <w:sz w:val="48"/>
          <w:szCs w:val="48"/>
        </w:rPr>
        <w:t>e</w:t>
      </w:r>
      <w:r>
        <w:rPr>
          <w:rFonts w:ascii="Arial" w:eastAsia="Arial" w:hAnsi="Arial" w:cs="Arial"/>
          <w:spacing w:val="-5"/>
          <w:w w:val="91"/>
          <w:sz w:val="48"/>
          <w:szCs w:val="48"/>
        </w:rPr>
        <w:t>w</w:t>
      </w:r>
      <w:r>
        <w:rPr>
          <w:rFonts w:ascii="Arial" w:eastAsia="Arial" w:hAnsi="Arial" w:cs="Arial"/>
          <w:w w:val="91"/>
          <w:sz w:val="48"/>
          <w:szCs w:val="48"/>
        </w:rPr>
        <w:t>ork</w:t>
      </w:r>
      <w:r>
        <w:rPr>
          <w:rFonts w:ascii="Arial" w:eastAsia="Arial" w:hAnsi="Arial" w:cs="Arial"/>
          <w:spacing w:val="57"/>
          <w:w w:val="91"/>
          <w:sz w:val="48"/>
          <w:szCs w:val="48"/>
        </w:rPr>
        <w:t xml:space="preserve"> </w:t>
      </w:r>
      <w:r>
        <w:rPr>
          <w:rFonts w:ascii="Arial" w:eastAsia="Arial" w:hAnsi="Arial" w:cs="Arial"/>
          <w:sz w:val="48"/>
          <w:szCs w:val="48"/>
        </w:rPr>
        <w:t>for</w:t>
      </w:r>
      <w:r>
        <w:rPr>
          <w:rFonts w:ascii="Arial" w:eastAsia="Arial" w:hAnsi="Arial" w:cs="Arial"/>
          <w:spacing w:val="28"/>
          <w:sz w:val="48"/>
          <w:szCs w:val="48"/>
        </w:rPr>
        <w:t xml:space="preserve"> </w:t>
      </w:r>
      <w:r w:rsidR="00851F79">
        <w:rPr>
          <w:rFonts w:ascii="Arial" w:eastAsia="Arial" w:hAnsi="Arial" w:cs="Arial"/>
          <w:w w:val="94"/>
          <w:sz w:val="48"/>
          <w:szCs w:val="48"/>
        </w:rPr>
        <w:t>Analyzing</w:t>
      </w:r>
    </w:p>
    <w:p w14:paraId="491CA403" w14:textId="77777777" w:rsidR="00CE37CF" w:rsidRDefault="007311F8">
      <w:pPr>
        <w:spacing w:before="6" w:after="0" w:line="240" w:lineRule="auto"/>
        <w:ind w:left="2654" w:right="2634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w w:val="89"/>
          <w:sz w:val="48"/>
          <w:szCs w:val="48"/>
        </w:rPr>
        <w:t>Geospatial-</w:t>
      </w:r>
      <w:r>
        <w:rPr>
          <w:rFonts w:ascii="Arial" w:eastAsia="Arial" w:hAnsi="Arial" w:cs="Arial"/>
          <w:spacing w:val="-29"/>
          <w:w w:val="89"/>
          <w:sz w:val="48"/>
          <w:szCs w:val="48"/>
        </w:rPr>
        <w:t>T</w:t>
      </w:r>
      <w:r>
        <w:rPr>
          <w:rFonts w:ascii="Arial" w:eastAsia="Arial" w:hAnsi="Arial" w:cs="Arial"/>
          <w:w w:val="89"/>
          <w:sz w:val="48"/>
          <w:szCs w:val="48"/>
        </w:rPr>
        <w:t>emporal</w:t>
      </w:r>
      <w:r>
        <w:rPr>
          <w:rFonts w:ascii="Arial" w:eastAsia="Arial" w:hAnsi="Arial" w:cs="Arial"/>
          <w:spacing w:val="92"/>
          <w:w w:val="89"/>
          <w:sz w:val="48"/>
          <w:szCs w:val="48"/>
        </w:rPr>
        <w:t xml:space="preserve"> </w:t>
      </w:r>
      <w:r>
        <w:rPr>
          <w:rFonts w:ascii="Arial" w:eastAsia="Arial" w:hAnsi="Arial" w:cs="Arial"/>
          <w:w w:val="89"/>
          <w:sz w:val="48"/>
          <w:szCs w:val="48"/>
        </w:rPr>
        <w:t>Data</w:t>
      </w:r>
    </w:p>
    <w:p w14:paraId="6ACCEC9E" w14:textId="77777777" w:rsidR="00CE37CF" w:rsidRDefault="00CE37CF">
      <w:pPr>
        <w:spacing w:before="18" w:after="0" w:line="280" w:lineRule="exact"/>
        <w:rPr>
          <w:sz w:val="28"/>
          <w:szCs w:val="28"/>
        </w:rPr>
      </w:pPr>
    </w:p>
    <w:p w14:paraId="529E47F5" w14:textId="77777777" w:rsidR="00CE37CF" w:rsidRDefault="00CE37CF">
      <w:pPr>
        <w:spacing w:after="0"/>
        <w:sectPr w:rsidR="00CE37CF">
          <w:type w:val="continuous"/>
          <w:pgSz w:w="12240" w:h="15840"/>
          <w:pgMar w:top="960" w:right="860" w:bottom="280" w:left="860" w:header="720" w:footer="720" w:gutter="0"/>
          <w:cols w:space="720"/>
        </w:sectPr>
      </w:pPr>
    </w:p>
    <w:p w14:paraId="1D3B64D6" w14:textId="77777777" w:rsidR="00B02FBE" w:rsidRDefault="007311F8">
      <w:pPr>
        <w:spacing w:before="21" w:after="0" w:line="255" w:lineRule="auto"/>
        <w:ind w:left="1707" w:right="-37"/>
        <w:jc w:val="center"/>
        <w:rPr>
          <w:rFonts w:ascii="Arial" w:eastAsia="Arial" w:hAnsi="Arial" w:cs="Arial"/>
          <w:spacing w:val="-9"/>
          <w:w w:val="88"/>
        </w:rPr>
      </w:pPr>
      <w:proofErr w:type="spellStart"/>
      <w:r>
        <w:rPr>
          <w:rFonts w:ascii="Arial" w:eastAsia="Arial" w:hAnsi="Arial" w:cs="Arial"/>
          <w:w w:val="88"/>
        </w:rPr>
        <w:t>Raunak</w:t>
      </w:r>
      <w:proofErr w:type="spellEnd"/>
      <w:r>
        <w:rPr>
          <w:rFonts w:ascii="Arial" w:eastAsia="Arial" w:hAnsi="Arial" w:cs="Arial"/>
          <w:spacing w:val="23"/>
          <w:w w:val="88"/>
        </w:rPr>
        <w:t xml:space="preserve"> </w:t>
      </w:r>
      <w:proofErr w:type="spellStart"/>
      <w:r>
        <w:rPr>
          <w:rFonts w:ascii="Arial" w:eastAsia="Arial" w:hAnsi="Arial" w:cs="Arial"/>
          <w:w w:val="88"/>
        </w:rPr>
        <w:t>Sarbajna</w:t>
      </w:r>
      <w:proofErr w:type="spellEnd"/>
      <w:r>
        <w:rPr>
          <w:rFonts w:ascii="Arial" w:eastAsia="Arial" w:hAnsi="Arial" w:cs="Arial"/>
          <w:spacing w:val="-9"/>
          <w:w w:val="88"/>
        </w:rPr>
        <w:t xml:space="preserve"> </w:t>
      </w:r>
    </w:p>
    <w:p w14:paraId="0A982FA0" w14:textId="77777777" w:rsidR="00CE37CF" w:rsidRDefault="007311F8">
      <w:pPr>
        <w:spacing w:before="21" w:after="0" w:line="255" w:lineRule="auto"/>
        <w:ind w:left="1707" w:right="-37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8"/>
          <w:sz w:val="20"/>
          <w:szCs w:val="20"/>
        </w:rPr>
        <w:t>Department</w:t>
      </w:r>
      <w:r>
        <w:rPr>
          <w:rFonts w:ascii="Arial" w:eastAsia="Arial" w:hAnsi="Arial" w:cs="Arial"/>
          <w:spacing w:val="4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of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Computer</w:t>
      </w:r>
      <w:r>
        <w:rPr>
          <w:rFonts w:ascii="Arial" w:eastAsia="Arial" w:hAnsi="Arial" w:cs="Arial"/>
          <w:spacing w:val="3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Science</w:t>
      </w:r>
      <w:r>
        <w:rPr>
          <w:rFonts w:ascii="Arial" w:eastAsia="Arial" w:hAnsi="Arial" w:cs="Arial"/>
          <w:spacing w:val="-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Lamar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Un</w:t>
      </w:r>
      <w:r>
        <w:rPr>
          <w:rFonts w:ascii="Arial" w:eastAsia="Arial" w:hAnsi="Arial" w:cs="Arial"/>
          <w:spacing w:val="-5"/>
          <w:w w:val="99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w w:val="92"/>
          <w:sz w:val="20"/>
          <w:szCs w:val="20"/>
        </w:rPr>
        <w:t>ersity</w:t>
      </w:r>
    </w:p>
    <w:p w14:paraId="0B67C45A" w14:textId="77777777" w:rsidR="00CE37CF" w:rsidRDefault="007311F8">
      <w:pPr>
        <w:spacing w:before="2" w:after="0" w:line="257" w:lineRule="auto"/>
        <w:ind w:left="1926" w:right="181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7"/>
          <w:sz w:val="20"/>
          <w:szCs w:val="20"/>
        </w:rPr>
        <w:t>Beaumont,</w:t>
      </w:r>
      <w:r>
        <w:rPr>
          <w:rFonts w:ascii="Arial" w:eastAsia="Arial" w:hAnsi="Arial" w:cs="Arial"/>
          <w:spacing w:val="4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2"/>
          <w:w w:val="87"/>
          <w:sz w:val="20"/>
          <w:szCs w:val="20"/>
        </w:rPr>
        <w:t>T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e</w:t>
      </w:r>
      <w:r>
        <w:rPr>
          <w:rFonts w:ascii="Arial" w:eastAsia="Arial" w:hAnsi="Arial" w:cs="Arial"/>
          <w:w w:val="87"/>
          <w:sz w:val="20"/>
          <w:szCs w:val="20"/>
        </w:rPr>
        <w:t>xas,</w:t>
      </w:r>
      <w:r>
        <w:rPr>
          <w:rFonts w:ascii="Arial" w:eastAsia="Arial" w:hAnsi="Arial" w:cs="Arial"/>
          <w:spacing w:val="1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96"/>
          <w:sz w:val="20"/>
          <w:szCs w:val="20"/>
        </w:rPr>
        <w:t xml:space="preserve">USA </w:t>
      </w:r>
      <w:r>
        <w:rPr>
          <w:rFonts w:ascii="Arial" w:eastAsia="Arial" w:hAnsi="Arial" w:cs="Arial"/>
          <w:sz w:val="20"/>
          <w:szCs w:val="20"/>
        </w:rPr>
        <w:t>Email: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hyperlink r:id="rId4">
        <w:r>
          <w:rPr>
            <w:rFonts w:ascii="Arial" w:eastAsia="Arial" w:hAnsi="Arial" w:cs="Arial"/>
            <w:w w:val="88"/>
            <w:sz w:val="20"/>
            <w:szCs w:val="20"/>
          </w:rPr>
          <w:t>rsarbajna@lama</w:t>
        </w:r>
        <w:r>
          <w:rPr>
            <w:rFonts w:ascii="Arial" w:eastAsia="Arial" w:hAnsi="Arial" w:cs="Arial"/>
            <w:spacing w:val="-11"/>
            <w:w w:val="88"/>
            <w:sz w:val="20"/>
            <w:szCs w:val="20"/>
          </w:rPr>
          <w:t>r</w:t>
        </w:r>
        <w:r>
          <w:rPr>
            <w:rFonts w:ascii="Arial" w:eastAsia="Arial" w:hAnsi="Arial" w:cs="Arial"/>
            <w:w w:val="86"/>
            <w:sz w:val="20"/>
            <w:szCs w:val="20"/>
          </w:rPr>
          <w:t>.edu</w:t>
        </w:r>
      </w:hyperlink>
    </w:p>
    <w:p w14:paraId="26E45F27" w14:textId="77777777" w:rsidR="00B02FBE" w:rsidRDefault="007311F8">
      <w:pPr>
        <w:spacing w:before="21" w:after="0" w:line="255" w:lineRule="auto"/>
        <w:ind w:left="-17" w:right="1687"/>
        <w:jc w:val="center"/>
        <w:rPr>
          <w:rFonts w:ascii="Arial" w:eastAsia="Arial" w:hAnsi="Arial" w:cs="Arial"/>
          <w:spacing w:val="-6"/>
          <w:w w:val="91"/>
        </w:rPr>
      </w:pPr>
      <w:r>
        <w:br w:type="column"/>
      </w:r>
      <w:r>
        <w:rPr>
          <w:rFonts w:ascii="Arial" w:eastAsia="Arial" w:hAnsi="Arial" w:cs="Arial"/>
          <w:w w:val="91"/>
        </w:rPr>
        <w:t>Sujing</w:t>
      </w:r>
      <w:r>
        <w:rPr>
          <w:rFonts w:ascii="Arial" w:eastAsia="Arial" w:hAnsi="Arial" w:cs="Arial"/>
          <w:spacing w:val="34"/>
          <w:w w:val="91"/>
        </w:rPr>
        <w:t xml:space="preserve"> </w:t>
      </w:r>
      <w:r>
        <w:rPr>
          <w:rFonts w:ascii="Arial" w:eastAsia="Arial" w:hAnsi="Arial" w:cs="Arial"/>
          <w:spacing w:val="-16"/>
          <w:w w:val="91"/>
        </w:rPr>
        <w:t>W</w:t>
      </w:r>
      <w:r>
        <w:rPr>
          <w:rFonts w:ascii="Arial" w:eastAsia="Arial" w:hAnsi="Arial" w:cs="Arial"/>
          <w:w w:val="91"/>
        </w:rPr>
        <w:t>ang</w:t>
      </w:r>
      <w:r>
        <w:rPr>
          <w:rFonts w:ascii="Arial" w:eastAsia="Arial" w:hAnsi="Arial" w:cs="Arial"/>
          <w:spacing w:val="-6"/>
          <w:w w:val="91"/>
        </w:rPr>
        <w:t xml:space="preserve"> </w:t>
      </w:r>
    </w:p>
    <w:p w14:paraId="22232653" w14:textId="77777777" w:rsidR="00CE37CF" w:rsidRDefault="007311F8">
      <w:pPr>
        <w:spacing w:before="21" w:after="0" w:line="255" w:lineRule="auto"/>
        <w:ind w:left="-17" w:right="1687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91"/>
          <w:sz w:val="20"/>
          <w:szCs w:val="20"/>
        </w:rPr>
        <w:t>Department</w:t>
      </w:r>
      <w:r>
        <w:rPr>
          <w:rFonts w:ascii="Arial" w:eastAsia="Arial" w:hAnsi="Arial" w:cs="Arial"/>
          <w:spacing w:val="9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of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Computer</w:t>
      </w:r>
      <w:r>
        <w:rPr>
          <w:rFonts w:ascii="Arial" w:eastAsia="Arial" w:hAnsi="Arial" w:cs="Arial"/>
          <w:spacing w:val="3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Science</w:t>
      </w:r>
      <w:r>
        <w:rPr>
          <w:rFonts w:ascii="Arial" w:eastAsia="Arial" w:hAnsi="Arial" w:cs="Arial"/>
          <w:spacing w:val="-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Lamar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Un</w:t>
      </w:r>
      <w:r>
        <w:rPr>
          <w:rFonts w:ascii="Arial" w:eastAsia="Arial" w:hAnsi="Arial" w:cs="Arial"/>
          <w:spacing w:val="-5"/>
          <w:w w:val="99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w w:val="92"/>
          <w:sz w:val="20"/>
          <w:szCs w:val="20"/>
        </w:rPr>
        <w:t>ersity</w:t>
      </w:r>
    </w:p>
    <w:p w14:paraId="3981F8BF" w14:textId="77777777" w:rsidR="00CE37CF" w:rsidRDefault="007311F8">
      <w:pPr>
        <w:spacing w:before="2" w:after="0" w:line="257" w:lineRule="auto"/>
        <w:ind w:left="83" w:right="1788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7"/>
          <w:sz w:val="20"/>
          <w:szCs w:val="20"/>
        </w:rPr>
        <w:t>Beaumont,</w:t>
      </w:r>
      <w:r>
        <w:rPr>
          <w:rFonts w:ascii="Arial" w:eastAsia="Arial" w:hAnsi="Arial" w:cs="Arial"/>
          <w:spacing w:val="4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2"/>
          <w:w w:val="87"/>
          <w:sz w:val="20"/>
          <w:szCs w:val="20"/>
        </w:rPr>
        <w:t>T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e</w:t>
      </w:r>
      <w:r>
        <w:rPr>
          <w:rFonts w:ascii="Arial" w:eastAsia="Arial" w:hAnsi="Arial" w:cs="Arial"/>
          <w:w w:val="87"/>
          <w:sz w:val="20"/>
          <w:szCs w:val="20"/>
        </w:rPr>
        <w:t>xas,</w:t>
      </w:r>
      <w:r>
        <w:rPr>
          <w:rFonts w:ascii="Arial" w:eastAsia="Arial" w:hAnsi="Arial" w:cs="Arial"/>
          <w:spacing w:val="1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USA</w:t>
      </w:r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w w:val="95"/>
          <w:sz w:val="20"/>
          <w:szCs w:val="20"/>
        </w:rPr>
        <w:t>Email: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hyperlink r:id="rId5">
        <w:r>
          <w:rPr>
            <w:rFonts w:ascii="Arial" w:eastAsia="Arial" w:hAnsi="Arial" w:cs="Arial"/>
            <w:w w:val="94"/>
            <w:sz w:val="20"/>
            <w:szCs w:val="20"/>
          </w:rPr>
          <w:t>sujing.</w:t>
        </w:r>
        <w:r>
          <w:rPr>
            <w:rFonts w:ascii="Arial" w:eastAsia="Arial" w:hAnsi="Arial" w:cs="Arial"/>
            <w:spacing w:val="-2"/>
            <w:w w:val="94"/>
            <w:sz w:val="20"/>
            <w:szCs w:val="20"/>
          </w:rPr>
          <w:t>w</w:t>
        </w:r>
        <w:r>
          <w:rPr>
            <w:rFonts w:ascii="Arial" w:eastAsia="Arial" w:hAnsi="Arial" w:cs="Arial"/>
            <w:w w:val="89"/>
            <w:sz w:val="20"/>
            <w:szCs w:val="20"/>
          </w:rPr>
          <w:t>ang@lama</w:t>
        </w:r>
        <w:r>
          <w:rPr>
            <w:rFonts w:ascii="Arial" w:eastAsia="Arial" w:hAnsi="Arial" w:cs="Arial"/>
            <w:spacing w:val="-11"/>
            <w:w w:val="89"/>
            <w:sz w:val="20"/>
            <w:szCs w:val="20"/>
          </w:rPr>
          <w:t>r</w:t>
        </w:r>
        <w:r>
          <w:rPr>
            <w:rFonts w:ascii="Arial" w:eastAsia="Arial" w:hAnsi="Arial" w:cs="Arial"/>
            <w:w w:val="86"/>
            <w:sz w:val="20"/>
            <w:szCs w:val="20"/>
          </w:rPr>
          <w:t>.edu</w:t>
        </w:r>
      </w:hyperlink>
    </w:p>
    <w:p w14:paraId="4A3092E0" w14:textId="77777777" w:rsidR="00CE37CF" w:rsidRDefault="00CE37CF">
      <w:pPr>
        <w:spacing w:after="0"/>
        <w:jc w:val="center"/>
        <w:sectPr w:rsidR="00CE37CF">
          <w:type w:val="continuous"/>
          <w:pgSz w:w="12240" w:h="15840"/>
          <w:pgMar w:top="960" w:right="860" w:bottom="280" w:left="860" w:header="720" w:footer="720" w:gutter="0"/>
          <w:cols w:num="2" w:space="720" w:equalWidth="0">
            <w:col w:w="4458" w:space="1605"/>
            <w:col w:w="4457"/>
          </w:cols>
        </w:sectPr>
      </w:pPr>
    </w:p>
    <w:p w14:paraId="447F6CE6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67817F01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6DF24631" w14:textId="77777777" w:rsidR="00CE37CF" w:rsidRDefault="00CE37CF">
      <w:pPr>
        <w:spacing w:before="15" w:after="0" w:line="240" w:lineRule="exact"/>
        <w:rPr>
          <w:sz w:val="24"/>
          <w:szCs w:val="24"/>
        </w:rPr>
      </w:pPr>
    </w:p>
    <w:p w14:paraId="027BB72C" w14:textId="77777777" w:rsidR="00CE37CF" w:rsidRDefault="00CE37CF">
      <w:pPr>
        <w:spacing w:after="0"/>
        <w:sectPr w:rsidR="00CE37CF">
          <w:type w:val="continuous"/>
          <w:pgSz w:w="12240" w:h="15840"/>
          <w:pgMar w:top="960" w:right="860" w:bottom="280" w:left="860" w:header="720" w:footer="720" w:gutter="0"/>
          <w:cols w:space="720"/>
        </w:sectPr>
      </w:pPr>
    </w:p>
    <w:p w14:paraId="5F2EBFB7" w14:textId="77777777" w:rsidR="00CE37CF" w:rsidRDefault="007311F8">
      <w:pPr>
        <w:spacing w:before="52" w:after="0" w:line="200" w:lineRule="exact"/>
        <w:ind w:left="119" w:right="-51" w:firstLine="199"/>
        <w:jc w:val="both"/>
        <w:rPr>
          <w:rFonts w:ascii="Arial" w:eastAsia="Arial" w:hAnsi="Arial" w:cs="Arial"/>
          <w:sz w:val="18"/>
          <w:szCs w:val="18"/>
        </w:rPr>
      </w:pPr>
      <w:r>
        <w:pict w14:anchorId="065B86AF">
          <v:group id="_x0000_s1103" style="position:absolute;left:0;text-align:left;margin-left:46.55pt;margin-top:31.5pt;width:255.9pt;height:42.3pt;z-index:-251667968;mso-position-horizontal-relative:page" coordorigin="931,630" coordsize="5118,846">
            <v:group id="_x0000_s1110" style="position:absolute;left:4232;top:638;width:1809;height:233" coordorigin="4232,638" coordsize="1809,233">
              <v:shape id="_x0000_s1111" style="position:absolute;left:4232;top:638;width:1809;height:233" coordorigin="4232,638" coordsize="1809,233" path="m6000,638l4263,650r-29,72l4232,743r,23l4252,841r21,30l6011,858r28,-72l6041,766r,-23l6022,668r-22,-30e" fillcolor="yellow" stroked="f">
                <v:path arrowok="t"/>
              </v:shape>
            </v:group>
            <v:group id="_x0000_s1108" style="position:absolute;left:938;top:837;width:5103;height:233" coordorigin="938,837" coordsize="5103,233">
              <v:shape id="_x0000_s1109" style="position:absolute;left:938;top:837;width:5103;height:233" coordorigin="938,837" coordsize="5103,233" path="m6000,837l969,849r-29,73l938,942r,23l958,1040r21,30l6011,1058r28,-73l6041,965r,-23l6022,867r-22,-30e" fillcolor="yellow" stroked="f">
                <v:path arrowok="t"/>
              </v:shape>
            </v:group>
            <v:group id="_x0000_s1106" style="position:absolute;left:938;top:1036;width:5103;height:233" coordorigin="938,1036" coordsize="5103,233">
              <v:shape id="_x0000_s1107" style="position:absolute;left:938;top:1036;width:5103;height:233" coordorigin="938,1036" coordsize="5103,233" path="m6000,1036l969,1049r-29,72l938,1141r,23l958,1239r21,30l6011,1257r28,-72l6041,1164r,-23l6022,1066r-22,-30e" fillcolor="yellow" stroked="f">
                <v:path arrowok="t"/>
              </v:shape>
            </v:group>
            <v:group id="_x0000_s1104" style="position:absolute;left:938;top:1235;width:465;height:233" coordorigin="938,1235" coordsize="465,233">
              <v:shape id="_x0000_s1105" style="position:absolute;left:938;top:1235;width:465;height:233" coordorigin="938,1235" coordsize="465,233" path="m1363,1235r-394,13l940,1320r-2,21l938,1363r20,76l979,1469r395,-13l1402,1384r2,-21l1404,1341r-20,-76l1363,1235e" fillcolor="yellow" stroked="f">
                <v:path arrowok="t"/>
              </v:shape>
            </v:group>
            <w10:wrap anchorx="page"/>
          </v:group>
        </w:pict>
      </w:r>
      <w:r>
        <w:rPr>
          <w:rFonts w:ascii="Arial" w:eastAsia="Arial" w:hAnsi="Arial" w:cs="Arial"/>
          <w:b/>
          <w:bCs/>
          <w:i/>
          <w:w w:val="89"/>
          <w:sz w:val="18"/>
          <w:szCs w:val="18"/>
        </w:rPr>
        <w:t>Abstrac</w:t>
      </w:r>
      <w:r>
        <w:rPr>
          <w:rFonts w:ascii="Arial" w:eastAsia="Arial" w:hAnsi="Arial" w:cs="Arial"/>
          <w:b/>
          <w:bCs/>
          <w:i/>
          <w:spacing w:val="1"/>
          <w:w w:val="89"/>
          <w:sz w:val="18"/>
          <w:szCs w:val="18"/>
        </w:rPr>
        <w:t>t</w:t>
      </w:r>
      <w:r>
        <w:rPr>
          <w:rFonts w:ascii="Arial" w:eastAsia="Arial" w:hAnsi="Arial" w:cs="Arial"/>
          <w:b/>
          <w:bCs/>
          <w:w w:val="89"/>
          <w:sz w:val="18"/>
          <w:szCs w:val="18"/>
        </w:rPr>
        <w:t>—</w:t>
      </w:r>
      <w:r w:rsidR="00851F79">
        <w:rPr>
          <w:rFonts w:ascii="Arial" w:eastAsia="Arial" w:hAnsi="Arial" w:cs="Arial"/>
          <w:b/>
          <w:bCs/>
          <w:sz w:val="18"/>
          <w:szCs w:val="18"/>
        </w:rPr>
        <w:t>.</w:t>
      </w:r>
      <w:r w:rsidR="00851F79">
        <w:rPr>
          <w:rFonts w:ascii="Arial" w:eastAsia="Arial" w:hAnsi="Arial" w:cs="Arial"/>
          <w:b/>
          <w:bCs/>
          <w:spacing w:val="33"/>
          <w:sz w:val="18"/>
          <w:szCs w:val="18"/>
        </w:rPr>
        <w:t xml:space="preserve"> </w:t>
      </w:r>
      <w:r w:rsidR="00851F79" w:rsidRPr="00851F79">
        <w:rPr>
          <w:rFonts w:ascii="Arial" w:eastAsia="Arial" w:hAnsi="Arial" w:cs="Arial"/>
          <w:b/>
          <w:bCs/>
          <w:sz w:val="18"/>
          <w:szCs w:val="18"/>
        </w:rPr>
        <w:t>Change</w:t>
      </w:r>
      <w:r w:rsidR="00851F79" w:rsidRPr="00851F79">
        <w:rPr>
          <w:rFonts w:ascii="Arial" w:eastAsia="Arial" w:hAnsi="Arial" w:cs="Arial"/>
          <w:b/>
          <w:bCs/>
          <w:spacing w:val="-2"/>
          <w:sz w:val="18"/>
          <w:szCs w:val="18"/>
        </w:rPr>
        <w:t xml:space="preserve"> </w:t>
      </w:r>
      <w:r w:rsidR="00851F79" w:rsidRPr="00851F79">
        <w:rPr>
          <w:rFonts w:ascii="Arial" w:eastAsia="Arial" w:hAnsi="Arial" w:cs="Arial"/>
          <w:b/>
          <w:bCs/>
          <w:w w:val="85"/>
          <w:sz w:val="18"/>
          <w:szCs w:val="18"/>
        </w:rPr>
        <w:t xml:space="preserve">analysis </w:t>
      </w:r>
      <w:r w:rsidR="00851F79" w:rsidRPr="00851F79">
        <w:rPr>
          <w:rFonts w:ascii="Arial" w:eastAsia="Arial" w:hAnsi="Arial" w:cs="Arial"/>
          <w:b/>
          <w:bCs/>
          <w:sz w:val="18"/>
          <w:szCs w:val="18"/>
        </w:rPr>
        <w:t xml:space="preserve">and </w:t>
      </w:r>
      <w:r w:rsidR="00851F79" w:rsidRPr="00851F79">
        <w:rPr>
          <w:rFonts w:ascii="Arial" w:eastAsia="Arial" w:hAnsi="Arial" w:cs="Arial"/>
          <w:b/>
          <w:bCs/>
          <w:w w:val="87"/>
          <w:sz w:val="18"/>
          <w:szCs w:val="18"/>
        </w:rPr>
        <w:t>automatic storytelling</w:t>
      </w:r>
      <w:r w:rsidR="00851F79" w:rsidRPr="00851F79">
        <w:rPr>
          <w:rFonts w:ascii="Arial" w:eastAsia="Arial" w:hAnsi="Arial" w:cs="Arial"/>
          <w:b/>
          <w:bCs/>
          <w:spacing w:val="39"/>
          <w:w w:val="87"/>
          <w:sz w:val="18"/>
          <w:szCs w:val="18"/>
        </w:rPr>
        <w:t xml:space="preserve"> </w:t>
      </w:r>
      <w:r w:rsidR="00851F79" w:rsidRPr="00851F79">
        <w:rPr>
          <w:rFonts w:ascii="Arial" w:eastAsia="Arial" w:hAnsi="Arial" w:cs="Arial"/>
          <w:b/>
          <w:bCs/>
          <w:w w:val="87"/>
          <w:sz w:val="18"/>
          <w:szCs w:val="18"/>
        </w:rPr>
        <w:t>a</w:t>
      </w:r>
      <w:r w:rsidR="00851F79" w:rsidRPr="00851F79">
        <w:rPr>
          <w:rFonts w:ascii="Arial" w:eastAsia="Arial" w:hAnsi="Arial" w:cs="Arial"/>
          <w:b/>
          <w:bCs/>
          <w:spacing w:val="-3"/>
          <w:w w:val="87"/>
          <w:sz w:val="18"/>
          <w:szCs w:val="18"/>
        </w:rPr>
        <w:t>r</w:t>
      </w:r>
      <w:r w:rsidR="00851F79" w:rsidRPr="00851F79">
        <w:rPr>
          <w:rFonts w:ascii="Arial" w:eastAsia="Arial" w:hAnsi="Arial" w:cs="Arial"/>
          <w:b/>
          <w:bCs/>
          <w:w w:val="87"/>
          <w:sz w:val="18"/>
          <w:szCs w:val="18"/>
        </w:rPr>
        <w:t>e</w:t>
      </w:r>
      <w:r w:rsidR="00851F79" w:rsidRPr="00851F79">
        <w:rPr>
          <w:rFonts w:ascii="Arial" w:eastAsia="Arial" w:hAnsi="Arial" w:cs="Arial"/>
          <w:b/>
          <w:bCs/>
          <w:spacing w:val="38"/>
          <w:w w:val="87"/>
          <w:sz w:val="18"/>
          <w:szCs w:val="18"/>
        </w:rPr>
        <w:t xml:space="preserve"> </w:t>
      </w:r>
      <w:r w:rsidR="00851F79" w:rsidRPr="00851F79">
        <w:rPr>
          <w:rFonts w:ascii="Arial" w:eastAsia="Arial" w:hAnsi="Arial" w:cs="Arial"/>
          <w:b/>
          <w:bCs/>
          <w:w w:val="87"/>
          <w:sz w:val="18"/>
          <w:szCs w:val="18"/>
        </w:rPr>
        <w:t>essential</w:t>
      </w:r>
      <w:r w:rsidR="00851F79" w:rsidRPr="00851F79">
        <w:rPr>
          <w:rFonts w:ascii="Arial" w:eastAsia="Arial" w:hAnsi="Arial" w:cs="Arial"/>
          <w:b/>
          <w:bCs/>
          <w:spacing w:val="-4"/>
          <w:w w:val="87"/>
          <w:sz w:val="18"/>
          <w:szCs w:val="18"/>
        </w:rPr>
        <w:t xml:space="preserve"> </w:t>
      </w:r>
      <w:r w:rsidR="00851F79" w:rsidRPr="00851F79">
        <w:rPr>
          <w:rFonts w:ascii="Arial" w:eastAsia="Arial" w:hAnsi="Arial" w:cs="Arial"/>
          <w:b/>
          <w:bCs/>
          <w:w w:val="87"/>
          <w:sz w:val="18"/>
          <w:szCs w:val="18"/>
        </w:rPr>
        <w:t>techniques</w:t>
      </w:r>
      <w:r w:rsidR="00851F79" w:rsidRPr="00851F79">
        <w:rPr>
          <w:rFonts w:ascii="Arial" w:eastAsia="Arial" w:hAnsi="Arial" w:cs="Arial"/>
          <w:b/>
          <w:bCs/>
          <w:spacing w:val="6"/>
          <w:w w:val="87"/>
          <w:sz w:val="18"/>
          <w:szCs w:val="18"/>
        </w:rPr>
        <w:t xml:space="preserve"> </w:t>
      </w:r>
      <w:r w:rsidR="00851F79" w:rsidRPr="00851F79">
        <w:rPr>
          <w:rFonts w:ascii="Arial" w:eastAsia="Arial" w:hAnsi="Arial" w:cs="Arial"/>
          <w:b/>
          <w:bCs/>
          <w:sz w:val="18"/>
          <w:szCs w:val="18"/>
        </w:rPr>
        <w:t>in</w:t>
      </w:r>
      <w:r w:rsidR="00851F79" w:rsidRPr="00851F79">
        <w:rPr>
          <w:rFonts w:ascii="Arial" w:eastAsia="Arial" w:hAnsi="Arial" w:cs="Arial"/>
          <w:b/>
          <w:bCs/>
          <w:spacing w:val="7"/>
          <w:sz w:val="18"/>
          <w:szCs w:val="18"/>
        </w:rPr>
        <w:t xml:space="preserve"> </w:t>
      </w:r>
      <w:r w:rsidR="00851F79" w:rsidRPr="00851F79">
        <w:rPr>
          <w:rFonts w:ascii="Arial" w:eastAsia="Arial" w:hAnsi="Arial" w:cs="Arial"/>
          <w:b/>
          <w:bCs/>
          <w:w w:val="89"/>
          <w:sz w:val="18"/>
          <w:szCs w:val="18"/>
        </w:rPr>
        <w:t>understanding patte</w:t>
      </w:r>
      <w:r w:rsidR="00851F79" w:rsidRPr="00851F79">
        <w:rPr>
          <w:rFonts w:ascii="Arial" w:eastAsia="Arial" w:hAnsi="Arial" w:cs="Arial"/>
          <w:b/>
          <w:bCs/>
          <w:spacing w:val="-3"/>
          <w:w w:val="89"/>
          <w:sz w:val="18"/>
          <w:szCs w:val="18"/>
        </w:rPr>
        <w:t>r</w:t>
      </w:r>
      <w:r w:rsidR="00851F79" w:rsidRPr="00851F79">
        <w:rPr>
          <w:rFonts w:ascii="Arial" w:eastAsia="Arial" w:hAnsi="Arial" w:cs="Arial"/>
          <w:b/>
          <w:bCs/>
          <w:w w:val="89"/>
          <w:sz w:val="18"/>
          <w:szCs w:val="18"/>
        </w:rPr>
        <w:t>ns</w:t>
      </w:r>
      <w:r w:rsidR="00851F79" w:rsidRPr="00851F79">
        <w:rPr>
          <w:rFonts w:ascii="Arial" w:eastAsia="Arial" w:hAnsi="Arial" w:cs="Arial"/>
          <w:b/>
          <w:bCs/>
          <w:spacing w:val="2"/>
          <w:w w:val="89"/>
          <w:sz w:val="18"/>
          <w:szCs w:val="18"/>
        </w:rPr>
        <w:t xml:space="preserve"> </w:t>
      </w:r>
      <w:r w:rsidR="00851F79" w:rsidRPr="00851F79">
        <w:rPr>
          <w:rFonts w:ascii="Arial" w:eastAsia="Arial" w:hAnsi="Arial" w:cs="Arial"/>
          <w:b/>
          <w:bCs/>
          <w:w w:val="89"/>
          <w:sz w:val="18"/>
          <w:szCs w:val="18"/>
        </w:rPr>
        <w:t>and</w:t>
      </w:r>
      <w:r w:rsidR="00851F79" w:rsidRPr="00851F79">
        <w:rPr>
          <w:rFonts w:ascii="Arial" w:eastAsia="Arial" w:hAnsi="Arial" w:cs="Arial"/>
          <w:b/>
          <w:bCs/>
          <w:spacing w:val="5"/>
          <w:w w:val="89"/>
          <w:sz w:val="18"/>
          <w:szCs w:val="18"/>
        </w:rPr>
        <w:t xml:space="preserve"> </w:t>
      </w:r>
      <w:r w:rsidR="00851F79" w:rsidRPr="00851F79">
        <w:rPr>
          <w:rFonts w:ascii="Arial" w:eastAsia="Arial" w:hAnsi="Arial" w:cs="Arial"/>
          <w:b/>
          <w:bCs/>
          <w:w w:val="89"/>
          <w:sz w:val="18"/>
          <w:szCs w:val="18"/>
        </w:rPr>
        <w:t>t</w:t>
      </w:r>
      <w:r w:rsidR="00851F79" w:rsidRPr="00851F79">
        <w:rPr>
          <w:rFonts w:ascii="Arial" w:eastAsia="Arial" w:hAnsi="Arial" w:cs="Arial"/>
          <w:b/>
          <w:bCs/>
          <w:spacing w:val="-3"/>
          <w:w w:val="89"/>
          <w:sz w:val="18"/>
          <w:szCs w:val="18"/>
        </w:rPr>
        <w:t>r</w:t>
      </w:r>
      <w:r w:rsidR="00851F79" w:rsidRPr="00851F79">
        <w:rPr>
          <w:rFonts w:ascii="Arial" w:eastAsia="Arial" w:hAnsi="Arial" w:cs="Arial"/>
          <w:b/>
          <w:bCs/>
          <w:w w:val="89"/>
          <w:sz w:val="18"/>
          <w:szCs w:val="18"/>
        </w:rPr>
        <w:t>ends</w:t>
      </w:r>
      <w:r w:rsidR="00851F79" w:rsidRPr="00851F79">
        <w:rPr>
          <w:rFonts w:ascii="Arial" w:eastAsia="Arial" w:hAnsi="Arial" w:cs="Arial"/>
          <w:b/>
          <w:bCs/>
          <w:spacing w:val="-1"/>
          <w:w w:val="89"/>
          <w:sz w:val="18"/>
          <w:szCs w:val="18"/>
        </w:rPr>
        <w:t xml:space="preserve"> </w:t>
      </w:r>
      <w:r w:rsidR="00851F79" w:rsidRPr="00851F79">
        <w:rPr>
          <w:rFonts w:ascii="Arial" w:eastAsia="Arial" w:hAnsi="Arial" w:cs="Arial"/>
          <w:b/>
          <w:bCs/>
          <w:sz w:val="18"/>
          <w:szCs w:val="18"/>
        </w:rPr>
        <w:t>in</w:t>
      </w:r>
      <w:r w:rsidR="00851F79" w:rsidRPr="00851F79">
        <w:rPr>
          <w:rFonts w:ascii="Arial" w:eastAsia="Arial" w:hAnsi="Arial" w:cs="Arial"/>
          <w:b/>
          <w:bCs/>
          <w:spacing w:val="-15"/>
          <w:sz w:val="18"/>
          <w:szCs w:val="18"/>
        </w:rPr>
        <w:t xml:space="preserve"> </w:t>
      </w:r>
      <w:r w:rsidR="00851F79" w:rsidRPr="00851F79">
        <w:rPr>
          <w:rFonts w:ascii="Arial" w:eastAsia="Arial" w:hAnsi="Arial" w:cs="Arial"/>
          <w:b/>
          <w:bCs/>
          <w:w w:val="87"/>
          <w:sz w:val="18"/>
          <w:szCs w:val="18"/>
        </w:rPr>
        <w:t>multifaceted,</w:t>
      </w:r>
      <w:r w:rsidR="00851F79" w:rsidRPr="00851F79">
        <w:rPr>
          <w:rFonts w:ascii="Arial" w:eastAsia="Arial" w:hAnsi="Arial" w:cs="Arial"/>
          <w:b/>
          <w:bCs/>
          <w:spacing w:val="36"/>
          <w:w w:val="87"/>
          <w:sz w:val="18"/>
          <w:szCs w:val="18"/>
        </w:rPr>
        <w:t xml:space="preserve"> </w:t>
      </w:r>
      <w:r w:rsidR="00851F79" w:rsidRPr="00851F79">
        <w:rPr>
          <w:rFonts w:ascii="Arial" w:eastAsia="Arial" w:hAnsi="Arial" w:cs="Arial"/>
          <w:b/>
          <w:bCs/>
          <w:w w:val="87"/>
          <w:sz w:val="18"/>
          <w:szCs w:val="18"/>
        </w:rPr>
        <w:t>time-series</w:t>
      </w:r>
      <w:r w:rsidR="00851F79" w:rsidRPr="00851F79">
        <w:rPr>
          <w:rFonts w:ascii="Arial" w:eastAsia="Arial" w:hAnsi="Arial" w:cs="Arial"/>
          <w:b/>
          <w:bCs/>
          <w:spacing w:val="-7"/>
          <w:w w:val="87"/>
          <w:sz w:val="18"/>
          <w:szCs w:val="18"/>
        </w:rPr>
        <w:t xml:space="preserve"> </w:t>
      </w:r>
      <w:r w:rsidR="00851F79">
        <w:rPr>
          <w:rFonts w:ascii="Arial" w:eastAsia="Arial" w:hAnsi="Arial" w:cs="Arial"/>
          <w:b/>
          <w:bCs/>
          <w:w w:val="87"/>
          <w:sz w:val="18"/>
          <w:szCs w:val="18"/>
        </w:rPr>
        <w:t>geospatial-temporal d</w:t>
      </w:r>
      <w:r w:rsidR="00851F79" w:rsidRPr="00851F79">
        <w:rPr>
          <w:rFonts w:ascii="Arial" w:eastAsia="Arial" w:hAnsi="Arial" w:cs="Arial"/>
          <w:b/>
          <w:bCs/>
          <w:sz w:val="18"/>
          <w:szCs w:val="18"/>
        </w:rPr>
        <w:t>ata.</w:t>
      </w:r>
      <w:r w:rsidR="00851F79">
        <w:rPr>
          <w:rFonts w:ascii="Arial" w:eastAsia="Arial" w:hAnsi="Arial" w:cs="Arial"/>
          <w:b/>
          <w:bCs/>
          <w:spacing w:val="-3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9"/>
          <w:sz w:val="18"/>
          <w:szCs w:val="18"/>
        </w:rPr>
        <w:t xml:space="preserve">In </w:t>
      </w:r>
      <w:r>
        <w:rPr>
          <w:rFonts w:ascii="Arial" w:eastAsia="Arial" w:hAnsi="Arial" w:cs="Arial"/>
          <w:b/>
          <w:bCs/>
          <w:sz w:val="18"/>
          <w:szCs w:val="18"/>
        </w:rPr>
        <w:t>this</w:t>
      </w:r>
      <w:r>
        <w:rPr>
          <w:rFonts w:ascii="Arial" w:eastAsia="Arial" w:hAnsi="Arial" w:cs="Arial"/>
          <w:b/>
          <w:bCs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pape</w:t>
      </w:r>
      <w:r>
        <w:rPr>
          <w:rFonts w:ascii="Arial" w:eastAsia="Arial" w:hAnsi="Arial" w:cs="Arial"/>
          <w:b/>
          <w:bCs/>
          <w:spacing w:val="-16"/>
          <w:sz w:val="18"/>
          <w:szCs w:val="18"/>
        </w:rPr>
        <w:t>r</w:t>
      </w:r>
      <w:r>
        <w:rPr>
          <w:rFonts w:ascii="Arial" w:eastAsia="Arial" w:hAnsi="Arial" w:cs="Arial"/>
          <w:b/>
          <w:bCs/>
          <w:sz w:val="18"/>
          <w:szCs w:val="18"/>
        </w:rPr>
        <w:t>,</w:t>
      </w:r>
      <w:r>
        <w:rPr>
          <w:rFonts w:ascii="Arial" w:eastAsia="Arial" w:hAnsi="Arial" w:cs="Arial"/>
          <w:b/>
          <w:bCs/>
          <w:spacing w:val="1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we</w:t>
      </w:r>
      <w:r>
        <w:rPr>
          <w:rFonts w:ascii="Arial" w:eastAsia="Arial" w:hAnsi="Arial" w:cs="Arial"/>
          <w:b/>
          <w:bCs/>
          <w:spacing w:val="29"/>
          <w:sz w:val="18"/>
          <w:szCs w:val="18"/>
        </w:rPr>
        <w:t xml:space="preserve"> </w:t>
      </w:r>
      <w:proofErr w:type="gramStart"/>
      <w:r>
        <w:rPr>
          <w:rFonts w:ascii="Arial" w:eastAsia="Arial" w:hAnsi="Arial" w:cs="Arial"/>
          <w:b/>
          <w:bCs/>
          <w:w w:val="89"/>
          <w:sz w:val="18"/>
          <w:szCs w:val="18"/>
        </w:rPr>
        <w:t>int</w:t>
      </w:r>
      <w:r>
        <w:rPr>
          <w:rFonts w:ascii="Arial" w:eastAsia="Arial" w:hAnsi="Arial" w:cs="Arial"/>
          <w:b/>
          <w:bCs/>
          <w:spacing w:val="-3"/>
          <w:w w:val="89"/>
          <w:sz w:val="18"/>
          <w:szCs w:val="18"/>
        </w:rPr>
        <w:t>r</w:t>
      </w:r>
      <w:r>
        <w:rPr>
          <w:rFonts w:ascii="Arial" w:eastAsia="Arial" w:hAnsi="Arial" w:cs="Arial"/>
          <w:b/>
          <w:bCs/>
          <w:w w:val="89"/>
          <w:sz w:val="18"/>
          <w:szCs w:val="18"/>
        </w:rPr>
        <w:t xml:space="preserve">oduce </w:t>
      </w:r>
      <w:r>
        <w:rPr>
          <w:rFonts w:ascii="Arial" w:eastAsia="Arial" w:hAnsi="Arial" w:cs="Arial"/>
          <w:b/>
          <w:bCs/>
          <w:spacing w:val="23"/>
          <w:w w:val="89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a</w:t>
      </w:r>
      <w:proofErr w:type="gramEnd"/>
      <w:r>
        <w:rPr>
          <w:rFonts w:ascii="Arial" w:eastAsia="Arial" w:hAnsi="Arial" w:cs="Arial"/>
          <w:b/>
          <w:bCs/>
          <w:spacing w:val="49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new</w:t>
      </w:r>
      <w:r>
        <w:rPr>
          <w:rFonts w:ascii="Arial" w:eastAsia="Arial" w:hAnsi="Arial" w:cs="Arial"/>
          <w:b/>
          <w:bCs/>
          <w:spacing w:val="18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data</w:t>
      </w:r>
      <w:r>
        <w:rPr>
          <w:rFonts w:ascii="Arial" w:eastAsia="Arial" w:hAnsi="Arial" w:cs="Arial"/>
          <w:b/>
          <w:bCs/>
          <w:spacing w:val="27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91"/>
          <w:sz w:val="18"/>
          <w:szCs w:val="18"/>
        </w:rPr>
        <w:t xml:space="preserve">mining </w:t>
      </w:r>
      <w:r>
        <w:rPr>
          <w:rFonts w:ascii="Arial" w:eastAsia="Arial" w:hAnsi="Arial" w:cs="Arial"/>
          <w:b/>
          <w:bCs/>
          <w:w w:val="93"/>
          <w:sz w:val="18"/>
          <w:szCs w:val="18"/>
        </w:rPr>
        <w:t>frame</w:t>
      </w:r>
      <w:r>
        <w:rPr>
          <w:rFonts w:ascii="Arial" w:eastAsia="Arial" w:hAnsi="Arial" w:cs="Arial"/>
          <w:b/>
          <w:bCs/>
          <w:spacing w:val="-2"/>
          <w:w w:val="93"/>
          <w:sz w:val="18"/>
          <w:szCs w:val="18"/>
        </w:rPr>
        <w:t>w</w:t>
      </w:r>
      <w:r>
        <w:rPr>
          <w:rFonts w:ascii="Arial" w:eastAsia="Arial" w:hAnsi="Arial" w:cs="Arial"/>
          <w:b/>
          <w:bCs/>
          <w:w w:val="93"/>
          <w:sz w:val="18"/>
          <w:szCs w:val="18"/>
        </w:rPr>
        <w:t>ork</w:t>
      </w:r>
      <w:r>
        <w:rPr>
          <w:rFonts w:ascii="Arial" w:eastAsia="Arial" w:hAnsi="Arial" w:cs="Arial"/>
          <w:b/>
          <w:bCs/>
          <w:spacing w:val="4"/>
          <w:w w:val="93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18"/>
          <w:szCs w:val="18"/>
        </w:rPr>
        <w:t>f</w:t>
      </w:r>
      <w:r>
        <w:rPr>
          <w:rFonts w:ascii="Arial" w:eastAsia="Arial" w:hAnsi="Arial" w:cs="Arial"/>
          <w:b/>
          <w:bCs/>
          <w:sz w:val="18"/>
          <w:szCs w:val="18"/>
        </w:rPr>
        <w:t>or</w:t>
      </w:r>
      <w:r>
        <w:rPr>
          <w:rFonts w:ascii="Arial" w:eastAsia="Arial" w:hAnsi="Arial" w:cs="Arial"/>
          <w:b/>
          <w:bCs/>
          <w:spacing w:val="-19"/>
          <w:sz w:val="18"/>
          <w:szCs w:val="18"/>
        </w:rPr>
        <w:t xml:space="preserve"> </w:t>
      </w:r>
      <w:r w:rsidR="00851F79">
        <w:rPr>
          <w:rFonts w:ascii="Arial" w:eastAsia="Arial" w:hAnsi="Arial" w:cs="Arial"/>
          <w:b/>
          <w:bCs/>
          <w:w w:val="88"/>
          <w:sz w:val="18"/>
          <w:szCs w:val="18"/>
        </w:rPr>
        <w:t>analyzing</w:t>
      </w:r>
      <w:r>
        <w:rPr>
          <w:rFonts w:ascii="Arial" w:eastAsia="Arial" w:hAnsi="Arial" w:cs="Arial"/>
          <w:b/>
          <w:bCs/>
          <w:spacing w:val="-10"/>
          <w:w w:val="88"/>
          <w:sz w:val="18"/>
          <w:szCs w:val="18"/>
        </w:rPr>
        <w:t xml:space="preserve"> </w:t>
      </w:r>
      <w:r w:rsidR="00851F79">
        <w:rPr>
          <w:rFonts w:ascii="Arial" w:eastAsia="Arial" w:hAnsi="Arial" w:cs="Arial"/>
          <w:b/>
          <w:bCs/>
          <w:spacing w:val="-10"/>
          <w:w w:val="88"/>
          <w:sz w:val="18"/>
          <w:szCs w:val="18"/>
        </w:rPr>
        <w:t xml:space="preserve">the </w:t>
      </w:r>
      <w:proofErr w:type="spellStart"/>
      <w:r w:rsidR="00851F79">
        <w:rPr>
          <w:rFonts w:ascii="Arial" w:eastAsia="Arial" w:hAnsi="Arial" w:cs="Arial"/>
          <w:b/>
          <w:bCs/>
          <w:spacing w:val="-10"/>
          <w:w w:val="88"/>
          <w:sz w:val="18"/>
          <w:szCs w:val="18"/>
        </w:rPr>
        <w:t>chang</w:t>
      </w:r>
      <w:proofErr w:type="spellEnd"/>
      <w:r w:rsidR="00851F79">
        <w:rPr>
          <w:rFonts w:ascii="Arial" w:eastAsia="Arial" w:hAnsi="Arial" w:cs="Arial"/>
          <w:b/>
          <w:bCs/>
          <w:spacing w:val="-10"/>
          <w:w w:val="88"/>
          <w:sz w:val="18"/>
          <w:szCs w:val="18"/>
        </w:rPr>
        <w:t xml:space="preserve"> patterns of </w:t>
      </w:r>
      <w:proofErr w:type="spellStart"/>
      <w:r>
        <w:rPr>
          <w:rFonts w:ascii="Arial" w:eastAsia="Arial" w:hAnsi="Arial" w:cs="Arial"/>
          <w:b/>
          <w:bCs/>
          <w:w w:val="88"/>
          <w:sz w:val="18"/>
          <w:szCs w:val="18"/>
        </w:rPr>
        <w:t>spatio</w:t>
      </w:r>
      <w:proofErr w:type="spellEnd"/>
      <w:r>
        <w:rPr>
          <w:rFonts w:ascii="Arial" w:eastAsia="Arial" w:hAnsi="Arial" w:cs="Arial"/>
          <w:b/>
          <w:bCs/>
          <w:w w:val="88"/>
          <w:sz w:val="18"/>
          <w:szCs w:val="18"/>
        </w:rPr>
        <w:t>-temporal</w:t>
      </w:r>
      <w:r>
        <w:rPr>
          <w:rFonts w:ascii="Arial" w:eastAsia="Arial" w:hAnsi="Arial" w:cs="Arial"/>
          <w:b/>
          <w:bCs/>
          <w:spacing w:val="25"/>
          <w:w w:val="88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8"/>
          <w:sz w:val="18"/>
          <w:szCs w:val="18"/>
        </w:rPr>
        <w:t>data.</w:t>
      </w:r>
      <w:r>
        <w:rPr>
          <w:rFonts w:ascii="Arial" w:eastAsia="Arial" w:hAnsi="Arial" w:cs="Arial"/>
          <w:b/>
          <w:bCs/>
          <w:spacing w:val="11"/>
          <w:w w:val="88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It</w:t>
      </w:r>
      <w:r>
        <w:rPr>
          <w:rFonts w:ascii="Arial" w:eastAsia="Arial" w:hAnsi="Arial" w:cs="Arial"/>
          <w:b/>
          <w:bCs/>
          <w:spacing w:val="11"/>
          <w:sz w:val="18"/>
          <w:szCs w:val="18"/>
        </w:rPr>
        <w:t xml:space="preserve"> </w:t>
      </w:r>
      <w:proofErr w:type="gramStart"/>
      <w:r w:rsidR="00851F79">
        <w:rPr>
          <w:rFonts w:ascii="Arial" w:eastAsia="Arial" w:hAnsi="Arial" w:cs="Arial"/>
          <w:b/>
          <w:bCs/>
          <w:w w:val="87"/>
          <w:sz w:val="18"/>
          <w:szCs w:val="18"/>
        </w:rPr>
        <w:t xml:space="preserve">includes </w:t>
      </w:r>
      <w:r>
        <w:rPr>
          <w:rFonts w:ascii="Arial" w:eastAsia="Arial" w:hAnsi="Arial" w:cs="Arial"/>
          <w:b/>
          <w:bCs/>
          <w:spacing w:val="1"/>
          <w:w w:val="87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4"/>
          <w:sz w:val="18"/>
          <w:szCs w:val="18"/>
        </w:rPr>
        <w:t>change</w:t>
      </w:r>
      <w:proofErr w:type="gramEnd"/>
      <w:r>
        <w:rPr>
          <w:rFonts w:ascii="Arial" w:eastAsia="Arial" w:hAnsi="Arial" w:cs="Arial"/>
          <w:b/>
          <w:bCs/>
          <w:spacing w:val="24"/>
          <w:w w:val="84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4"/>
          <w:sz w:val="18"/>
          <w:szCs w:val="18"/>
        </w:rPr>
        <w:t>analysis</w:t>
      </w:r>
      <w:r>
        <w:rPr>
          <w:rFonts w:ascii="Arial" w:eastAsia="Arial" w:hAnsi="Arial" w:cs="Arial"/>
          <w:b/>
          <w:bCs/>
          <w:spacing w:val="25"/>
          <w:w w:val="84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4"/>
          <w:sz w:val="18"/>
          <w:szCs w:val="18"/>
        </w:rPr>
        <w:t>techniques</w:t>
      </w:r>
      <w:r>
        <w:rPr>
          <w:rFonts w:ascii="Arial" w:eastAsia="Arial" w:hAnsi="Arial" w:cs="Arial"/>
          <w:b/>
          <w:bCs/>
          <w:spacing w:val="28"/>
          <w:w w:val="84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9"/>
          <w:sz w:val="18"/>
          <w:szCs w:val="18"/>
        </w:rPr>
        <w:t>and</w:t>
      </w:r>
      <w:r>
        <w:rPr>
          <w:rFonts w:ascii="Arial" w:eastAsia="Arial" w:hAnsi="Arial" w:cs="Arial"/>
          <w:b/>
          <w:bCs/>
          <w:spacing w:val="19"/>
          <w:w w:val="89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9"/>
          <w:sz w:val="18"/>
          <w:szCs w:val="18"/>
        </w:rPr>
        <w:t>automatic</w:t>
      </w:r>
      <w:r>
        <w:rPr>
          <w:rFonts w:ascii="Arial" w:eastAsia="Arial" w:hAnsi="Arial" w:cs="Arial"/>
          <w:b/>
          <w:bCs/>
          <w:spacing w:val="24"/>
          <w:w w:val="89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9"/>
          <w:sz w:val="18"/>
          <w:szCs w:val="18"/>
        </w:rPr>
        <w:t xml:space="preserve">storytelling </w:t>
      </w:r>
      <w:r>
        <w:rPr>
          <w:rFonts w:ascii="Arial" w:eastAsia="Arial" w:hAnsi="Arial" w:cs="Arial"/>
          <w:b/>
          <w:bCs/>
          <w:w w:val="87"/>
          <w:sz w:val="18"/>
          <w:szCs w:val="18"/>
        </w:rPr>
        <w:t xml:space="preserve">methodology </w:t>
      </w:r>
      <w:r>
        <w:rPr>
          <w:rFonts w:ascii="Arial" w:eastAsia="Arial" w:hAnsi="Arial" w:cs="Arial"/>
          <w:b/>
          <w:bCs/>
          <w:spacing w:val="34"/>
          <w:w w:val="87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18"/>
          <w:szCs w:val="18"/>
        </w:rPr>
        <w:t>f</w:t>
      </w:r>
      <w:r>
        <w:rPr>
          <w:rFonts w:ascii="Arial" w:eastAsia="Arial" w:hAnsi="Arial" w:cs="Arial"/>
          <w:b/>
          <w:bCs/>
          <w:sz w:val="18"/>
          <w:szCs w:val="18"/>
        </w:rPr>
        <w:t xml:space="preserve">or </w:t>
      </w:r>
      <w:r>
        <w:rPr>
          <w:rFonts w:ascii="Arial" w:eastAsia="Arial" w:hAnsi="Arial" w:cs="Arial"/>
          <w:b/>
          <w:bCs/>
          <w:spacing w:val="10"/>
          <w:sz w:val="18"/>
          <w:szCs w:val="18"/>
        </w:rPr>
        <w:t xml:space="preserve"> </w:t>
      </w:r>
      <w:proofErr w:type="spellStart"/>
      <w:r>
        <w:rPr>
          <w:rFonts w:ascii="Arial" w:eastAsia="Arial" w:hAnsi="Arial" w:cs="Arial"/>
          <w:b/>
          <w:bCs/>
          <w:w w:val="90"/>
          <w:sz w:val="18"/>
          <w:szCs w:val="18"/>
        </w:rPr>
        <w:t>spatio</w:t>
      </w:r>
      <w:proofErr w:type="spellEnd"/>
      <w:r>
        <w:rPr>
          <w:rFonts w:ascii="Arial" w:eastAsia="Arial" w:hAnsi="Arial" w:cs="Arial"/>
          <w:b/>
          <w:bCs/>
          <w:w w:val="90"/>
          <w:sz w:val="18"/>
          <w:szCs w:val="18"/>
        </w:rPr>
        <w:t xml:space="preserve">-temporal </w:t>
      </w:r>
      <w:r>
        <w:rPr>
          <w:rFonts w:ascii="Arial" w:eastAsia="Arial" w:hAnsi="Arial" w:cs="Arial"/>
          <w:b/>
          <w:bCs/>
          <w:spacing w:val="31"/>
          <w:w w:val="9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data</w:t>
      </w:r>
      <w:r w:rsidR="00851F79">
        <w:rPr>
          <w:rFonts w:ascii="Arial" w:eastAsia="Arial" w:hAnsi="Arial" w:cs="Arial"/>
          <w:b/>
          <w:bCs/>
          <w:sz w:val="18"/>
          <w:szCs w:val="18"/>
        </w:rPr>
        <w:t xml:space="preserve">. </w:t>
      </w:r>
      <w:proofErr w:type="gramStart"/>
      <w:r>
        <w:rPr>
          <w:rFonts w:ascii="Arial" w:eastAsia="Arial" w:hAnsi="Arial" w:cs="Arial"/>
          <w:b/>
          <w:bCs/>
          <w:spacing w:val="-12"/>
          <w:w w:val="105"/>
          <w:sz w:val="18"/>
          <w:szCs w:val="18"/>
        </w:rPr>
        <w:t>W</w:t>
      </w:r>
      <w:r>
        <w:rPr>
          <w:rFonts w:ascii="Arial" w:eastAsia="Arial" w:hAnsi="Arial" w:cs="Arial"/>
          <w:b/>
          <w:bCs/>
          <w:w w:val="79"/>
          <w:sz w:val="18"/>
          <w:szCs w:val="18"/>
        </w:rPr>
        <w:t>e</w:t>
      </w:r>
      <w:r>
        <w:rPr>
          <w:rFonts w:ascii="Arial" w:eastAsia="Arial" w:hAnsi="Arial" w:cs="Arial"/>
          <w:b/>
          <w:bCs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1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88"/>
          <w:sz w:val="18"/>
          <w:szCs w:val="18"/>
        </w:rPr>
        <w:t>e</w:t>
      </w:r>
      <w:r>
        <w:rPr>
          <w:rFonts w:ascii="Arial" w:eastAsia="Arial" w:hAnsi="Arial" w:cs="Arial"/>
          <w:b/>
          <w:bCs/>
          <w:spacing w:val="-2"/>
          <w:w w:val="88"/>
          <w:sz w:val="18"/>
          <w:szCs w:val="18"/>
        </w:rPr>
        <w:t>v</w:t>
      </w:r>
      <w:r>
        <w:rPr>
          <w:rFonts w:ascii="Arial" w:eastAsia="Arial" w:hAnsi="Arial" w:cs="Arial"/>
          <w:b/>
          <w:bCs/>
          <w:w w:val="88"/>
          <w:sz w:val="18"/>
          <w:szCs w:val="18"/>
        </w:rPr>
        <w:t>aluate</w:t>
      </w:r>
      <w:proofErr w:type="gramEnd"/>
      <w:r>
        <w:rPr>
          <w:rFonts w:ascii="Arial" w:eastAsia="Arial" w:hAnsi="Arial" w:cs="Arial"/>
          <w:b/>
          <w:bCs/>
          <w:spacing w:val="43"/>
          <w:w w:val="88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the</w:t>
      </w:r>
      <w:r>
        <w:rPr>
          <w:rFonts w:ascii="Arial" w:eastAsia="Arial" w:hAnsi="Arial" w:cs="Arial"/>
          <w:b/>
          <w:bCs/>
          <w:spacing w:val="3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3"/>
          <w:sz w:val="18"/>
          <w:szCs w:val="18"/>
        </w:rPr>
        <w:t>effect</w:t>
      </w:r>
      <w:r>
        <w:rPr>
          <w:rFonts w:ascii="Arial" w:eastAsia="Arial" w:hAnsi="Arial" w:cs="Arial"/>
          <w:b/>
          <w:bCs/>
          <w:spacing w:val="-2"/>
          <w:w w:val="83"/>
          <w:sz w:val="18"/>
          <w:szCs w:val="18"/>
        </w:rPr>
        <w:t>iv</w:t>
      </w:r>
      <w:r>
        <w:rPr>
          <w:rFonts w:ascii="Arial" w:eastAsia="Arial" w:hAnsi="Arial" w:cs="Arial"/>
          <w:b/>
          <w:bCs/>
          <w:w w:val="83"/>
          <w:sz w:val="18"/>
          <w:szCs w:val="18"/>
        </w:rPr>
        <w:t xml:space="preserve">eness </w:t>
      </w:r>
      <w:r>
        <w:rPr>
          <w:rFonts w:ascii="Arial" w:eastAsia="Arial" w:hAnsi="Arial" w:cs="Arial"/>
          <w:b/>
          <w:bCs/>
          <w:spacing w:val="8"/>
          <w:w w:val="83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of</w:t>
      </w:r>
      <w:r>
        <w:rPr>
          <w:rFonts w:ascii="Arial" w:eastAsia="Arial" w:hAnsi="Arial" w:cs="Arial"/>
          <w:b/>
          <w:bCs/>
          <w:spacing w:val="13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our</w:t>
      </w:r>
      <w:r>
        <w:rPr>
          <w:rFonts w:ascii="Arial" w:eastAsia="Arial" w:hAnsi="Arial" w:cs="Arial"/>
          <w:b/>
          <w:bCs/>
          <w:spacing w:val="12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93"/>
          <w:sz w:val="18"/>
          <w:szCs w:val="18"/>
        </w:rPr>
        <w:t>frame</w:t>
      </w:r>
      <w:r>
        <w:rPr>
          <w:rFonts w:ascii="Arial" w:eastAsia="Arial" w:hAnsi="Arial" w:cs="Arial"/>
          <w:b/>
          <w:bCs/>
          <w:spacing w:val="-2"/>
          <w:w w:val="93"/>
          <w:sz w:val="18"/>
          <w:szCs w:val="18"/>
        </w:rPr>
        <w:t>w</w:t>
      </w:r>
      <w:r>
        <w:rPr>
          <w:rFonts w:ascii="Arial" w:eastAsia="Arial" w:hAnsi="Arial" w:cs="Arial"/>
          <w:b/>
          <w:bCs/>
          <w:w w:val="93"/>
          <w:sz w:val="18"/>
          <w:szCs w:val="18"/>
        </w:rPr>
        <w:t xml:space="preserve">ork  </w:t>
      </w:r>
      <w:r>
        <w:rPr>
          <w:rFonts w:ascii="Arial" w:eastAsia="Arial" w:hAnsi="Arial" w:cs="Arial"/>
          <w:b/>
          <w:bCs/>
          <w:w w:val="99"/>
          <w:sz w:val="18"/>
          <w:szCs w:val="18"/>
        </w:rPr>
        <w:t>th</w:t>
      </w:r>
      <w:r>
        <w:rPr>
          <w:rFonts w:ascii="Arial" w:eastAsia="Arial" w:hAnsi="Arial" w:cs="Arial"/>
          <w:b/>
          <w:bCs/>
          <w:spacing w:val="-3"/>
          <w:w w:val="99"/>
          <w:sz w:val="18"/>
          <w:szCs w:val="18"/>
        </w:rPr>
        <w:t>r</w:t>
      </w:r>
      <w:r>
        <w:rPr>
          <w:rFonts w:ascii="Arial" w:eastAsia="Arial" w:hAnsi="Arial" w:cs="Arial"/>
          <w:b/>
          <w:bCs/>
          <w:w w:val="86"/>
          <w:sz w:val="18"/>
          <w:szCs w:val="18"/>
        </w:rPr>
        <w:t xml:space="preserve">ough </w:t>
      </w:r>
      <w:r>
        <w:rPr>
          <w:rFonts w:ascii="Arial" w:eastAsia="Arial" w:hAnsi="Arial" w:cs="Arial"/>
          <w:b/>
          <w:bCs/>
          <w:w w:val="83"/>
          <w:sz w:val="18"/>
          <w:szCs w:val="18"/>
        </w:rPr>
        <w:t>case</w:t>
      </w:r>
      <w:r>
        <w:rPr>
          <w:rFonts w:ascii="Arial" w:eastAsia="Arial" w:hAnsi="Arial" w:cs="Arial"/>
          <w:b/>
          <w:bCs/>
          <w:spacing w:val="-2"/>
          <w:w w:val="83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3"/>
          <w:sz w:val="18"/>
          <w:szCs w:val="18"/>
        </w:rPr>
        <w:t>studies</w:t>
      </w:r>
      <w:r>
        <w:rPr>
          <w:rFonts w:ascii="Arial" w:eastAsia="Arial" w:hAnsi="Arial" w:cs="Arial"/>
          <w:b/>
          <w:bCs/>
          <w:spacing w:val="14"/>
          <w:w w:val="83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3"/>
          <w:sz w:val="18"/>
          <w:szCs w:val="18"/>
        </w:rPr>
        <w:t>i</w:t>
      </w:r>
      <w:r>
        <w:rPr>
          <w:rFonts w:ascii="Arial" w:eastAsia="Arial" w:hAnsi="Arial" w:cs="Arial"/>
          <w:b/>
          <w:bCs/>
          <w:spacing w:val="-6"/>
          <w:w w:val="83"/>
          <w:sz w:val="18"/>
          <w:szCs w:val="18"/>
        </w:rPr>
        <w:t>n</w:t>
      </w:r>
      <w:r>
        <w:rPr>
          <w:rFonts w:ascii="Arial" w:eastAsia="Arial" w:hAnsi="Arial" w:cs="Arial"/>
          <w:b/>
          <w:bCs/>
          <w:spacing w:val="-2"/>
          <w:w w:val="83"/>
          <w:sz w:val="18"/>
          <w:szCs w:val="18"/>
        </w:rPr>
        <w:t>v</w:t>
      </w:r>
      <w:r>
        <w:rPr>
          <w:rFonts w:ascii="Arial" w:eastAsia="Arial" w:hAnsi="Arial" w:cs="Arial"/>
          <w:b/>
          <w:bCs/>
          <w:w w:val="83"/>
          <w:sz w:val="18"/>
          <w:szCs w:val="18"/>
        </w:rPr>
        <w:t xml:space="preserve">olving </w:t>
      </w:r>
      <w:r>
        <w:rPr>
          <w:rFonts w:ascii="Arial" w:eastAsia="Arial" w:hAnsi="Arial" w:cs="Arial"/>
          <w:b/>
          <w:bCs/>
          <w:spacing w:val="20"/>
          <w:w w:val="83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13"/>
          <w:sz w:val="18"/>
          <w:szCs w:val="18"/>
        </w:rPr>
        <w:t>T</w:t>
      </w:r>
      <w:r>
        <w:rPr>
          <w:rFonts w:ascii="Arial" w:eastAsia="Arial" w:hAnsi="Arial" w:cs="Arial"/>
          <w:b/>
          <w:bCs/>
          <w:sz w:val="18"/>
          <w:szCs w:val="18"/>
        </w:rPr>
        <w:t>witter</w:t>
      </w:r>
      <w:r>
        <w:rPr>
          <w:rFonts w:ascii="Arial" w:eastAsia="Arial" w:hAnsi="Arial" w:cs="Arial"/>
          <w:b/>
          <w:bCs/>
          <w:spacing w:val="-9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9"/>
          <w:sz w:val="18"/>
          <w:szCs w:val="18"/>
        </w:rPr>
        <w:t>emotion</w:t>
      </w:r>
      <w:r>
        <w:rPr>
          <w:rFonts w:ascii="Arial" w:eastAsia="Arial" w:hAnsi="Arial" w:cs="Arial"/>
          <w:b/>
          <w:bCs/>
          <w:spacing w:val="4"/>
          <w:w w:val="89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9"/>
          <w:sz w:val="18"/>
          <w:szCs w:val="18"/>
        </w:rPr>
        <w:t>data</w:t>
      </w:r>
      <w:r>
        <w:rPr>
          <w:rFonts w:ascii="Arial" w:eastAsia="Arial" w:hAnsi="Arial" w:cs="Arial"/>
          <w:b/>
          <w:bCs/>
          <w:spacing w:val="19"/>
          <w:w w:val="89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9"/>
          <w:sz w:val="18"/>
          <w:szCs w:val="18"/>
        </w:rPr>
        <w:t>and</w:t>
      </w:r>
      <w:r>
        <w:rPr>
          <w:rFonts w:ascii="Arial" w:eastAsia="Arial" w:hAnsi="Arial" w:cs="Arial"/>
          <w:b/>
          <w:bCs/>
          <w:spacing w:val="15"/>
          <w:w w:val="89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North</w:t>
      </w:r>
      <w:r>
        <w:rPr>
          <w:rFonts w:ascii="Arial" w:eastAsia="Arial" w:hAnsi="Arial" w:cs="Arial"/>
          <w:b/>
          <w:bCs/>
          <w:spacing w:val="-18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92"/>
          <w:sz w:val="18"/>
          <w:szCs w:val="18"/>
        </w:rPr>
        <w:t xml:space="preserve">American </w:t>
      </w:r>
      <w:r>
        <w:rPr>
          <w:rFonts w:ascii="Arial" w:eastAsia="Arial" w:hAnsi="Arial" w:cs="Arial"/>
          <w:b/>
          <w:bCs/>
          <w:w w:val="91"/>
          <w:sz w:val="18"/>
          <w:szCs w:val="18"/>
        </w:rPr>
        <w:t>D</w:t>
      </w:r>
      <w:r>
        <w:rPr>
          <w:rFonts w:ascii="Arial" w:eastAsia="Arial" w:hAnsi="Arial" w:cs="Arial"/>
          <w:b/>
          <w:bCs/>
          <w:spacing w:val="-3"/>
          <w:w w:val="91"/>
          <w:sz w:val="18"/>
          <w:szCs w:val="18"/>
        </w:rPr>
        <w:t>r</w:t>
      </w:r>
      <w:r>
        <w:rPr>
          <w:rFonts w:ascii="Arial" w:eastAsia="Arial" w:hAnsi="Arial" w:cs="Arial"/>
          <w:b/>
          <w:bCs/>
          <w:w w:val="91"/>
          <w:sz w:val="18"/>
          <w:szCs w:val="18"/>
        </w:rPr>
        <w:t>ought</w:t>
      </w:r>
      <w:r>
        <w:rPr>
          <w:rFonts w:ascii="Arial" w:eastAsia="Arial" w:hAnsi="Arial" w:cs="Arial"/>
          <w:b/>
          <w:bCs/>
          <w:spacing w:val="6"/>
          <w:w w:val="9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91"/>
          <w:sz w:val="18"/>
          <w:szCs w:val="18"/>
        </w:rPr>
        <w:t>data.</w:t>
      </w:r>
      <w:r>
        <w:rPr>
          <w:rFonts w:ascii="Arial" w:eastAsia="Arial" w:hAnsi="Arial" w:cs="Arial"/>
          <w:b/>
          <w:bCs/>
          <w:spacing w:val="1"/>
          <w:w w:val="9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91"/>
          <w:sz w:val="18"/>
          <w:szCs w:val="18"/>
        </w:rPr>
        <w:t>The</w:t>
      </w:r>
      <w:r>
        <w:rPr>
          <w:rFonts w:ascii="Arial" w:eastAsia="Arial" w:hAnsi="Arial" w:cs="Arial"/>
          <w:b/>
          <w:bCs/>
          <w:spacing w:val="7"/>
          <w:w w:val="9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91"/>
          <w:sz w:val="18"/>
          <w:szCs w:val="18"/>
        </w:rPr>
        <w:t>experimental</w:t>
      </w:r>
      <w:r>
        <w:rPr>
          <w:rFonts w:ascii="Arial" w:eastAsia="Arial" w:hAnsi="Arial" w:cs="Arial"/>
          <w:b/>
          <w:bCs/>
          <w:spacing w:val="-12"/>
          <w:w w:val="9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113"/>
          <w:sz w:val="18"/>
          <w:szCs w:val="18"/>
        </w:rPr>
        <w:t>r</w:t>
      </w:r>
      <w:r>
        <w:rPr>
          <w:rFonts w:ascii="Arial" w:eastAsia="Arial" w:hAnsi="Arial" w:cs="Arial"/>
          <w:b/>
          <w:bCs/>
          <w:w w:val="82"/>
          <w:sz w:val="18"/>
          <w:szCs w:val="18"/>
        </w:rPr>
        <w:t>esults</w:t>
      </w:r>
      <w:r>
        <w:rPr>
          <w:rFonts w:ascii="Arial" w:eastAsia="Arial" w:hAnsi="Arial" w:cs="Arial"/>
          <w:b/>
          <w:bCs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7"/>
          <w:sz w:val="18"/>
          <w:szCs w:val="18"/>
        </w:rPr>
        <w:t>sh</w:t>
      </w:r>
      <w:r>
        <w:rPr>
          <w:rFonts w:ascii="Arial" w:eastAsia="Arial" w:hAnsi="Arial" w:cs="Arial"/>
          <w:b/>
          <w:bCs/>
          <w:spacing w:val="-2"/>
          <w:w w:val="87"/>
          <w:sz w:val="18"/>
          <w:szCs w:val="18"/>
        </w:rPr>
        <w:t>o</w:t>
      </w:r>
      <w:r>
        <w:rPr>
          <w:rFonts w:ascii="Arial" w:eastAsia="Arial" w:hAnsi="Arial" w:cs="Arial"/>
          <w:b/>
          <w:bCs/>
          <w:w w:val="87"/>
          <w:sz w:val="18"/>
          <w:szCs w:val="18"/>
        </w:rPr>
        <w:t>w</w:t>
      </w:r>
      <w:r>
        <w:rPr>
          <w:rFonts w:ascii="Arial" w:eastAsia="Arial" w:hAnsi="Arial" w:cs="Arial"/>
          <w:b/>
          <w:bCs/>
          <w:spacing w:val="-13"/>
          <w:w w:val="87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7"/>
          <w:sz w:val="18"/>
          <w:szCs w:val="18"/>
        </w:rPr>
        <w:t>that</w:t>
      </w:r>
      <w:r>
        <w:rPr>
          <w:rFonts w:ascii="Arial" w:eastAsia="Arial" w:hAnsi="Arial" w:cs="Arial"/>
          <w:b/>
          <w:bCs/>
          <w:spacing w:val="22"/>
          <w:w w:val="87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7"/>
          <w:sz w:val="18"/>
          <w:szCs w:val="18"/>
        </w:rPr>
        <w:t>our</w:t>
      </w:r>
      <w:r>
        <w:rPr>
          <w:rFonts w:ascii="Arial" w:eastAsia="Arial" w:hAnsi="Arial" w:cs="Arial"/>
          <w:b/>
          <w:bCs/>
          <w:spacing w:val="17"/>
          <w:w w:val="87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93"/>
          <w:sz w:val="18"/>
          <w:szCs w:val="18"/>
        </w:rPr>
        <w:t>frame</w:t>
      </w:r>
      <w:r>
        <w:rPr>
          <w:rFonts w:ascii="Arial" w:eastAsia="Arial" w:hAnsi="Arial" w:cs="Arial"/>
          <w:b/>
          <w:bCs/>
          <w:spacing w:val="-2"/>
          <w:w w:val="93"/>
          <w:sz w:val="18"/>
          <w:szCs w:val="18"/>
        </w:rPr>
        <w:t>w</w:t>
      </w:r>
      <w:r>
        <w:rPr>
          <w:rFonts w:ascii="Arial" w:eastAsia="Arial" w:hAnsi="Arial" w:cs="Arial"/>
          <w:b/>
          <w:bCs/>
          <w:w w:val="96"/>
          <w:sz w:val="18"/>
          <w:szCs w:val="18"/>
        </w:rPr>
        <w:t xml:space="preserve">ork </w:t>
      </w:r>
      <w:r>
        <w:rPr>
          <w:rFonts w:ascii="Arial" w:eastAsia="Arial" w:hAnsi="Arial" w:cs="Arial"/>
          <w:b/>
          <w:bCs/>
          <w:sz w:val="18"/>
          <w:szCs w:val="18"/>
        </w:rPr>
        <w:t>can</w:t>
      </w:r>
      <w:r>
        <w:rPr>
          <w:rFonts w:ascii="Arial" w:eastAsia="Arial" w:hAnsi="Arial" w:cs="Arial"/>
          <w:b/>
          <w:bCs/>
          <w:spacing w:val="-2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7"/>
          <w:sz w:val="18"/>
          <w:szCs w:val="18"/>
        </w:rPr>
        <w:t>disc</w:t>
      </w:r>
      <w:r>
        <w:rPr>
          <w:rFonts w:ascii="Arial" w:eastAsia="Arial" w:hAnsi="Arial" w:cs="Arial"/>
          <w:b/>
          <w:bCs/>
          <w:spacing w:val="-2"/>
          <w:w w:val="87"/>
          <w:sz w:val="18"/>
          <w:szCs w:val="18"/>
        </w:rPr>
        <w:t>ov</w:t>
      </w:r>
      <w:r>
        <w:rPr>
          <w:rFonts w:ascii="Arial" w:eastAsia="Arial" w:hAnsi="Arial" w:cs="Arial"/>
          <w:b/>
          <w:bCs/>
          <w:w w:val="87"/>
          <w:sz w:val="18"/>
          <w:szCs w:val="18"/>
        </w:rPr>
        <w:t>er</w:t>
      </w:r>
      <w:r>
        <w:rPr>
          <w:rFonts w:ascii="Arial" w:eastAsia="Arial" w:hAnsi="Arial" w:cs="Arial"/>
          <w:b/>
          <w:bCs/>
          <w:spacing w:val="36"/>
          <w:w w:val="87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7"/>
          <w:sz w:val="18"/>
          <w:szCs w:val="18"/>
        </w:rPr>
        <w:t>inte</w:t>
      </w:r>
      <w:r>
        <w:rPr>
          <w:rFonts w:ascii="Arial" w:eastAsia="Arial" w:hAnsi="Arial" w:cs="Arial"/>
          <w:b/>
          <w:bCs/>
          <w:spacing w:val="-3"/>
          <w:w w:val="87"/>
          <w:sz w:val="18"/>
          <w:szCs w:val="18"/>
        </w:rPr>
        <w:t>r</w:t>
      </w:r>
      <w:r>
        <w:rPr>
          <w:rFonts w:ascii="Arial" w:eastAsia="Arial" w:hAnsi="Arial" w:cs="Arial"/>
          <w:b/>
          <w:bCs/>
          <w:w w:val="87"/>
          <w:sz w:val="18"/>
          <w:szCs w:val="18"/>
        </w:rPr>
        <w:t xml:space="preserve">esting </w:t>
      </w:r>
      <w:r w:rsidR="00851F79">
        <w:rPr>
          <w:rFonts w:ascii="Arial" w:eastAsia="Arial" w:hAnsi="Arial" w:cs="Arial"/>
          <w:b/>
          <w:bCs/>
          <w:w w:val="87"/>
          <w:sz w:val="18"/>
          <w:szCs w:val="18"/>
        </w:rPr>
        <w:t>change</w:t>
      </w:r>
      <w:r>
        <w:rPr>
          <w:rFonts w:ascii="Arial" w:eastAsia="Arial" w:hAnsi="Arial" w:cs="Arial"/>
          <w:b/>
          <w:bCs/>
          <w:spacing w:val="15"/>
          <w:w w:val="87"/>
          <w:sz w:val="18"/>
          <w:szCs w:val="18"/>
        </w:rPr>
        <w:t xml:space="preserve"> </w:t>
      </w:r>
      <w:proofErr w:type="gramStart"/>
      <w:r>
        <w:rPr>
          <w:rFonts w:ascii="Arial" w:eastAsia="Arial" w:hAnsi="Arial" w:cs="Arial"/>
          <w:b/>
          <w:bCs/>
          <w:w w:val="87"/>
          <w:sz w:val="18"/>
          <w:szCs w:val="18"/>
        </w:rPr>
        <w:t>patte</w:t>
      </w:r>
      <w:r>
        <w:rPr>
          <w:rFonts w:ascii="Arial" w:eastAsia="Arial" w:hAnsi="Arial" w:cs="Arial"/>
          <w:b/>
          <w:bCs/>
          <w:spacing w:val="-3"/>
          <w:w w:val="87"/>
          <w:sz w:val="18"/>
          <w:szCs w:val="18"/>
        </w:rPr>
        <w:t>r</w:t>
      </w:r>
      <w:r>
        <w:rPr>
          <w:rFonts w:ascii="Arial" w:eastAsia="Arial" w:hAnsi="Arial" w:cs="Arial"/>
          <w:b/>
          <w:bCs/>
          <w:w w:val="87"/>
          <w:sz w:val="18"/>
          <w:szCs w:val="18"/>
        </w:rPr>
        <w:t xml:space="preserve">ns </w:t>
      </w:r>
      <w:r>
        <w:rPr>
          <w:rFonts w:ascii="Arial" w:eastAsia="Arial" w:hAnsi="Arial" w:cs="Arial"/>
          <w:b/>
          <w:bCs/>
          <w:spacing w:val="19"/>
          <w:w w:val="87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and</w:t>
      </w:r>
      <w:proofErr w:type="gramEnd"/>
      <w:r>
        <w:rPr>
          <w:rFonts w:ascii="Arial" w:eastAsia="Arial" w:hAnsi="Arial" w:cs="Arial"/>
          <w:b/>
          <w:bCs/>
          <w:spacing w:val="9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8"/>
          <w:sz w:val="18"/>
          <w:szCs w:val="18"/>
        </w:rPr>
        <w:t>useful</w:t>
      </w:r>
      <w:r>
        <w:rPr>
          <w:rFonts w:ascii="Arial" w:eastAsia="Arial" w:hAnsi="Arial" w:cs="Arial"/>
          <w:b/>
          <w:bCs/>
          <w:spacing w:val="36"/>
          <w:w w:val="88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8"/>
          <w:sz w:val="18"/>
          <w:szCs w:val="18"/>
        </w:rPr>
        <w:t>in</w:t>
      </w:r>
      <w:r>
        <w:rPr>
          <w:rFonts w:ascii="Arial" w:eastAsia="Arial" w:hAnsi="Arial" w:cs="Arial"/>
          <w:b/>
          <w:bCs/>
          <w:spacing w:val="-3"/>
          <w:w w:val="88"/>
          <w:sz w:val="18"/>
          <w:szCs w:val="18"/>
        </w:rPr>
        <w:t>f</w:t>
      </w:r>
      <w:r>
        <w:rPr>
          <w:rFonts w:ascii="Arial" w:eastAsia="Arial" w:hAnsi="Arial" w:cs="Arial"/>
          <w:b/>
          <w:bCs/>
          <w:w w:val="88"/>
          <w:sz w:val="18"/>
          <w:szCs w:val="18"/>
        </w:rPr>
        <w:t xml:space="preserve">ormation </w:t>
      </w:r>
      <w:r>
        <w:rPr>
          <w:rFonts w:ascii="Arial" w:eastAsia="Arial" w:hAnsi="Arial" w:cs="Arial"/>
          <w:b/>
          <w:bCs/>
          <w:spacing w:val="41"/>
          <w:w w:val="88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f</w:t>
      </w:r>
      <w:r>
        <w:rPr>
          <w:rFonts w:ascii="Arial" w:eastAsia="Arial" w:hAnsi="Arial" w:cs="Arial"/>
          <w:b/>
          <w:bCs/>
          <w:spacing w:val="-3"/>
          <w:sz w:val="18"/>
          <w:szCs w:val="18"/>
        </w:rPr>
        <w:t>r</w:t>
      </w:r>
      <w:r>
        <w:rPr>
          <w:rFonts w:ascii="Arial" w:eastAsia="Arial" w:hAnsi="Arial" w:cs="Arial"/>
          <w:b/>
          <w:bCs/>
          <w:sz w:val="18"/>
          <w:szCs w:val="18"/>
        </w:rPr>
        <w:t xml:space="preserve">om </w:t>
      </w:r>
      <w:r>
        <w:rPr>
          <w:rFonts w:ascii="Arial" w:eastAsia="Arial" w:hAnsi="Arial" w:cs="Arial"/>
          <w:b/>
          <w:bCs/>
          <w:w w:val="90"/>
          <w:sz w:val="18"/>
          <w:szCs w:val="18"/>
        </w:rPr>
        <w:t>spatial-temporal</w:t>
      </w:r>
      <w:r>
        <w:rPr>
          <w:rFonts w:ascii="Arial" w:eastAsia="Arial" w:hAnsi="Arial" w:cs="Arial"/>
          <w:b/>
          <w:bCs/>
          <w:spacing w:val="22"/>
          <w:w w:val="90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sz w:val="18"/>
          <w:szCs w:val="18"/>
        </w:rPr>
        <w:t>data.</w:t>
      </w:r>
    </w:p>
    <w:p w14:paraId="1F7DBA2F" w14:textId="77777777" w:rsidR="00CE37CF" w:rsidRDefault="007311F8">
      <w:pPr>
        <w:spacing w:after="0" w:line="196" w:lineRule="exact"/>
        <w:ind w:left="285" w:right="-54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bCs/>
          <w:i/>
          <w:w w:val="85"/>
          <w:sz w:val="18"/>
          <w:szCs w:val="18"/>
        </w:rPr>
        <w:t>Index</w:t>
      </w:r>
      <w:r>
        <w:rPr>
          <w:rFonts w:ascii="Arial" w:eastAsia="Arial" w:hAnsi="Arial" w:cs="Arial"/>
          <w:b/>
          <w:bCs/>
          <w:i/>
          <w:spacing w:val="38"/>
          <w:w w:val="8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i/>
          <w:spacing w:val="-14"/>
          <w:w w:val="85"/>
          <w:sz w:val="18"/>
          <w:szCs w:val="18"/>
        </w:rPr>
        <w:t>T</w:t>
      </w:r>
      <w:r>
        <w:rPr>
          <w:rFonts w:ascii="Arial" w:eastAsia="Arial" w:hAnsi="Arial" w:cs="Arial"/>
          <w:b/>
          <w:bCs/>
          <w:i/>
          <w:w w:val="85"/>
          <w:sz w:val="18"/>
          <w:szCs w:val="18"/>
        </w:rPr>
        <w:t>erms</w:t>
      </w:r>
      <w:r>
        <w:rPr>
          <w:rFonts w:ascii="Arial" w:eastAsia="Arial" w:hAnsi="Arial" w:cs="Arial"/>
          <w:b/>
          <w:bCs/>
          <w:w w:val="85"/>
          <w:sz w:val="18"/>
          <w:szCs w:val="18"/>
        </w:rPr>
        <w:t>—change</w:t>
      </w:r>
      <w:r>
        <w:rPr>
          <w:rFonts w:ascii="Arial" w:eastAsia="Arial" w:hAnsi="Arial" w:cs="Arial"/>
          <w:b/>
          <w:bCs/>
          <w:spacing w:val="38"/>
          <w:w w:val="8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5"/>
          <w:sz w:val="18"/>
          <w:szCs w:val="18"/>
        </w:rPr>
        <w:t>analysis,</w:t>
      </w:r>
      <w:r>
        <w:rPr>
          <w:rFonts w:ascii="Arial" w:eastAsia="Arial" w:hAnsi="Arial" w:cs="Arial"/>
          <w:b/>
          <w:bCs/>
          <w:spacing w:val="9"/>
          <w:w w:val="8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5"/>
          <w:sz w:val="18"/>
          <w:szCs w:val="18"/>
        </w:rPr>
        <w:t>storytelling</w:t>
      </w:r>
      <w:proofErr w:type="gramStart"/>
      <w:r>
        <w:rPr>
          <w:rFonts w:ascii="Arial" w:eastAsia="Arial" w:hAnsi="Arial" w:cs="Arial"/>
          <w:b/>
          <w:bCs/>
          <w:w w:val="85"/>
          <w:sz w:val="18"/>
          <w:szCs w:val="18"/>
        </w:rPr>
        <w:t xml:space="preserve">, </w:t>
      </w:r>
      <w:r>
        <w:rPr>
          <w:rFonts w:ascii="Arial" w:eastAsia="Arial" w:hAnsi="Arial" w:cs="Arial"/>
          <w:b/>
          <w:bCs/>
          <w:spacing w:val="8"/>
          <w:w w:val="8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5"/>
          <w:sz w:val="18"/>
          <w:szCs w:val="18"/>
        </w:rPr>
        <w:t>sentiment</w:t>
      </w:r>
      <w:proofErr w:type="gramEnd"/>
      <w:r>
        <w:rPr>
          <w:rFonts w:ascii="Arial" w:eastAsia="Arial" w:hAnsi="Arial" w:cs="Arial"/>
          <w:b/>
          <w:bCs/>
          <w:spacing w:val="26"/>
          <w:w w:val="85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85"/>
          <w:sz w:val="18"/>
          <w:szCs w:val="18"/>
        </w:rPr>
        <w:t>analysis,</w:t>
      </w:r>
    </w:p>
    <w:p w14:paraId="355C5A5E" w14:textId="77777777" w:rsidR="00CE37CF" w:rsidRDefault="007311F8">
      <w:pPr>
        <w:spacing w:after="0" w:line="199" w:lineRule="exact"/>
        <w:ind w:left="119" w:right="2588"/>
        <w:jc w:val="both"/>
        <w:rPr>
          <w:rFonts w:ascii="Arial" w:eastAsia="Arial" w:hAnsi="Arial" w:cs="Arial"/>
          <w:sz w:val="18"/>
          <w:szCs w:val="18"/>
        </w:rPr>
      </w:pPr>
      <w:proofErr w:type="gramStart"/>
      <w:r>
        <w:rPr>
          <w:rFonts w:ascii="Arial" w:eastAsia="Arial" w:hAnsi="Arial" w:cs="Arial"/>
          <w:b/>
          <w:bCs/>
          <w:w w:val="91"/>
          <w:sz w:val="18"/>
          <w:szCs w:val="18"/>
        </w:rPr>
        <w:t>polygon</w:t>
      </w:r>
      <w:proofErr w:type="gramEnd"/>
      <w:r>
        <w:rPr>
          <w:rFonts w:ascii="Arial" w:eastAsia="Arial" w:hAnsi="Arial" w:cs="Arial"/>
          <w:b/>
          <w:bCs/>
          <w:w w:val="91"/>
          <w:sz w:val="18"/>
          <w:szCs w:val="18"/>
        </w:rPr>
        <w:t>,</w:t>
      </w:r>
      <w:r>
        <w:rPr>
          <w:rFonts w:ascii="Arial" w:eastAsia="Arial" w:hAnsi="Arial" w:cs="Arial"/>
          <w:b/>
          <w:bCs/>
          <w:spacing w:val="-8"/>
          <w:w w:val="91"/>
          <w:sz w:val="18"/>
          <w:szCs w:val="18"/>
        </w:rPr>
        <w:t xml:space="preserve"> </w:t>
      </w:r>
      <w:proofErr w:type="spellStart"/>
      <w:r>
        <w:rPr>
          <w:rFonts w:ascii="Arial" w:eastAsia="Arial" w:hAnsi="Arial" w:cs="Arial"/>
          <w:b/>
          <w:bCs/>
          <w:w w:val="91"/>
          <w:sz w:val="18"/>
          <w:szCs w:val="18"/>
        </w:rPr>
        <w:t>spatio</w:t>
      </w:r>
      <w:proofErr w:type="spellEnd"/>
      <w:r>
        <w:rPr>
          <w:rFonts w:ascii="Arial" w:eastAsia="Arial" w:hAnsi="Arial" w:cs="Arial"/>
          <w:b/>
          <w:bCs/>
          <w:w w:val="91"/>
          <w:sz w:val="18"/>
          <w:szCs w:val="18"/>
        </w:rPr>
        <w:t>-temporal</w:t>
      </w:r>
      <w:r>
        <w:rPr>
          <w:rFonts w:ascii="Arial" w:eastAsia="Arial" w:hAnsi="Arial" w:cs="Arial"/>
          <w:b/>
          <w:bCs/>
          <w:spacing w:val="8"/>
          <w:w w:val="91"/>
          <w:sz w:val="18"/>
          <w:szCs w:val="18"/>
        </w:rPr>
        <w:t xml:space="preserve"> </w:t>
      </w:r>
      <w:r>
        <w:rPr>
          <w:rFonts w:ascii="Arial" w:eastAsia="Arial" w:hAnsi="Arial" w:cs="Arial"/>
          <w:b/>
          <w:bCs/>
          <w:w w:val="91"/>
          <w:sz w:val="18"/>
          <w:szCs w:val="18"/>
        </w:rPr>
        <w:t>data.</w:t>
      </w:r>
    </w:p>
    <w:p w14:paraId="330391F4" w14:textId="77777777" w:rsidR="00CE37CF" w:rsidRDefault="00CE37CF">
      <w:pPr>
        <w:spacing w:before="6" w:after="0" w:line="190" w:lineRule="exact"/>
        <w:rPr>
          <w:sz w:val="19"/>
          <w:szCs w:val="19"/>
        </w:rPr>
      </w:pPr>
    </w:p>
    <w:p w14:paraId="2B031442" w14:textId="77777777" w:rsidR="00CE37CF" w:rsidRDefault="007311F8">
      <w:pPr>
        <w:spacing w:after="0" w:line="240" w:lineRule="auto"/>
        <w:ind w:left="1817" w:right="1678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pacing w:val="10"/>
          <w:sz w:val="20"/>
          <w:szCs w:val="20"/>
        </w:rPr>
        <w:t>I</w:t>
      </w:r>
      <w:r>
        <w:rPr>
          <w:rFonts w:ascii="Arial" w:eastAsia="Arial" w:hAnsi="Arial" w:cs="Arial"/>
          <w:sz w:val="20"/>
          <w:szCs w:val="20"/>
        </w:rPr>
        <w:t xml:space="preserve">. 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spacing w:val="10"/>
          <w:w w:val="119"/>
          <w:sz w:val="20"/>
          <w:szCs w:val="20"/>
        </w:rPr>
        <w:t>I</w:t>
      </w:r>
      <w:r>
        <w:rPr>
          <w:rFonts w:ascii="Arial" w:eastAsia="Arial" w:hAnsi="Arial" w:cs="Arial"/>
          <w:spacing w:val="10"/>
          <w:w w:val="99"/>
          <w:sz w:val="16"/>
          <w:szCs w:val="16"/>
        </w:rPr>
        <w:t>NT</w:t>
      </w:r>
      <w:r>
        <w:rPr>
          <w:rFonts w:ascii="Arial" w:eastAsia="Arial" w:hAnsi="Arial" w:cs="Arial"/>
          <w:spacing w:val="4"/>
          <w:w w:val="92"/>
          <w:sz w:val="16"/>
          <w:szCs w:val="16"/>
        </w:rPr>
        <w:t>R</w:t>
      </w:r>
      <w:r>
        <w:rPr>
          <w:rFonts w:ascii="Arial" w:eastAsia="Arial" w:hAnsi="Arial" w:cs="Arial"/>
          <w:spacing w:val="10"/>
          <w:w w:val="92"/>
          <w:sz w:val="16"/>
          <w:szCs w:val="16"/>
        </w:rPr>
        <w:t>O</w:t>
      </w:r>
      <w:r>
        <w:rPr>
          <w:rFonts w:ascii="Arial" w:eastAsia="Arial" w:hAnsi="Arial" w:cs="Arial"/>
          <w:spacing w:val="10"/>
          <w:w w:val="99"/>
          <w:sz w:val="16"/>
          <w:szCs w:val="16"/>
        </w:rPr>
        <w:t>DU</w:t>
      </w:r>
      <w:r>
        <w:rPr>
          <w:rFonts w:ascii="Arial" w:eastAsia="Arial" w:hAnsi="Arial" w:cs="Arial"/>
          <w:spacing w:val="10"/>
          <w:w w:val="92"/>
          <w:sz w:val="16"/>
          <w:szCs w:val="16"/>
        </w:rPr>
        <w:t>C</w:t>
      </w:r>
      <w:r>
        <w:rPr>
          <w:rFonts w:ascii="Arial" w:eastAsia="Arial" w:hAnsi="Arial" w:cs="Arial"/>
          <w:spacing w:val="10"/>
          <w:w w:val="99"/>
          <w:sz w:val="16"/>
          <w:szCs w:val="16"/>
        </w:rPr>
        <w:t>T</w:t>
      </w:r>
      <w:r>
        <w:rPr>
          <w:rFonts w:ascii="Arial" w:eastAsia="Arial" w:hAnsi="Arial" w:cs="Arial"/>
          <w:spacing w:val="10"/>
          <w:w w:val="119"/>
          <w:sz w:val="16"/>
          <w:szCs w:val="16"/>
        </w:rPr>
        <w:t>I</w:t>
      </w:r>
      <w:r>
        <w:rPr>
          <w:rFonts w:ascii="Arial" w:eastAsia="Arial" w:hAnsi="Arial" w:cs="Arial"/>
          <w:spacing w:val="10"/>
          <w:w w:val="92"/>
          <w:sz w:val="16"/>
          <w:szCs w:val="16"/>
        </w:rPr>
        <w:t>O</w:t>
      </w:r>
      <w:r>
        <w:rPr>
          <w:rFonts w:ascii="Arial" w:eastAsia="Arial" w:hAnsi="Arial" w:cs="Arial"/>
          <w:w w:val="99"/>
          <w:sz w:val="16"/>
          <w:szCs w:val="16"/>
        </w:rPr>
        <w:t>N</w:t>
      </w:r>
    </w:p>
    <w:p w14:paraId="302D00EB" w14:textId="77777777" w:rsidR="00CE37CF" w:rsidRDefault="007311F8" w:rsidP="00851F79">
      <w:pPr>
        <w:spacing w:before="70" w:after="0" w:line="249" w:lineRule="auto"/>
        <w:ind w:left="119" w:right="-54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8"/>
          <w:sz w:val="20"/>
          <w:szCs w:val="20"/>
        </w:rPr>
        <w:t>Analyzing change</w:t>
      </w:r>
      <w:r>
        <w:rPr>
          <w:rFonts w:ascii="Arial" w:eastAsia="Arial" w:hAnsi="Arial" w:cs="Arial"/>
          <w:spacing w:val="-1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spatial</w:t>
      </w:r>
      <w:r w:rsidR="00851F79">
        <w:rPr>
          <w:rFonts w:ascii="Arial" w:eastAsia="Arial" w:hAnsi="Arial" w:cs="Arial"/>
          <w:w w:val="87"/>
          <w:sz w:val="20"/>
          <w:szCs w:val="20"/>
        </w:rPr>
        <w:t>-temporal</w:t>
      </w:r>
      <w:r>
        <w:rPr>
          <w:rFonts w:ascii="Arial" w:eastAsia="Arial" w:hAnsi="Arial" w:cs="Arial"/>
          <w:spacing w:val="1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data</w:t>
      </w:r>
      <w:r>
        <w:rPr>
          <w:rFonts w:ascii="Arial" w:eastAsia="Arial" w:hAnsi="Arial" w:cs="Arial"/>
          <w:spacing w:val="-1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w w:val="97"/>
          <w:sz w:val="20"/>
          <w:szCs w:val="20"/>
        </w:rPr>
        <w:t>critical</w:t>
      </w:r>
      <w:r>
        <w:rPr>
          <w:rFonts w:ascii="Arial" w:eastAsia="Arial" w:hAnsi="Arial" w:cs="Arial"/>
          <w:spacing w:val="-7"/>
          <w:w w:val="9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ma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n</w:t>
      </w:r>
      <w:r>
        <w:rPr>
          <w:rFonts w:ascii="Arial" w:eastAsia="Arial" w:hAnsi="Arial" w:cs="Arial"/>
          <w:w w:val="91"/>
          <w:sz w:val="20"/>
          <w:szCs w:val="20"/>
        </w:rPr>
        <w:t>y</w:t>
      </w:r>
      <w:r>
        <w:rPr>
          <w:rFonts w:ascii="Arial" w:eastAsia="Arial" w:hAnsi="Arial" w:cs="Arial"/>
          <w:spacing w:val="-8"/>
          <w:w w:val="91"/>
          <w:sz w:val="20"/>
          <w:szCs w:val="20"/>
        </w:rPr>
        <w:t xml:space="preserve"> </w:t>
      </w:r>
      <w:r w:rsidR="00851F79">
        <w:rPr>
          <w:rFonts w:ascii="Arial" w:eastAsia="Arial" w:hAnsi="Arial" w:cs="Arial"/>
          <w:w w:val="91"/>
          <w:sz w:val="20"/>
          <w:szCs w:val="20"/>
        </w:rPr>
        <w:t>applica</w:t>
      </w:r>
      <w:r>
        <w:rPr>
          <w:rFonts w:ascii="Arial" w:eastAsia="Arial" w:hAnsi="Arial" w:cs="Arial"/>
          <w:w w:val="89"/>
          <w:sz w:val="20"/>
          <w:szCs w:val="20"/>
        </w:rPr>
        <w:t>tions</w:t>
      </w:r>
      <w:r>
        <w:rPr>
          <w:rFonts w:ascii="Arial" w:eastAsia="Arial" w:hAnsi="Arial" w:cs="Arial"/>
          <w:spacing w:val="1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including d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v</w:t>
      </w:r>
      <w:r>
        <w:rPr>
          <w:rFonts w:ascii="Arial" w:eastAsia="Arial" w:hAnsi="Arial" w:cs="Arial"/>
          <w:w w:val="89"/>
          <w:sz w:val="20"/>
          <w:szCs w:val="20"/>
        </w:rPr>
        <w:t>eloping</w:t>
      </w:r>
      <w:r>
        <w:rPr>
          <w:rFonts w:ascii="Arial" w:eastAsia="Arial" w:hAnsi="Arial" w:cs="Arial"/>
          <w:spacing w:val="2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early</w:t>
      </w:r>
      <w:r>
        <w:rPr>
          <w:rFonts w:ascii="Arial" w:eastAsia="Arial" w:hAnsi="Arial" w:cs="Arial"/>
          <w:spacing w:val="1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89"/>
          <w:sz w:val="20"/>
          <w:szCs w:val="20"/>
        </w:rPr>
        <w:t>w</w:t>
      </w:r>
      <w:r>
        <w:rPr>
          <w:rFonts w:ascii="Arial" w:eastAsia="Arial" w:hAnsi="Arial" w:cs="Arial"/>
          <w:w w:val="89"/>
          <w:sz w:val="20"/>
          <w:szCs w:val="20"/>
        </w:rPr>
        <w:t>arning</w:t>
      </w:r>
      <w:r>
        <w:rPr>
          <w:rFonts w:ascii="Arial" w:eastAsia="Arial" w:hAnsi="Arial" w:cs="Arial"/>
          <w:spacing w:val="3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systems</w:t>
      </w:r>
      <w:r>
        <w:rPr>
          <w:rFonts w:ascii="Arial" w:eastAsia="Arial" w:hAnsi="Arial" w:cs="Arial"/>
          <w:spacing w:val="-1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that</w:t>
      </w:r>
      <w:r>
        <w:rPr>
          <w:rFonts w:ascii="Arial" w:eastAsia="Arial" w:hAnsi="Arial" w:cs="Arial"/>
          <w:spacing w:val="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monitor </w:t>
      </w:r>
      <w:r>
        <w:rPr>
          <w:rFonts w:ascii="Arial" w:eastAsia="Arial" w:hAnsi="Arial" w:cs="Arial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-7"/>
          <w:w w:val="91"/>
          <w:sz w:val="20"/>
          <w:szCs w:val="20"/>
        </w:rPr>
        <w:t>n</w:t>
      </w:r>
      <w:r>
        <w:rPr>
          <w:rFonts w:ascii="Arial" w:eastAsia="Arial" w:hAnsi="Arial" w:cs="Arial"/>
          <w:w w:val="91"/>
          <w:sz w:val="20"/>
          <w:szCs w:val="20"/>
        </w:rPr>
        <w:t>vironmental</w:t>
      </w:r>
      <w:r>
        <w:rPr>
          <w:rFonts w:ascii="Arial" w:eastAsia="Arial" w:hAnsi="Arial" w:cs="Arial"/>
          <w:spacing w:val="18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conditions,</w:t>
      </w:r>
      <w:r>
        <w:rPr>
          <w:rFonts w:ascii="Arial" w:eastAsia="Arial" w:hAnsi="Arial" w:cs="Arial"/>
          <w:spacing w:val="24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detecting</w:t>
      </w:r>
      <w:r>
        <w:rPr>
          <w:rFonts w:ascii="Arial" w:eastAsia="Arial" w:hAnsi="Arial" w:cs="Arial"/>
          <w:spacing w:val="6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political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unrest</w:t>
      </w:r>
      <w:r>
        <w:rPr>
          <w:rFonts w:ascii="Arial" w:eastAsia="Arial" w:hAnsi="Arial" w:cs="Arial"/>
          <w:spacing w:val="2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and</w:t>
      </w:r>
      <w:r>
        <w:rPr>
          <w:rFonts w:ascii="Arial" w:eastAsia="Arial" w:hAnsi="Arial" w:cs="Arial"/>
          <w:spacing w:val="1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crime monitoring.</w:t>
      </w:r>
      <w:r w:rsidR="00851F79">
        <w:rPr>
          <w:rFonts w:ascii="Arial" w:eastAsia="Arial" w:hAnsi="Arial" w:cs="Arial"/>
          <w:sz w:val="20"/>
          <w:szCs w:val="20"/>
        </w:rPr>
        <w:t xml:space="preserve">  </w:t>
      </w:r>
      <w:r>
        <w:rPr>
          <w:rFonts w:ascii="Arial" w:eastAsia="Arial" w:hAnsi="Arial" w:cs="Arial"/>
          <w:w w:val="86"/>
          <w:sz w:val="20"/>
          <w:szCs w:val="20"/>
        </w:rPr>
        <w:t>Change</w:t>
      </w:r>
      <w:r>
        <w:rPr>
          <w:rFonts w:ascii="Arial" w:eastAsia="Arial" w:hAnsi="Arial" w:cs="Arial"/>
          <w:spacing w:val="-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analysis</w:t>
      </w:r>
      <w:r>
        <w:rPr>
          <w:rFonts w:ascii="Arial" w:eastAsia="Arial" w:hAnsi="Arial" w:cs="Arial"/>
          <w:spacing w:val="1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models</w:t>
      </w:r>
      <w:r>
        <w:rPr>
          <w:rFonts w:ascii="Arial" w:eastAsia="Arial" w:hAnsi="Arial" w:cs="Arial"/>
          <w:spacing w:val="1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are</w:t>
      </w:r>
      <w:r>
        <w:rPr>
          <w:rFonts w:ascii="Arial" w:eastAsia="Arial" w:hAnsi="Arial" w:cs="Arial"/>
          <w:spacing w:val="-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essential</w:t>
      </w:r>
      <w:r>
        <w:rPr>
          <w:rFonts w:ascii="Arial" w:eastAsia="Arial" w:hAnsi="Arial" w:cs="Arial"/>
          <w:spacing w:val="-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understanding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94"/>
          <w:sz w:val="20"/>
          <w:szCs w:val="20"/>
        </w:rPr>
        <w:t>la</w:t>
      </w:r>
      <w:r>
        <w:rPr>
          <w:rFonts w:ascii="Arial" w:eastAsia="Arial" w:hAnsi="Arial" w:cs="Arial"/>
          <w:spacing w:val="-4"/>
          <w:w w:val="94"/>
          <w:sz w:val="20"/>
          <w:szCs w:val="20"/>
        </w:rPr>
        <w:t>r</w:t>
      </w:r>
      <w:r>
        <w:rPr>
          <w:rFonts w:ascii="Arial" w:eastAsia="Arial" w:hAnsi="Arial" w:cs="Arial"/>
          <w:w w:val="88"/>
          <w:sz w:val="20"/>
          <w:szCs w:val="20"/>
        </w:rPr>
        <w:t>ger</w:t>
      </w:r>
      <w:r w:rsidR="00851F79">
        <w:rPr>
          <w:rFonts w:ascii="Arial" w:eastAsia="Arial" w:hAnsi="Arial" w:cs="Arial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patterns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trends</w:t>
      </w:r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multi</w:t>
      </w:r>
      <w:r>
        <w:rPr>
          <w:rFonts w:ascii="Arial" w:eastAsia="Arial" w:hAnsi="Arial" w:cs="Arial"/>
          <w:spacing w:val="-2"/>
          <w:w w:val="89"/>
          <w:sz w:val="20"/>
          <w:szCs w:val="20"/>
        </w:rPr>
        <w:t>f</w:t>
      </w:r>
      <w:r>
        <w:rPr>
          <w:rFonts w:ascii="Arial" w:eastAsia="Arial" w:hAnsi="Arial" w:cs="Arial"/>
          <w:w w:val="89"/>
          <w:sz w:val="20"/>
          <w:szCs w:val="20"/>
        </w:rPr>
        <w:t>aceted,</w:t>
      </w:r>
      <w:r>
        <w:rPr>
          <w:rFonts w:ascii="Arial" w:eastAsia="Arial" w:hAnsi="Arial" w:cs="Arial"/>
          <w:spacing w:val="4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time-series</w:t>
      </w:r>
      <w:r w:rsidR="00851F79">
        <w:rPr>
          <w:rFonts w:ascii="Arial" w:eastAsia="Arial" w:hAnsi="Arial" w:cs="Arial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geographic </w:t>
      </w:r>
      <w:r>
        <w:rPr>
          <w:rFonts w:ascii="Arial" w:eastAsia="Arial" w:hAnsi="Arial" w:cs="Arial"/>
          <w:w w:val="85"/>
          <w:sz w:val="20"/>
          <w:szCs w:val="20"/>
        </w:rPr>
        <w:t xml:space="preserve">data. </w:t>
      </w:r>
      <w:r>
        <w:rPr>
          <w:rFonts w:ascii="Arial" w:eastAsia="Arial" w:hAnsi="Arial" w:cs="Arial"/>
          <w:spacing w:val="2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purpose</w:t>
      </w:r>
      <w:r>
        <w:rPr>
          <w:rFonts w:ascii="Arial" w:eastAsia="Arial" w:hAnsi="Arial" w:cs="Arial"/>
          <w:spacing w:val="4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3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</w:t>
      </w:r>
      <w:r>
        <w:rPr>
          <w:rFonts w:ascii="Arial" w:eastAsia="Arial" w:hAnsi="Arial" w:cs="Arial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study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detect</w:t>
      </w:r>
      <w:r>
        <w:rPr>
          <w:rFonts w:ascii="Arial" w:eastAsia="Arial" w:hAnsi="Arial" w:cs="Arial"/>
          <w:spacing w:val="3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 xml:space="preserve">spatiotemporal </w:t>
      </w:r>
      <w:r>
        <w:rPr>
          <w:rFonts w:ascii="Arial" w:eastAsia="Arial" w:hAnsi="Arial" w:cs="Arial"/>
          <w:w w:val="84"/>
          <w:sz w:val="20"/>
          <w:szCs w:val="20"/>
        </w:rPr>
        <w:t xml:space="preserve">changes </w:t>
      </w:r>
      <w:r>
        <w:rPr>
          <w:rFonts w:ascii="Arial" w:eastAsia="Arial" w:hAnsi="Arial" w:cs="Arial"/>
          <w:sz w:val="20"/>
          <w:szCs w:val="20"/>
        </w:rPr>
        <w:t xml:space="preserve">within </w:t>
      </w:r>
      <w:r>
        <w:rPr>
          <w:rFonts w:ascii="Arial" w:eastAsia="Arial" w:hAnsi="Arial" w:cs="Arial"/>
          <w:w w:val="88"/>
          <w:sz w:val="20"/>
          <w:szCs w:val="20"/>
        </w:rPr>
        <w:t xml:space="preserve">sequential (time-series) </w:t>
      </w:r>
      <w:r w:rsidR="00851F79">
        <w:rPr>
          <w:rFonts w:ascii="Arial" w:eastAsia="Arial" w:hAnsi="Arial" w:cs="Arial"/>
          <w:w w:val="88"/>
          <w:sz w:val="20"/>
          <w:szCs w:val="20"/>
        </w:rPr>
        <w:t>geospatial-temporal data</w:t>
      </w:r>
      <w:r>
        <w:rPr>
          <w:rFonts w:ascii="Arial" w:eastAsia="Arial" w:hAnsi="Arial" w:cs="Arial"/>
          <w:w w:val="88"/>
          <w:sz w:val="20"/>
          <w:szCs w:val="20"/>
        </w:rPr>
        <w:t xml:space="preserve">. </w:t>
      </w:r>
    </w:p>
    <w:p w14:paraId="49890226" w14:textId="77777777" w:rsidR="00CE37CF" w:rsidRDefault="007311F8">
      <w:pPr>
        <w:spacing w:after="0" w:line="229" w:lineRule="exact"/>
        <w:ind w:left="284" w:right="-55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Modern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technology</w:t>
      </w:r>
      <w:r>
        <w:rPr>
          <w:rFonts w:ascii="Arial" w:eastAsia="Arial" w:hAnsi="Arial" w:cs="Arial"/>
          <w:spacing w:val="40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digitizes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wide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sources</w:t>
      </w:r>
      <w:r>
        <w:rPr>
          <w:rFonts w:ascii="Arial" w:eastAsia="Arial" w:hAnsi="Arial" w:cs="Arial"/>
          <w:spacing w:val="43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w w:val="95"/>
          <w:sz w:val="20"/>
          <w:szCs w:val="20"/>
        </w:rPr>
        <w:t>information</w:t>
      </w:r>
    </w:p>
    <w:p w14:paraId="28245049" w14:textId="77777777" w:rsidR="00CE37CF" w:rsidRDefault="007311F8">
      <w:pPr>
        <w:spacing w:before="9" w:after="0" w:line="249" w:lineRule="auto"/>
        <w:ind w:left="119" w:right="-54"/>
        <w:jc w:val="both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89"/>
          <w:sz w:val="20"/>
          <w:szCs w:val="20"/>
        </w:rPr>
        <w:t>constantl</w:t>
      </w:r>
      <w:r>
        <w:rPr>
          <w:rFonts w:ascii="Arial" w:eastAsia="Arial" w:hAnsi="Arial" w:cs="Arial"/>
          <w:spacing w:val="-12"/>
          <w:w w:val="89"/>
          <w:sz w:val="20"/>
          <w:szCs w:val="20"/>
        </w:rPr>
        <w:t>y</w:t>
      </w:r>
      <w:proofErr w:type="gramEnd"/>
      <w:r>
        <w:rPr>
          <w:rFonts w:ascii="Arial" w:eastAsia="Arial" w:hAnsi="Arial" w:cs="Arial"/>
          <w:w w:val="89"/>
          <w:sz w:val="20"/>
          <w:szCs w:val="20"/>
        </w:rPr>
        <w:t xml:space="preserve">, </w:t>
      </w:r>
      <w:r>
        <w:rPr>
          <w:rFonts w:ascii="Arial" w:eastAsia="Arial" w:hAnsi="Arial" w:cs="Arial"/>
          <w:spacing w:val="2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hour</w:t>
      </w:r>
      <w:r>
        <w:rPr>
          <w:rFonts w:ascii="Arial" w:eastAsia="Arial" w:hAnsi="Arial" w:cs="Arial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after</w:t>
      </w:r>
      <w:r>
        <w:rPr>
          <w:rFonts w:ascii="Arial" w:eastAsia="Arial" w:hAnsi="Arial" w:cs="Arial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hour</w:t>
      </w:r>
      <w:r>
        <w:rPr>
          <w:rFonts w:ascii="Arial" w:eastAsia="Arial" w:hAnsi="Arial" w:cs="Arial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data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being</w:t>
      </w:r>
      <w:r>
        <w:rPr>
          <w:rFonts w:ascii="Arial" w:eastAsia="Arial" w:hAnsi="Arial" w:cs="Arial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stored</w:t>
      </w:r>
      <w:r w:rsidR="00851F79">
        <w:rPr>
          <w:rFonts w:ascii="Arial" w:eastAsia="Arial" w:hAnsi="Arial" w:cs="Arial"/>
          <w:sz w:val="20"/>
          <w:szCs w:val="20"/>
        </w:rPr>
        <w:t xml:space="preserve">. 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 w:rsidR="00851F79">
        <w:rPr>
          <w:rFonts w:ascii="Arial" w:eastAsia="Arial" w:hAnsi="Arial" w:cs="Arial"/>
          <w:sz w:val="20"/>
          <w:szCs w:val="20"/>
        </w:rPr>
        <w:t xml:space="preserve">Most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it</w:t>
      </w:r>
      <w:r>
        <w:rPr>
          <w:rFonts w:ascii="Arial" w:eastAsia="Arial" w:hAnsi="Arial" w:cs="Arial"/>
          <w:spacing w:val="36"/>
          <w:sz w:val="20"/>
          <w:szCs w:val="20"/>
        </w:rPr>
        <w:t xml:space="preserve"> </w:t>
      </w:r>
      <w:r w:rsidR="00851F79">
        <w:rPr>
          <w:rFonts w:ascii="Arial" w:eastAsia="Arial" w:hAnsi="Arial" w:cs="Arial"/>
          <w:w w:val="88"/>
          <w:sz w:val="20"/>
          <w:szCs w:val="20"/>
        </w:rPr>
        <w:t>is</w:t>
      </w:r>
      <w:r>
        <w:rPr>
          <w:rFonts w:ascii="Arial" w:eastAsia="Arial" w:hAnsi="Arial" w:cs="Arial"/>
          <w:spacing w:val="4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unprocessed</w:t>
      </w:r>
      <w:r>
        <w:rPr>
          <w:rFonts w:ascii="Arial" w:eastAsia="Arial" w:hAnsi="Arial" w:cs="Arial"/>
          <w:spacing w:val="1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</w:t>
      </w:r>
      <w:r>
        <w:rPr>
          <w:rFonts w:ascii="Arial" w:eastAsia="Arial" w:hAnsi="Arial" w:cs="Arial"/>
          <w:spacing w:val="-3"/>
          <w:sz w:val="20"/>
          <w:szCs w:val="20"/>
        </w:rPr>
        <w:t>a</w:t>
      </w:r>
      <w:r>
        <w:rPr>
          <w:rFonts w:ascii="Arial" w:eastAsia="Arial" w:hAnsi="Arial" w:cs="Arial"/>
          <w:sz w:val="20"/>
          <w:szCs w:val="20"/>
        </w:rPr>
        <w:t>w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 w:rsidR="00851F79">
        <w:rPr>
          <w:rFonts w:ascii="Arial" w:eastAsia="Arial" w:hAnsi="Arial" w:cs="Arial"/>
          <w:w w:val="94"/>
          <w:sz w:val="20"/>
          <w:szCs w:val="20"/>
        </w:rPr>
        <w:t>data</w:t>
      </w:r>
      <w:r>
        <w:rPr>
          <w:rFonts w:ascii="Arial" w:eastAsia="Arial" w:hAnsi="Arial" w:cs="Arial"/>
          <w:w w:val="94"/>
          <w:sz w:val="20"/>
          <w:szCs w:val="20"/>
        </w:rPr>
        <w:t>.</w:t>
      </w:r>
      <w:r>
        <w:rPr>
          <w:rFonts w:ascii="Arial" w:eastAsia="Arial" w:hAnsi="Arial" w:cs="Arial"/>
          <w:spacing w:val="29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 is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espe</w:t>
      </w:r>
      <w:r>
        <w:rPr>
          <w:rFonts w:ascii="Arial" w:eastAsia="Arial" w:hAnsi="Arial" w:cs="Arial"/>
          <w:sz w:val="20"/>
          <w:szCs w:val="20"/>
        </w:rPr>
        <w:t>cially</w:t>
      </w:r>
      <w:r>
        <w:rPr>
          <w:rFonts w:ascii="Arial" w:eastAsia="Arial" w:hAnsi="Arial" w:cs="Arial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true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remote</w:t>
      </w:r>
      <w:r>
        <w:rPr>
          <w:rFonts w:ascii="Arial" w:eastAsia="Arial" w:hAnsi="Arial" w:cs="Arial"/>
          <w:spacing w:val="39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sensing</w:t>
      </w:r>
      <w:r>
        <w:rPr>
          <w:rFonts w:ascii="Arial" w:eastAsia="Arial" w:hAnsi="Arial" w:cs="Arial"/>
          <w:spacing w:val="2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net</w:t>
      </w:r>
      <w:r>
        <w:rPr>
          <w:rFonts w:ascii="Arial" w:eastAsia="Arial" w:hAnsi="Arial" w:cs="Arial"/>
          <w:spacing w:val="-2"/>
          <w:w w:val="88"/>
          <w:sz w:val="20"/>
          <w:szCs w:val="20"/>
        </w:rPr>
        <w:t>w</w:t>
      </w:r>
      <w:r>
        <w:rPr>
          <w:rFonts w:ascii="Arial" w:eastAsia="Arial" w:hAnsi="Arial" w:cs="Arial"/>
          <w:w w:val="88"/>
          <w:sz w:val="20"/>
          <w:szCs w:val="20"/>
        </w:rPr>
        <w:t xml:space="preserve">orks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resultant</w:t>
      </w:r>
      <w:r>
        <w:rPr>
          <w:rFonts w:ascii="Arial" w:eastAsia="Arial" w:hAnsi="Arial" w:cs="Arial"/>
          <w:spacing w:val="39"/>
          <w:w w:val="89"/>
          <w:sz w:val="20"/>
          <w:szCs w:val="20"/>
        </w:rPr>
        <w:t xml:space="preserve"> </w:t>
      </w:r>
      <w:r w:rsidR="00851F79">
        <w:rPr>
          <w:rFonts w:ascii="Arial" w:eastAsia="Arial" w:hAnsi="Arial" w:cs="Arial"/>
          <w:sz w:val="20"/>
          <w:szCs w:val="20"/>
        </w:rPr>
        <w:t>geo</w:t>
      </w:r>
      <w:r>
        <w:rPr>
          <w:rFonts w:ascii="Arial" w:eastAsia="Arial" w:hAnsi="Arial" w:cs="Arial"/>
          <w:sz w:val="20"/>
          <w:szCs w:val="20"/>
        </w:rPr>
        <w:t>spatial</w:t>
      </w:r>
      <w:r w:rsidR="00851F79">
        <w:rPr>
          <w:rFonts w:ascii="Arial" w:eastAsia="Arial" w:hAnsi="Arial" w:cs="Arial"/>
          <w:sz w:val="20"/>
          <w:szCs w:val="20"/>
        </w:rPr>
        <w:t>-temporal data.  Most of this data has</w:t>
      </w:r>
      <w:r>
        <w:rPr>
          <w:rFonts w:ascii="Arial" w:eastAsia="Arial" w:hAnsi="Arial" w:cs="Arial"/>
          <w:spacing w:val="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meta- </w:t>
      </w:r>
      <w:r>
        <w:rPr>
          <w:rFonts w:ascii="Arial" w:eastAsia="Arial" w:hAnsi="Arial" w:cs="Arial"/>
          <w:sz w:val="20"/>
          <w:szCs w:val="20"/>
        </w:rPr>
        <w:t>information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associated</w:t>
      </w:r>
      <w:r>
        <w:rPr>
          <w:rFonts w:ascii="Arial" w:eastAsia="Arial" w:hAnsi="Arial" w:cs="Arial"/>
          <w:spacing w:val="47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it</w:t>
      </w:r>
      <w:r>
        <w:rPr>
          <w:rFonts w:ascii="Arial" w:eastAsia="Arial" w:hAnsi="Arial" w:cs="Arial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which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can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</w:t>
      </w:r>
      <w:r>
        <w:rPr>
          <w:rFonts w:ascii="Arial" w:eastAsia="Arial" w:hAnsi="Arial" w:cs="Arial"/>
          <w:spacing w:val="-5"/>
          <w:sz w:val="20"/>
          <w:szCs w:val="20"/>
        </w:rPr>
        <w:t>e</w:t>
      </w:r>
      <w:r>
        <w:rPr>
          <w:rFonts w:ascii="Arial" w:eastAsia="Arial" w:hAnsi="Arial" w:cs="Arial"/>
          <w:spacing w:val="-3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eal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patterns</w:t>
      </w:r>
      <w:r>
        <w:rPr>
          <w:rFonts w:ascii="Arial" w:eastAsia="Arial" w:hAnsi="Arial" w:cs="Arial"/>
          <w:spacing w:val="4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or trend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if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properly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proofErr w:type="gramStart"/>
      <w:r w:rsidR="00851F79">
        <w:rPr>
          <w:rFonts w:ascii="Arial" w:eastAsia="Arial" w:hAnsi="Arial" w:cs="Arial"/>
          <w:w w:val="90"/>
          <w:sz w:val="20"/>
          <w:szCs w:val="20"/>
        </w:rPr>
        <w:t>processed</w:t>
      </w:r>
      <w:r>
        <w:rPr>
          <w:rFonts w:ascii="Arial" w:eastAsia="Arial" w:hAnsi="Arial" w:cs="Arial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pacing w:val="3"/>
          <w:w w:val="9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nd</w:t>
      </w:r>
      <w:proofErr w:type="spellEnd"/>
      <w:proofErr w:type="gramEnd"/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 w:rsidR="00851F79">
        <w:rPr>
          <w:rFonts w:ascii="Arial" w:eastAsia="Arial" w:hAnsi="Arial" w:cs="Arial"/>
          <w:w w:val="88"/>
          <w:sz w:val="20"/>
          <w:szCs w:val="20"/>
        </w:rPr>
        <w:t>analyzed</w:t>
      </w:r>
      <w:r>
        <w:rPr>
          <w:rFonts w:ascii="Arial" w:eastAsia="Arial" w:hAnsi="Arial" w:cs="Arial"/>
          <w:w w:val="88"/>
          <w:sz w:val="20"/>
          <w:szCs w:val="20"/>
        </w:rPr>
        <w:t>.</w:t>
      </w:r>
      <w:r>
        <w:rPr>
          <w:rFonts w:ascii="Arial" w:eastAsia="Arial" w:hAnsi="Arial" w:cs="Arial"/>
          <w:spacing w:val="46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Performing basic </w:t>
      </w:r>
      <w:r>
        <w:rPr>
          <w:rFonts w:ascii="Arial" w:eastAsia="Arial" w:hAnsi="Arial" w:cs="Arial"/>
          <w:w w:val="87"/>
          <w:sz w:val="20"/>
          <w:szCs w:val="20"/>
        </w:rPr>
        <w:t>change</w:t>
      </w:r>
      <w:r>
        <w:rPr>
          <w:rFonts w:ascii="Arial" w:eastAsia="Arial" w:hAnsi="Arial" w:cs="Arial"/>
          <w:spacing w:val="4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analysis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data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g</w:t>
      </w:r>
      <w:r>
        <w:rPr>
          <w:rFonts w:ascii="Arial" w:eastAsia="Arial" w:hAnsi="Arial" w:cs="Arial"/>
          <w:spacing w:val="-4"/>
          <w:w w:val="83"/>
          <w:sz w:val="20"/>
          <w:szCs w:val="20"/>
        </w:rPr>
        <w:t>i</w:t>
      </w:r>
      <w:r>
        <w:rPr>
          <w:rFonts w:ascii="Arial" w:eastAsia="Arial" w:hAnsi="Arial" w:cs="Arial"/>
          <w:spacing w:val="-2"/>
          <w:w w:val="83"/>
          <w:sz w:val="20"/>
          <w:szCs w:val="20"/>
        </w:rPr>
        <w:t>v</w:t>
      </w:r>
      <w:r>
        <w:rPr>
          <w:rFonts w:ascii="Arial" w:eastAsia="Arial" w:hAnsi="Arial" w:cs="Arial"/>
          <w:w w:val="83"/>
          <w:sz w:val="20"/>
          <w:szCs w:val="20"/>
        </w:rPr>
        <w:t xml:space="preserve">es us </w:t>
      </w:r>
      <w:r>
        <w:rPr>
          <w:rFonts w:ascii="Arial" w:eastAsia="Arial" w:hAnsi="Arial" w:cs="Arial"/>
          <w:w w:val="90"/>
          <w:sz w:val="20"/>
          <w:szCs w:val="20"/>
        </w:rPr>
        <w:t>insights</w:t>
      </w:r>
      <w:r>
        <w:rPr>
          <w:rFonts w:ascii="Arial" w:eastAsia="Arial" w:hAnsi="Arial" w:cs="Arial"/>
          <w:spacing w:val="2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that</w:t>
      </w:r>
      <w:r>
        <w:rPr>
          <w:rFonts w:ascii="Arial" w:eastAsia="Arial" w:hAnsi="Arial" w:cs="Arial"/>
          <w:spacing w:val="1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ould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otherwise</w:t>
      </w:r>
      <w:r>
        <w:rPr>
          <w:rFonts w:ascii="Arial" w:eastAsia="Arial" w:hAnsi="Arial" w:cs="Arial"/>
          <w:spacing w:val="2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go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 w:rsidR="00851F79">
        <w:rPr>
          <w:rFonts w:ascii="Arial" w:eastAsia="Arial" w:hAnsi="Arial" w:cs="Arial"/>
          <w:sz w:val="20"/>
          <w:szCs w:val="20"/>
        </w:rPr>
        <w:t>unrecognized</w:t>
      </w:r>
      <w:r>
        <w:rPr>
          <w:rFonts w:ascii="Arial" w:eastAsia="Arial" w:hAnsi="Arial" w:cs="Arial"/>
          <w:sz w:val="20"/>
          <w:szCs w:val="20"/>
        </w:rPr>
        <w:t>.</w:t>
      </w:r>
    </w:p>
    <w:p w14:paraId="1428CA41" w14:textId="77777777" w:rsidR="00CE37CF" w:rsidRDefault="007311F8">
      <w:pPr>
        <w:spacing w:after="0" w:line="229" w:lineRule="exact"/>
        <w:ind w:left="284" w:right="-55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</w:t>
      </w:r>
      <w:r>
        <w:rPr>
          <w:rFonts w:ascii="Arial" w:eastAsia="Arial" w:hAnsi="Arial" w:cs="Arial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common understanding</w:t>
      </w:r>
      <w:r>
        <w:rPr>
          <w:rFonts w:ascii="Arial" w:eastAsia="Arial" w:hAnsi="Arial" w:cs="Arial"/>
          <w:spacing w:val="4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that most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big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data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5"/>
          <w:w w:val="99"/>
          <w:sz w:val="20"/>
          <w:szCs w:val="20"/>
        </w:rPr>
        <w:t>v</w:t>
      </w:r>
      <w:r>
        <w:rPr>
          <w:rFonts w:ascii="Arial" w:eastAsia="Arial" w:hAnsi="Arial" w:cs="Arial"/>
          <w:w w:val="91"/>
          <w:sz w:val="20"/>
          <w:szCs w:val="20"/>
        </w:rPr>
        <w:t>ailable</w:t>
      </w:r>
    </w:p>
    <w:p w14:paraId="7BE3C8E5" w14:textId="77777777" w:rsidR="00CE37CF" w:rsidRDefault="007311F8">
      <w:pPr>
        <w:spacing w:before="9" w:after="0" w:line="249" w:lineRule="auto"/>
        <w:ind w:left="119" w:right="-54"/>
        <w:jc w:val="both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90"/>
          <w:sz w:val="20"/>
          <w:szCs w:val="20"/>
        </w:rPr>
        <w:t>today</w:t>
      </w:r>
      <w:proofErr w:type="gramEnd"/>
      <w:r>
        <w:rPr>
          <w:rFonts w:ascii="Arial" w:eastAsia="Arial" w:hAnsi="Arial" w:cs="Arial"/>
          <w:spacing w:val="1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either</w:t>
      </w:r>
      <w:r>
        <w:rPr>
          <w:rFonts w:ascii="Arial" w:eastAsia="Arial" w:hAnsi="Arial" w:cs="Arial"/>
          <w:spacing w:val="1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arch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iv</w:t>
      </w:r>
      <w:r>
        <w:rPr>
          <w:rFonts w:ascii="Arial" w:eastAsia="Arial" w:hAnsi="Arial" w:cs="Arial"/>
          <w:w w:val="90"/>
          <w:sz w:val="20"/>
          <w:szCs w:val="20"/>
        </w:rPr>
        <w:t>al,</w:t>
      </w:r>
      <w:r>
        <w:rPr>
          <w:rFonts w:ascii="Arial" w:eastAsia="Arial" w:hAnsi="Arial" w:cs="Arial"/>
          <w:spacing w:val="3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media</w:t>
      </w:r>
      <w:r>
        <w:rPr>
          <w:rFonts w:ascii="Arial" w:eastAsia="Arial" w:hAnsi="Arial" w:cs="Arial"/>
          <w:spacing w:val="1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or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web</w:t>
      </w:r>
      <w:r>
        <w:rPr>
          <w:rFonts w:ascii="Arial" w:eastAsia="Arial" w:hAnsi="Arial" w:cs="Arial"/>
          <w:spacing w:val="3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scrapes</w:t>
      </w:r>
      <w:r>
        <w:rPr>
          <w:rFonts w:ascii="Arial" w:eastAsia="Arial" w:hAnsi="Arial" w:cs="Arial"/>
          <w:spacing w:val="-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[25].</w:t>
      </w:r>
      <w:r>
        <w:rPr>
          <w:rFonts w:ascii="Arial" w:eastAsia="Arial" w:hAnsi="Arial" w:cs="Arial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95"/>
          <w:sz w:val="20"/>
          <w:szCs w:val="20"/>
        </w:rPr>
        <w:t>H</w:t>
      </w:r>
      <w:r>
        <w:rPr>
          <w:rFonts w:ascii="Arial" w:eastAsia="Arial" w:hAnsi="Arial" w:cs="Arial"/>
          <w:spacing w:val="-5"/>
          <w:w w:val="95"/>
          <w:sz w:val="20"/>
          <w:szCs w:val="20"/>
        </w:rPr>
        <w:t>o</w:t>
      </w:r>
      <w:r>
        <w:rPr>
          <w:rFonts w:ascii="Arial" w:eastAsia="Arial" w:hAnsi="Arial" w:cs="Arial"/>
          <w:w w:val="90"/>
          <w:sz w:val="20"/>
          <w:szCs w:val="20"/>
        </w:rPr>
        <w:t>w</w:t>
      </w:r>
      <w:r>
        <w:rPr>
          <w:rFonts w:ascii="Arial" w:eastAsia="Arial" w:hAnsi="Arial" w:cs="Arial"/>
          <w:spacing w:val="-5"/>
          <w:w w:val="90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w w:val="87"/>
          <w:sz w:val="20"/>
          <w:szCs w:val="20"/>
        </w:rPr>
        <w:t>e</w:t>
      </w:r>
      <w:r>
        <w:rPr>
          <w:rFonts w:ascii="Arial" w:eastAsia="Arial" w:hAnsi="Arial" w:cs="Arial"/>
          <w:spacing w:val="-8"/>
          <w:w w:val="87"/>
          <w:sz w:val="20"/>
          <w:szCs w:val="20"/>
        </w:rPr>
        <w:t>r</w:t>
      </w:r>
      <w:r>
        <w:rPr>
          <w:rFonts w:ascii="Arial" w:eastAsia="Arial" w:hAnsi="Arial" w:cs="Arial"/>
          <w:w w:val="89"/>
          <w:sz w:val="20"/>
          <w:szCs w:val="20"/>
        </w:rPr>
        <w:t xml:space="preserve">, </w:t>
      </w:r>
      <w:r>
        <w:rPr>
          <w:rFonts w:ascii="Arial" w:eastAsia="Arial" w:hAnsi="Arial" w:cs="Arial"/>
          <w:w w:val="79"/>
          <w:sz w:val="20"/>
          <w:szCs w:val="20"/>
        </w:rPr>
        <w:t xml:space="preserve">a </w:t>
      </w:r>
      <w:r>
        <w:rPr>
          <w:rFonts w:ascii="Arial" w:eastAsia="Arial" w:hAnsi="Arial" w:cs="Arial"/>
          <w:sz w:val="20"/>
          <w:szCs w:val="20"/>
        </w:rPr>
        <w:t>la</w:t>
      </w:r>
      <w:r>
        <w:rPr>
          <w:rFonts w:ascii="Arial" w:eastAsia="Arial" w:hAnsi="Arial" w:cs="Arial"/>
          <w:spacing w:val="-4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>ge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source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 that</w:t>
      </w:r>
      <w:r>
        <w:rPr>
          <w:rFonts w:ascii="Arial" w:eastAsia="Arial" w:hAnsi="Arial" w:cs="Arial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data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 actually</w:t>
      </w:r>
      <w:r>
        <w:rPr>
          <w:rFonts w:ascii="Arial" w:eastAsia="Arial" w:hAnsi="Arial" w:cs="Arial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from</w:t>
      </w:r>
      <w:r>
        <w:rPr>
          <w:rFonts w:ascii="Arial" w:eastAsia="Arial" w:hAnsi="Arial" w:cs="Arial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Geographic Information Systems</w:t>
      </w:r>
      <w:r>
        <w:rPr>
          <w:rFonts w:ascii="Arial" w:eastAsia="Arial" w:hAnsi="Arial" w:cs="Arial"/>
          <w:spacing w:val="-1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(GIS),</w:t>
      </w:r>
      <w:r>
        <w:rPr>
          <w:rFonts w:ascii="Arial" w:eastAsia="Arial" w:hAnsi="Arial" w:cs="Arial"/>
          <w:spacing w:val="3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and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the</w:t>
      </w:r>
      <w:r>
        <w:rPr>
          <w:rFonts w:ascii="Arial" w:eastAsia="Arial" w:hAnsi="Arial" w:cs="Arial"/>
          <w:spacing w:val="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tools</w:t>
      </w:r>
      <w:r>
        <w:rPr>
          <w:rFonts w:ascii="Arial" w:eastAsia="Arial" w:hAnsi="Arial" w:cs="Arial"/>
          <w:spacing w:val="1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av</w:t>
      </w:r>
      <w:r>
        <w:rPr>
          <w:rFonts w:ascii="Arial" w:eastAsia="Arial" w:hAnsi="Arial" w:cs="Arial"/>
          <w:w w:val="89"/>
          <w:sz w:val="20"/>
          <w:szCs w:val="20"/>
        </w:rPr>
        <w:t>ailable</w:t>
      </w:r>
      <w:r>
        <w:rPr>
          <w:rFonts w:ascii="Arial" w:eastAsia="Arial" w:hAnsi="Arial" w:cs="Arial"/>
          <w:spacing w:val="1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interpret</w:t>
      </w:r>
    </w:p>
    <w:p w14:paraId="6C9EFC9D" w14:textId="77777777" w:rsidR="00CE37CF" w:rsidRDefault="007311F8" w:rsidP="00E3104D">
      <w:pPr>
        <w:spacing w:before="25" w:after="0" w:line="249" w:lineRule="auto"/>
        <w:ind w:right="65"/>
        <w:jc w:val="both"/>
        <w:rPr>
          <w:rFonts w:ascii="Arial" w:eastAsia="Arial" w:hAnsi="Arial" w:cs="Arial"/>
          <w:sz w:val="20"/>
          <w:szCs w:val="20"/>
        </w:rPr>
      </w:pPr>
      <w:r>
        <w:br w:type="column"/>
      </w:r>
      <w:proofErr w:type="gramStart"/>
      <w:r w:rsidR="00E3104D">
        <w:rPr>
          <w:rFonts w:ascii="Arial" w:eastAsia="Arial" w:hAnsi="Arial" w:cs="Arial"/>
          <w:sz w:val="20"/>
          <w:szCs w:val="20"/>
        </w:rPr>
        <w:t>this</w:t>
      </w:r>
      <w:proofErr w:type="gramEnd"/>
      <w:r w:rsidR="00E3104D">
        <w:rPr>
          <w:rFonts w:ascii="Arial" w:eastAsia="Arial" w:hAnsi="Arial" w:cs="Arial"/>
          <w:sz w:val="20"/>
          <w:szCs w:val="20"/>
        </w:rPr>
        <w:t xml:space="preserve"> kind of data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are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lacking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[26].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multiplicity</w:t>
      </w:r>
      <w:r>
        <w:rPr>
          <w:rFonts w:ascii="Arial" w:eastAsia="Arial" w:hAnsi="Arial" w:cs="Arial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APIs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h</w:t>
      </w:r>
      <w:r>
        <w:rPr>
          <w:rFonts w:ascii="Arial" w:eastAsia="Arial" w:hAnsi="Arial" w:cs="Arial"/>
          <w:spacing w:val="-4"/>
          <w:w w:val="84"/>
          <w:sz w:val="20"/>
          <w:szCs w:val="20"/>
        </w:rPr>
        <w:t>a</w:t>
      </w:r>
      <w:r>
        <w:rPr>
          <w:rFonts w:ascii="Arial" w:eastAsia="Arial" w:hAnsi="Arial" w:cs="Arial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w w:val="79"/>
          <w:sz w:val="20"/>
          <w:szCs w:val="20"/>
        </w:rPr>
        <w:t xml:space="preserve">e </w:t>
      </w:r>
      <w:r>
        <w:rPr>
          <w:rFonts w:ascii="Arial" w:eastAsia="Arial" w:hAnsi="Arial" w:cs="Arial"/>
          <w:w w:val="84"/>
          <w:sz w:val="20"/>
          <w:szCs w:val="20"/>
        </w:rPr>
        <w:t>standardized</w:t>
      </w:r>
      <w:r>
        <w:rPr>
          <w:rFonts w:ascii="Arial" w:eastAsia="Arial" w:hAnsi="Arial" w:cs="Arial"/>
          <w:spacing w:val="41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access</w:t>
      </w:r>
      <w:r>
        <w:rPr>
          <w:rFonts w:ascii="Arial" w:eastAsia="Arial" w:hAnsi="Arial" w:cs="Arial"/>
          <w:spacing w:val="-12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and</w:t>
      </w:r>
      <w:r>
        <w:rPr>
          <w:rFonts w:ascii="Arial" w:eastAsia="Arial" w:hAnsi="Arial" w:cs="Arial"/>
          <w:spacing w:val="14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structuring,</w:t>
      </w:r>
      <w:r>
        <w:rPr>
          <w:rFonts w:ascii="Arial" w:eastAsia="Arial" w:hAnsi="Arial" w:cs="Arial"/>
          <w:spacing w:val="23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b</w:t>
      </w:r>
      <w:r>
        <w:rPr>
          <w:rFonts w:ascii="Arial" w:eastAsia="Arial" w:hAnsi="Arial" w:cs="Arial"/>
          <w:w w:val="90"/>
          <w:sz w:val="20"/>
          <w:szCs w:val="20"/>
        </w:rPr>
        <w:t>ut</w:t>
      </w:r>
      <w:r>
        <w:rPr>
          <w:rFonts w:ascii="Arial" w:eastAsia="Arial" w:hAnsi="Arial" w:cs="Arial"/>
          <w:spacing w:val="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th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>y</w:t>
      </w:r>
      <w:r>
        <w:rPr>
          <w:rFonts w:ascii="Arial" w:eastAsia="Arial" w:hAnsi="Arial" w:cs="Arial"/>
          <w:spacing w:val="4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limit</w:t>
      </w:r>
      <w:r>
        <w:rPr>
          <w:rFonts w:ascii="Arial" w:eastAsia="Arial" w:hAnsi="Arial" w:cs="Arial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much</w:t>
      </w:r>
      <w:r>
        <w:rPr>
          <w:rFonts w:ascii="Arial" w:eastAsia="Arial" w:hAnsi="Arial" w:cs="Arial"/>
          <w:spacing w:val="4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the </w:t>
      </w:r>
      <w:r>
        <w:rPr>
          <w:rFonts w:ascii="Arial" w:eastAsia="Arial" w:hAnsi="Arial" w:cs="Arial"/>
          <w:w w:val="86"/>
          <w:sz w:val="20"/>
          <w:szCs w:val="20"/>
        </w:rPr>
        <w:t>meta-data</w:t>
      </w:r>
      <w:r>
        <w:rPr>
          <w:rFonts w:ascii="Arial" w:eastAsia="Arial" w:hAnsi="Arial" w:cs="Arial"/>
          <w:spacing w:val="3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associated</w:t>
      </w:r>
      <w:r>
        <w:rPr>
          <w:rFonts w:ascii="Arial" w:eastAsia="Arial" w:hAnsi="Arial" w:cs="Arial"/>
          <w:spacing w:val="1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them.</w:t>
      </w:r>
      <w:r>
        <w:rPr>
          <w:rFonts w:ascii="Arial" w:eastAsia="Arial" w:hAnsi="Arial" w:cs="Arial"/>
          <w:spacing w:val="2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Most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publicly 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av</w:t>
      </w:r>
      <w:r>
        <w:rPr>
          <w:rFonts w:ascii="Arial" w:eastAsia="Arial" w:hAnsi="Arial" w:cs="Arial"/>
          <w:w w:val="90"/>
          <w:sz w:val="20"/>
          <w:szCs w:val="20"/>
        </w:rPr>
        <w:t>ailable</w:t>
      </w:r>
      <w:r>
        <w:rPr>
          <w:rFonts w:ascii="Arial" w:eastAsia="Arial" w:hAnsi="Arial" w:cs="Arial"/>
          <w:spacing w:val="2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(i.e. </w:t>
      </w:r>
      <w:r>
        <w:rPr>
          <w:rFonts w:ascii="Arial" w:eastAsia="Arial" w:hAnsi="Arial" w:cs="Arial"/>
          <w:w w:val="90"/>
          <w:sz w:val="20"/>
          <w:szCs w:val="20"/>
        </w:rPr>
        <w:t>non-g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ov</w:t>
      </w:r>
      <w:r>
        <w:rPr>
          <w:rFonts w:ascii="Arial" w:eastAsia="Arial" w:hAnsi="Arial" w:cs="Arial"/>
          <w:w w:val="90"/>
          <w:sz w:val="20"/>
          <w:szCs w:val="20"/>
        </w:rPr>
        <w:t>ernmental)</w:t>
      </w:r>
      <w:r>
        <w:rPr>
          <w:rFonts w:ascii="Arial" w:eastAsia="Arial" w:hAnsi="Arial" w:cs="Arial"/>
          <w:spacing w:val="1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’big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data’</w:t>
      </w:r>
      <w:r>
        <w:rPr>
          <w:rFonts w:ascii="Arial" w:eastAsia="Arial" w:hAnsi="Arial" w:cs="Arial"/>
          <w:spacing w:val="2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sources</w:t>
      </w:r>
      <w:r>
        <w:rPr>
          <w:rFonts w:ascii="Arial" w:eastAsia="Arial" w:hAnsi="Arial" w:cs="Arial"/>
          <w:spacing w:val="-1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spatial</w:t>
      </w:r>
      <w:r>
        <w:rPr>
          <w:rFonts w:ascii="Arial" w:eastAsia="Arial" w:hAnsi="Arial" w:cs="Arial"/>
          <w:spacing w:val="1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components </w:t>
      </w:r>
      <w:r>
        <w:rPr>
          <w:rFonts w:ascii="Arial" w:eastAsia="Arial" w:hAnsi="Arial" w:cs="Arial"/>
          <w:w w:val="87"/>
          <w:sz w:val="20"/>
          <w:szCs w:val="20"/>
        </w:rPr>
        <w:t>r</w:t>
      </w:r>
      <w:r>
        <w:rPr>
          <w:rFonts w:ascii="Arial" w:eastAsia="Arial" w:hAnsi="Arial" w:cs="Arial"/>
          <w:spacing w:val="-4"/>
          <w:w w:val="87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v</w:t>
      </w:r>
      <w:r>
        <w:rPr>
          <w:rFonts w:ascii="Arial" w:eastAsia="Arial" w:hAnsi="Arial" w:cs="Arial"/>
          <w:w w:val="87"/>
          <w:sz w:val="20"/>
          <w:szCs w:val="20"/>
        </w:rPr>
        <w:t>ol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v</w:t>
      </w:r>
      <w:r>
        <w:rPr>
          <w:rFonts w:ascii="Arial" w:eastAsia="Arial" w:hAnsi="Arial" w:cs="Arial"/>
          <w:w w:val="87"/>
          <w:sz w:val="20"/>
          <w:szCs w:val="20"/>
        </w:rPr>
        <w:t xml:space="preserve">e </w:t>
      </w:r>
      <w:r>
        <w:rPr>
          <w:rFonts w:ascii="Arial" w:eastAsia="Arial" w:hAnsi="Arial" w:cs="Arial"/>
          <w:spacing w:val="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around</w:t>
      </w:r>
      <w:r>
        <w:rPr>
          <w:rFonts w:ascii="Arial" w:eastAsia="Arial" w:hAnsi="Arial" w:cs="Arial"/>
          <w:spacing w:val="2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data</w:t>
      </w:r>
      <w:r>
        <w:rPr>
          <w:rFonts w:ascii="Arial" w:eastAsia="Arial" w:hAnsi="Arial" w:cs="Arial"/>
          <w:spacing w:val="1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scraped</w:t>
      </w:r>
      <w:r>
        <w:rPr>
          <w:rFonts w:ascii="Arial" w:eastAsia="Arial" w:hAnsi="Arial" w:cs="Arial"/>
          <w:spacing w:val="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from </w:t>
      </w:r>
      <w:r>
        <w:rPr>
          <w:rFonts w:ascii="Arial" w:eastAsia="Arial" w:hAnsi="Arial" w:cs="Arial"/>
          <w:w w:val="92"/>
          <w:sz w:val="20"/>
          <w:szCs w:val="20"/>
        </w:rPr>
        <w:t>mobile</w:t>
      </w:r>
      <w:r>
        <w:rPr>
          <w:rFonts w:ascii="Arial" w:eastAsia="Arial" w:hAnsi="Arial" w:cs="Arial"/>
          <w:spacing w:val="26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soft</w:t>
      </w:r>
      <w:r>
        <w:rPr>
          <w:rFonts w:ascii="Arial" w:eastAsia="Arial" w:hAnsi="Arial" w:cs="Arial"/>
          <w:spacing w:val="-2"/>
          <w:w w:val="92"/>
          <w:sz w:val="20"/>
          <w:szCs w:val="20"/>
        </w:rPr>
        <w:t>w</w:t>
      </w:r>
      <w:r>
        <w:rPr>
          <w:rFonts w:ascii="Arial" w:eastAsia="Arial" w:hAnsi="Arial" w:cs="Arial"/>
          <w:w w:val="92"/>
          <w:sz w:val="20"/>
          <w:szCs w:val="20"/>
        </w:rPr>
        <w:t>are</w:t>
      </w:r>
      <w:r>
        <w:rPr>
          <w:rFonts w:ascii="Arial" w:eastAsia="Arial" w:hAnsi="Arial" w:cs="Arial"/>
          <w:spacing w:val="6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 xml:space="preserve">platforms, </w:t>
      </w:r>
      <w:r>
        <w:rPr>
          <w:rFonts w:ascii="Arial" w:eastAsia="Arial" w:hAnsi="Arial" w:cs="Arial"/>
          <w:w w:val="87"/>
          <w:sz w:val="20"/>
          <w:szCs w:val="20"/>
        </w:rPr>
        <w:t xml:space="preserve">including </w:t>
      </w:r>
      <w:r>
        <w:rPr>
          <w:rFonts w:ascii="Arial" w:eastAsia="Arial" w:hAnsi="Arial" w:cs="Arial"/>
          <w:spacing w:val="1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twitte</w:t>
      </w:r>
      <w:r>
        <w:rPr>
          <w:rFonts w:ascii="Arial" w:eastAsia="Arial" w:hAnsi="Arial" w:cs="Arial"/>
          <w:spacing w:val="-7"/>
          <w:w w:val="87"/>
          <w:sz w:val="20"/>
          <w:szCs w:val="20"/>
        </w:rPr>
        <w:t>r</w:t>
      </w:r>
      <w:r>
        <w:rPr>
          <w:rFonts w:ascii="Arial" w:eastAsia="Arial" w:hAnsi="Arial" w:cs="Arial"/>
          <w:w w:val="87"/>
          <w:sz w:val="20"/>
          <w:szCs w:val="20"/>
        </w:rPr>
        <w:t xml:space="preserve">, </w:t>
      </w:r>
      <w:r>
        <w:rPr>
          <w:rFonts w:ascii="Arial" w:eastAsia="Arial" w:hAnsi="Arial" w:cs="Arial"/>
          <w:spacing w:val="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Instagram,</w:t>
      </w:r>
      <w:r>
        <w:rPr>
          <w:rFonts w:ascii="Arial" w:eastAsia="Arial" w:hAnsi="Arial" w:cs="Arial"/>
          <w:spacing w:val="1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Snapchat</w:t>
      </w:r>
      <w:r>
        <w:rPr>
          <w:rFonts w:ascii="Arial" w:eastAsia="Arial" w:hAnsi="Arial" w:cs="Arial"/>
          <w:spacing w:val="-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and</w:t>
      </w:r>
      <w:r>
        <w:rPr>
          <w:rFonts w:ascii="Arial" w:eastAsia="Arial" w:hAnsi="Arial" w:cs="Arial"/>
          <w:spacing w:val="-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r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>vi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>ws</w:t>
      </w:r>
      <w:r>
        <w:rPr>
          <w:rFonts w:ascii="Arial" w:eastAsia="Arial" w:hAnsi="Arial" w:cs="Arial"/>
          <w:spacing w:val="4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on</w:t>
      </w:r>
      <w:r>
        <w:rPr>
          <w:rFonts w:ascii="Arial" w:eastAsia="Arial" w:hAnsi="Arial" w:cs="Arial"/>
          <w:spacing w:val="-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 xml:space="preserve">mapping </w:t>
      </w:r>
      <w:r>
        <w:rPr>
          <w:rFonts w:ascii="Arial" w:eastAsia="Arial" w:hAnsi="Arial" w:cs="Arial"/>
          <w:w w:val="84"/>
          <w:sz w:val="20"/>
          <w:szCs w:val="20"/>
        </w:rPr>
        <w:t>apps</w:t>
      </w:r>
      <w:r>
        <w:rPr>
          <w:rFonts w:ascii="Arial" w:eastAsia="Arial" w:hAnsi="Arial" w:cs="Arial"/>
          <w:spacing w:val="14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[26].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The </w:t>
      </w:r>
      <w:r>
        <w:rPr>
          <w:rFonts w:ascii="Arial" w:eastAsia="Arial" w:hAnsi="Arial" w:cs="Arial"/>
          <w:w w:val="87"/>
          <w:sz w:val="20"/>
          <w:szCs w:val="20"/>
        </w:rPr>
        <w:t>recent</w:t>
      </w:r>
      <w:r>
        <w:rPr>
          <w:rFonts w:ascii="Arial" w:eastAsia="Arial" w:hAnsi="Arial" w:cs="Arial"/>
          <w:spacing w:val="1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API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changes</w:t>
      </w:r>
      <w:r>
        <w:rPr>
          <w:rFonts w:ascii="Arial" w:eastAsia="Arial" w:hAnsi="Arial" w:cs="Arial"/>
          <w:spacing w:val="14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by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Google</w:t>
      </w:r>
      <w:r>
        <w:rPr>
          <w:rFonts w:ascii="Arial" w:eastAsia="Arial" w:hAnsi="Arial" w:cs="Arial"/>
          <w:spacing w:val="1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Maps,</w:t>
      </w:r>
      <w:r>
        <w:rPr>
          <w:rFonts w:ascii="Arial" w:eastAsia="Arial" w:hAnsi="Arial" w:cs="Arial"/>
          <w:spacing w:val="1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instance,</w:t>
      </w:r>
      <w:r>
        <w:rPr>
          <w:rFonts w:ascii="Arial" w:eastAsia="Arial" w:hAnsi="Arial" w:cs="Arial"/>
          <w:spacing w:val="1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aptly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sh</w:t>
      </w:r>
      <w:r>
        <w:rPr>
          <w:rFonts w:ascii="Arial" w:eastAsia="Arial" w:hAnsi="Arial" w:cs="Arial"/>
          <w:spacing w:val="-5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w </w:t>
      </w:r>
      <w:r>
        <w:rPr>
          <w:rFonts w:ascii="Arial" w:eastAsia="Arial" w:hAnsi="Arial" w:cs="Arial"/>
          <w:w w:val="87"/>
          <w:sz w:val="20"/>
          <w:szCs w:val="20"/>
        </w:rPr>
        <w:t>that</w:t>
      </w:r>
      <w:r>
        <w:rPr>
          <w:rFonts w:ascii="Arial" w:eastAsia="Arial" w:hAnsi="Arial" w:cs="Arial"/>
          <w:spacing w:val="1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data</w:t>
      </w:r>
      <w:r>
        <w:rPr>
          <w:rFonts w:ascii="Arial" w:eastAsia="Arial" w:hAnsi="Arial" w:cs="Arial"/>
          <w:spacing w:val="-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content,</w:t>
      </w:r>
      <w:r>
        <w:rPr>
          <w:rFonts w:ascii="Arial" w:eastAsia="Arial" w:hAnsi="Arial" w:cs="Arial"/>
          <w:spacing w:val="2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and</w:t>
      </w:r>
      <w:r>
        <w:rPr>
          <w:rFonts w:ascii="Arial" w:eastAsia="Arial" w:hAnsi="Arial" w:cs="Arial"/>
          <w:spacing w:val="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thus</w:t>
      </w:r>
      <w:r>
        <w:rPr>
          <w:rFonts w:ascii="Arial" w:eastAsia="Arial" w:hAnsi="Arial" w:cs="Arial"/>
          <w:spacing w:val="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its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meaning,</w:t>
      </w:r>
      <w:r>
        <w:rPr>
          <w:rFonts w:ascii="Arial" w:eastAsia="Arial" w:hAnsi="Arial" w:cs="Arial"/>
          <w:spacing w:val="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subject</w:t>
      </w:r>
      <w:r>
        <w:rPr>
          <w:rFonts w:ascii="Arial" w:eastAsia="Arial" w:hAnsi="Arial" w:cs="Arial"/>
          <w:spacing w:val="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e</w:t>
      </w:r>
      <w:r>
        <w:rPr>
          <w:rFonts w:ascii="Arial" w:eastAsia="Arial" w:hAnsi="Arial" w:cs="Arial"/>
          <w:w w:val="93"/>
          <w:sz w:val="20"/>
          <w:szCs w:val="20"/>
        </w:rPr>
        <w:t xml:space="preserve">gulation </w:t>
      </w:r>
      <w:r>
        <w:rPr>
          <w:rFonts w:ascii="Arial" w:eastAsia="Arial" w:hAnsi="Arial" w:cs="Arial"/>
          <w:w w:val="89"/>
          <w:sz w:val="20"/>
          <w:szCs w:val="20"/>
        </w:rPr>
        <w:t>that</w:t>
      </w:r>
      <w:r>
        <w:rPr>
          <w:rFonts w:ascii="Arial" w:eastAsia="Arial" w:hAnsi="Arial" w:cs="Arial"/>
          <w:spacing w:val="2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outside</w:t>
      </w:r>
      <w:r>
        <w:rPr>
          <w:rFonts w:ascii="Arial" w:eastAsia="Arial" w:hAnsi="Arial" w:cs="Arial"/>
          <w:spacing w:val="2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control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researchers.</w:t>
      </w:r>
      <w:r w:rsidR="00E3104D">
        <w:rPr>
          <w:rFonts w:ascii="Arial" w:eastAsia="Arial" w:hAnsi="Arial" w:cs="Arial"/>
          <w:sz w:val="20"/>
          <w:szCs w:val="20"/>
        </w:rPr>
        <w:t xml:space="preserve"> 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goal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research</w:t>
      </w:r>
      <w:r>
        <w:rPr>
          <w:rFonts w:ascii="Arial" w:eastAsia="Arial" w:hAnsi="Arial" w:cs="Arial"/>
          <w:spacing w:val="38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project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detect</w:t>
      </w:r>
      <w:r>
        <w:rPr>
          <w:rFonts w:ascii="Arial" w:eastAsia="Arial" w:hAnsi="Arial" w:cs="Arial"/>
          <w:spacing w:val="3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 w:rsidR="00E3104D">
        <w:rPr>
          <w:rFonts w:ascii="Arial" w:eastAsia="Arial" w:hAnsi="Arial" w:cs="Arial"/>
          <w:w w:val="86"/>
          <w:sz w:val="20"/>
          <w:szCs w:val="20"/>
        </w:rPr>
        <w:t>analyze</w:t>
      </w:r>
      <w:r>
        <w:rPr>
          <w:rFonts w:ascii="Arial" w:eastAsia="Arial" w:hAnsi="Arial" w:cs="Arial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</w:t>
      </w:r>
      <w:r>
        <w:rPr>
          <w:rFonts w:ascii="Arial" w:eastAsia="Arial" w:hAnsi="Arial" w:cs="Arial"/>
          <w:spacing w:val="-5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w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patterns</w:t>
      </w:r>
      <w:r>
        <w:rPr>
          <w:rFonts w:ascii="Arial" w:eastAsia="Arial" w:hAnsi="Arial" w:cs="Arial"/>
          <w:spacing w:val="3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features</w:t>
      </w:r>
      <w:r>
        <w:rPr>
          <w:rFonts w:ascii="Arial" w:eastAsia="Arial" w:hAnsi="Arial" w:cs="Arial"/>
          <w:spacing w:val="4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change</w:t>
      </w:r>
      <w:r>
        <w:rPr>
          <w:rFonts w:ascii="Arial" w:eastAsia="Arial" w:hAnsi="Arial" w:cs="Arial"/>
          <w:spacing w:val="3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sz w:val="20"/>
          <w:szCs w:val="20"/>
        </w:rPr>
        <w:t>ov</w:t>
      </w:r>
      <w:r>
        <w:rPr>
          <w:rFonts w:ascii="Arial" w:eastAsia="Arial" w:hAnsi="Arial" w:cs="Arial"/>
          <w:sz w:val="20"/>
          <w:szCs w:val="20"/>
        </w:rPr>
        <w:t>er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time</w:t>
      </w:r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w w:val="82"/>
          <w:sz w:val="20"/>
          <w:szCs w:val="20"/>
        </w:rPr>
        <w:t>space</w:t>
      </w:r>
      <w:r>
        <w:rPr>
          <w:rFonts w:ascii="Arial" w:eastAsia="Arial" w:hAnsi="Arial" w:cs="Arial"/>
          <w:spacing w:val="41"/>
          <w:w w:val="8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in </w:t>
      </w:r>
      <w:proofErr w:type="spellStart"/>
      <w:r>
        <w:rPr>
          <w:rFonts w:ascii="Arial" w:eastAsia="Arial" w:hAnsi="Arial" w:cs="Arial"/>
          <w:w w:val="86"/>
          <w:sz w:val="20"/>
          <w:szCs w:val="20"/>
        </w:rPr>
        <w:t>spatio</w:t>
      </w:r>
      <w:proofErr w:type="spellEnd"/>
      <w:r w:rsidR="00E3104D">
        <w:rPr>
          <w:rFonts w:ascii="Arial" w:eastAsia="Arial" w:hAnsi="Arial" w:cs="Arial"/>
          <w:w w:val="86"/>
          <w:sz w:val="20"/>
          <w:szCs w:val="20"/>
        </w:rPr>
        <w:t>-</w:t>
      </w:r>
      <w:r>
        <w:rPr>
          <w:rFonts w:ascii="Arial" w:eastAsia="Arial" w:hAnsi="Arial" w:cs="Arial"/>
          <w:w w:val="86"/>
          <w:sz w:val="20"/>
          <w:szCs w:val="20"/>
        </w:rPr>
        <w:t xml:space="preserve">temporal </w:t>
      </w:r>
      <w:r w:rsidR="00E3104D">
        <w:rPr>
          <w:rFonts w:ascii="Arial" w:eastAsia="Arial" w:hAnsi="Arial" w:cs="Arial"/>
          <w:w w:val="86"/>
          <w:sz w:val="20"/>
          <w:szCs w:val="20"/>
        </w:rPr>
        <w:t xml:space="preserve">data and automatically story-telling based on the time-serials of </w:t>
      </w:r>
      <w:proofErr w:type="spellStart"/>
      <w:r w:rsidR="00E3104D">
        <w:rPr>
          <w:rFonts w:ascii="Arial" w:eastAsia="Arial" w:hAnsi="Arial" w:cs="Arial"/>
          <w:w w:val="86"/>
          <w:sz w:val="20"/>
          <w:szCs w:val="20"/>
        </w:rPr>
        <w:t>spatio</w:t>
      </w:r>
      <w:proofErr w:type="spellEnd"/>
      <w:r w:rsidR="00E3104D">
        <w:rPr>
          <w:rFonts w:ascii="Arial" w:eastAsia="Arial" w:hAnsi="Arial" w:cs="Arial"/>
          <w:w w:val="86"/>
          <w:sz w:val="20"/>
          <w:szCs w:val="20"/>
        </w:rPr>
        <w:t xml:space="preserve">-temporal data. </w:t>
      </w:r>
    </w:p>
    <w:p w14:paraId="2A4E03F4" w14:textId="77777777" w:rsidR="00CE37CF" w:rsidRDefault="007311F8">
      <w:pPr>
        <w:spacing w:before="22" w:after="0" w:line="249" w:lineRule="auto"/>
        <w:ind w:right="65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Our</w:t>
      </w:r>
      <w:r>
        <w:rPr>
          <w:rFonts w:ascii="Arial" w:eastAsia="Arial" w:hAnsi="Arial" w:cs="Arial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approach </w:t>
      </w:r>
      <w:r>
        <w:rPr>
          <w:rFonts w:ascii="Arial" w:eastAsia="Arial" w:hAnsi="Arial" w:cs="Arial"/>
          <w:sz w:val="20"/>
          <w:szCs w:val="20"/>
        </w:rPr>
        <w:t>pr</w:t>
      </w:r>
      <w:r>
        <w:rPr>
          <w:rFonts w:ascii="Arial" w:eastAsia="Arial" w:hAnsi="Arial" w:cs="Arial"/>
          <w:spacing w:val="-3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vides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82"/>
          <w:sz w:val="20"/>
          <w:szCs w:val="20"/>
        </w:rPr>
        <w:t xml:space="preserve">a change  </w:t>
      </w:r>
      <w:r>
        <w:rPr>
          <w:rFonts w:ascii="Arial" w:eastAsia="Arial" w:hAnsi="Arial" w:cs="Arial"/>
          <w:spacing w:val="5"/>
          <w:w w:val="8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monitoring</w:t>
      </w:r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fram</w:t>
      </w:r>
      <w:r>
        <w:rPr>
          <w:rFonts w:ascii="Arial" w:eastAsia="Arial" w:hAnsi="Arial" w:cs="Arial"/>
          <w:spacing w:val="-5"/>
          <w:w w:val="90"/>
          <w:sz w:val="20"/>
          <w:szCs w:val="20"/>
        </w:rPr>
        <w:t>e</w:t>
      </w:r>
      <w:r>
        <w:rPr>
          <w:rFonts w:ascii="Arial" w:eastAsia="Arial" w:hAnsi="Arial" w:cs="Arial"/>
          <w:spacing w:val="-2"/>
          <w:w w:val="99"/>
          <w:sz w:val="20"/>
          <w:szCs w:val="20"/>
        </w:rPr>
        <w:t>w</w:t>
      </w:r>
      <w:r>
        <w:rPr>
          <w:rFonts w:ascii="Arial" w:eastAsia="Arial" w:hAnsi="Arial" w:cs="Arial"/>
          <w:w w:val="95"/>
          <w:sz w:val="20"/>
          <w:szCs w:val="20"/>
        </w:rPr>
        <w:t xml:space="preserve">ork </w:t>
      </w:r>
      <w:r>
        <w:rPr>
          <w:rFonts w:ascii="Arial" w:eastAsia="Arial" w:hAnsi="Arial" w:cs="Arial"/>
          <w:w w:val="86"/>
          <w:sz w:val="20"/>
          <w:szCs w:val="20"/>
        </w:rPr>
        <w:t>which creates</w:t>
      </w:r>
      <w:r>
        <w:rPr>
          <w:rFonts w:ascii="Arial" w:eastAsia="Arial" w:hAnsi="Arial" w:cs="Arial"/>
          <w:spacing w:val="-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</w:t>
      </w:r>
      <w:r>
        <w:rPr>
          <w:rFonts w:ascii="Arial" w:eastAsia="Arial" w:hAnsi="Arial" w:cs="Arial"/>
          <w:spacing w:val="-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change</w:t>
      </w:r>
      <w:r>
        <w:rPr>
          <w:rFonts w:ascii="Arial" w:eastAsia="Arial" w:hAnsi="Arial" w:cs="Arial"/>
          <w:spacing w:val="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graph</w:t>
      </w:r>
      <w:r>
        <w:rPr>
          <w:rFonts w:ascii="Arial" w:eastAsia="Arial" w:hAnsi="Arial" w:cs="Arial"/>
          <w:spacing w:val="1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that</w:t>
      </w:r>
      <w:r>
        <w:rPr>
          <w:rFonts w:ascii="Arial" w:eastAsia="Arial" w:hAnsi="Arial" w:cs="Arial"/>
          <w:spacing w:val="1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captures</w:t>
      </w:r>
      <w:r>
        <w:rPr>
          <w:rFonts w:ascii="Arial" w:eastAsia="Arial" w:hAnsi="Arial" w:cs="Arial"/>
          <w:spacing w:val="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the</w:t>
      </w:r>
      <w:r>
        <w:rPr>
          <w:rFonts w:ascii="Arial" w:eastAsia="Arial" w:hAnsi="Arial" w:cs="Arial"/>
          <w:spacing w:val="9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changes</w:t>
      </w:r>
      <w:r>
        <w:rPr>
          <w:rFonts w:ascii="Arial" w:eastAsia="Arial" w:hAnsi="Arial" w:cs="Arial"/>
          <w:spacing w:val="-9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spatial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clusters</w:t>
      </w:r>
      <w:r>
        <w:rPr>
          <w:rFonts w:ascii="Arial" w:eastAsia="Arial" w:hAnsi="Arial" w:cs="Arial"/>
          <w:spacing w:val="2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and</w:t>
      </w:r>
      <w:r>
        <w:rPr>
          <w:rFonts w:ascii="Arial" w:eastAsia="Arial" w:hAnsi="Arial" w:cs="Arial"/>
          <w:spacing w:val="1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</w:t>
      </w:r>
      <w:r>
        <w:rPr>
          <w:rFonts w:ascii="Arial" w:eastAsia="Arial" w:hAnsi="Arial" w:cs="Arial"/>
          <w:spacing w:val="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change</w:t>
      </w:r>
      <w:r>
        <w:rPr>
          <w:rFonts w:ascii="Arial" w:eastAsia="Arial" w:hAnsi="Arial" w:cs="Arial"/>
          <w:spacing w:val="1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summarization </w:t>
      </w:r>
      <w:r>
        <w:rPr>
          <w:rFonts w:ascii="Arial" w:eastAsia="Arial" w:hAnsi="Arial" w:cs="Arial"/>
          <w:w w:val="90"/>
          <w:sz w:val="20"/>
          <w:szCs w:val="20"/>
        </w:rPr>
        <w:t>fram</w:t>
      </w:r>
      <w:r>
        <w:rPr>
          <w:rFonts w:ascii="Arial" w:eastAsia="Arial" w:hAnsi="Arial" w:cs="Arial"/>
          <w:spacing w:val="-5"/>
          <w:w w:val="90"/>
          <w:sz w:val="20"/>
          <w:szCs w:val="20"/>
        </w:rPr>
        <w:t>e</w:t>
      </w:r>
      <w:r>
        <w:rPr>
          <w:rFonts w:ascii="Arial" w:eastAsia="Arial" w:hAnsi="Arial" w:cs="Arial"/>
          <w:spacing w:val="-2"/>
          <w:w w:val="99"/>
          <w:sz w:val="20"/>
          <w:szCs w:val="20"/>
        </w:rPr>
        <w:t>w</w:t>
      </w:r>
      <w:r>
        <w:rPr>
          <w:rFonts w:ascii="Arial" w:eastAsia="Arial" w:hAnsi="Arial" w:cs="Arial"/>
          <w:w w:val="95"/>
          <w:sz w:val="20"/>
          <w:szCs w:val="20"/>
        </w:rPr>
        <w:t xml:space="preserve">ork </w:t>
      </w:r>
      <w:r>
        <w:rPr>
          <w:rFonts w:ascii="Arial" w:eastAsia="Arial" w:hAnsi="Arial" w:cs="Arial"/>
          <w:sz w:val="20"/>
          <w:szCs w:val="20"/>
        </w:rPr>
        <w:t>that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creates</w:t>
      </w:r>
      <w:r>
        <w:rPr>
          <w:rFonts w:ascii="Arial" w:eastAsia="Arial" w:hAnsi="Arial" w:cs="Arial"/>
          <w:spacing w:val="2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specific change</w:t>
      </w:r>
      <w:r>
        <w:rPr>
          <w:rFonts w:ascii="Arial" w:eastAsia="Arial" w:hAnsi="Arial" w:cs="Arial"/>
          <w:spacing w:val="3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summaries based</w:t>
      </w:r>
      <w:r>
        <w:rPr>
          <w:rFonts w:ascii="Arial" w:eastAsia="Arial" w:hAnsi="Arial" w:cs="Arial"/>
          <w:spacing w:val="20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change </w:t>
      </w:r>
      <w:r>
        <w:rPr>
          <w:rFonts w:ascii="Arial" w:eastAsia="Arial" w:hAnsi="Arial" w:cs="Arial"/>
          <w:w w:val="85"/>
          <w:sz w:val="20"/>
          <w:szCs w:val="20"/>
        </w:rPr>
        <w:t>graph</w:t>
      </w:r>
      <w:r>
        <w:rPr>
          <w:rFonts w:ascii="Arial" w:eastAsia="Arial" w:hAnsi="Arial" w:cs="Arial"/>
          <w:spacing w:val="38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based</w:t>
      </w:r>
      <w:r>
        <w:rPr>
          <w:rFonts w:ascii="Arial" w:eastAsia="Arial" w:hAnsi="Arial" w:cs="Arial"/>
          <w:spacing w:val="11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change</w:t>
      </w:r>
      <w:r>
        <w:rPr>
          <w:rFonts w:ascii="Arial" w:eastAsia="Arial" w:hAnsi="Arial" w:cs="Arial"/>
          <w:spacing w:val="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story</w:t>
      </w:r>
      <w:r>
        <w:rPr>
          <w:rFonts w:ascii="Arial" w:eastAsia="Arial" w:hAnsi="Arial" w:cs="Arial"/>
          <w:spacing w:val="3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types.</w:t>
      </w:r>
    </w:p>
    <w:p w14:paraId="0DFA774B" w14:textId="77777777" w:rsidR="00CE37CF" w:rsidRDefault="007311F8">
      <w:pPr>
        <w:spacing w:before="22" w:after="0" w:line="240" w:lineRule="auto"/>
        <w:ind w:left="199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Our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research</w:t>
      </w:r>
      <w:r>
        <w:rPr>
          <w:rFonts w:ascii="Arial" w:eastAsia="Arial" w:hAnsi="Arial" w:cs="Arial"/>
          <w:spacing w:val="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contri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b</w:t>
      </w:r>
      <w:r>
        <w:rPr>
          <w:rFonts w:ascii="Arial" w:eastAsia="Arial" w:hAnsi="Arial" w:cs="Arial"/>
          <w:w w:val="87"/>
          <w:sz w:val="20"/>
          <w:szCs w:val="20"/>
        </w:rPr>
        <w:t xml:space="preserve">utions </w:t>
      </w:r>
      <w:r w:rsidR="00E3104D">
        <w:rPr>
          <w:rFonts w:ascii="Arial" w:eastAsia="Arial" w:hAnsi="Arial" w:cs="Arial"/>
          <w:w w:val="87"/>
          <w:sz w:val="20"/>
          <w:szCs w:val="20"/>
        </w:rPr>
        <w:t>are</w:t>
      </w:r>
      <w:r>
        <w:rPr>
          <w:rFonts w:ascii="Arial" w:eastAsia="Arial" w:hAnsi="Arial" w:cs="Arial"/>
          <w:spacing w:val="1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summarized</w:t>
      </w:r>
      <w:r>
        <w:rPr>
          <w:rFonts w:ascii="Arial" w:eastAsia="Arial" w:hAnsi="Arial" w:cs="Arial"/>
          <w:spacing w:val="4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as</w:t>
      </w:r>
      <w:r>
        <w:rPr>
          <w:rFonts w:ascii="Arial" w:eastAsia="Arial" w:hAnsi="Arial" w:cs="Arial"/>
          <w:spacing w:val="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foll</w:t>
      </w:r>
      <w:r>
        <w:rPr>
          <w:rFonts w:ascii="Arial" w:eastAsia="Arial" w:hAnsi="Arial" w:cs="Arial"/>
          <w:spacing w:val="-5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ws:</w:t>
      </w:r>
    </w:p>
    <w:p w14:paraId="5CBF2EF1" w14:textId="77777777" w:rsidR="00CE37CF" w:rsidRDefault="007311F8">
      <w:pPr>
        <w:spacing w:before="95" w:after="0" w:line="249" w:lineRule="auto"/>
        <w:ind w:left="485" w:right="65" w:hanging="28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ov</w:t>
      </w:r>
      <w:r>
        <w:rPr>
          <w:rFonts w:ascii="Arial" w:eastAsia="Arial" w:hAnsi="Arial" w:cs="Arial"/>
          <w:w w:val="89"/>
          <w:sz w:val="20"/>
          <w:szCs w:val="20"/>
        </w:rPr>
        <w:t>el</w:t>
      </w:r>
      <w:r>
        <w:rPr>
          <w:rFonts w:ascii="Arial" w:eastAsia="Arial" w:hAnsi="Arial" w:cs="Arial"/>
          <w:spacing w:val="3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change analysis</w:t>
      </w:r>
      <w:r>
        <w:rPr>
          <w:rFonts w:ascii="Arial" w:eastAsia="Arial" w:hAnsi="Arial" w:cs="Arial"/>
          <w:spacing w:val="1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fram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e</w:t>
      </w:r>
      <w:r>
        <w:rPr>
          <w:rFonts w:ascii="Arial" w:eastAsia="Arial" w:hAnsi="Arial" w:cs="Arial"/>
          <w:spacing w:val="-2"/>
          <w:w w:val="89"/>
          <w:sz w:val="20"/>
          <w:szCs w:val="20"/>
        </w:rPr>
        <w:t>w</w:t>
      </w:r>
      <w:r>
        <w:rPr>
          <w:rFonts w:ascii="Arial" w:eastAsia="Arial" w:hAnsi="Arial" w:cs="Arial"/>
          <w:w w:val="89"/>
          <w:sz w:val="20"/>
          <w:szCs w:val="20"/>
        </w:rPr>
        <w:t xml:space="preserve">ork </w:t>
      </w:r>
      <w:r w:rsidR="00E3104D">
        <w:rPr>
          <w:rFonts w:ascii="Arial" w:eastAsia="Arial" w:hAnsi="Arial" w:cs="Arial"/>
          <w:w w:val="89"/>
          <w:sz w:val="20"/>
          <w:szCs w:val="20"/>
        </w:rPr>
        <w:t xml:space="preserve">for </w:t>
      </w:r>
      <w:proofErr w:type="spellStart"/>
      <w:r w:rsidR="00E3104D">
        <w:rPr>
          <w:rFonts w:ascii="Arial" w:eastAsia="Arial" w:hAnsi="Arial" w:cs="Arial"/>
          <w:w w:val="89"/>
          <w:sz w:val="20"/>
          <w:szCs w:val="20"/>
        </w:rPr>
        <w:t>spatio</w:t>
      </w:r>
      <w:proofErr w:type="spellEnd"/>
      <w:r w:rsidR="00E3104D">
        <w:rPr>
          <w:rFonts w:ascii="Arial" w:eastAsia="Arial" w:hAnsi="Arial" w:cs="Arial"/>
          <w:w w:val="89"/>
          <w:sz w:val="20"/>
          <w:szCs w:val="20"/>
        </w:rPr>
        <w:t xml:space="preserve">-temporal </w:t>
      </w:r>
      <w:r>
        <w:rPr>
          <w:rFonts w:ascii="Arial" w:eastAsia="Arial" w:hAnsi="Arial" w:cs="Arial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pacing w:val="15"/>
          <w:w w:val="88"/>
          <w:sz w:val="20"/>
          <w:szCs w:val="20"/>
        </w:rPr>
        <w:t xml:space="preserve"> </w:t>
      </w:r>
      <w:r w:rsidR="00E3104D">
        <w:rPr>
          <w:rFonts w:ascii="Arial" w:eastAsia="Arial" w:hAnsi="Arial" w:cs="Arial"/>
          <w:w w:val="88"/>
          <w:sz w:val="20"/>
          <w:szCs w:val="20"/>
        </w:rPr>
        <w:t>data</w:t>
      </w:r>
    </w:p>
    <w:p w14:paraId="2D78C452" w14:textId="77777777" w:rsidR="00CE37CF" w:rsidRDefault="007311F8">
      <w:pPr>
        <w:spacing w:after="0" w:line="249" w:lineRule="auto"/>
        <w:ind w:left="485" w:right="65" w:hanging="28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</w:t>
      </w:r>
      <w:r>
        <w:rPr>
          <w:rFonts w:ascii="Arial" w:eastAsia="Arial" w:hAnsi="Arial" w:cs="Arial"/>
          <w:spacing w:val="-5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w</w:t>
      </w:r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change</w:t>
      </w:r>
      <w:r>
        <w:rPr>
          <w:rFonts w:ascii="Arial" w:eastAsia="Arial" w:hAnsi="Arial" w:cs="Arial"/>
          <w:spacing w:val="3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predicates</w:t>
      </w:r>
      <w:r>
        <w:rPr>
          <w:rFonts w:ascii="Arial" w:eastAsia="Arial" w:hAnsi="Arial" w:cs="Arial"/>
          <w:spacing w:val="4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that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are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data</w:t>
      </w:r>
      <w:r>
        <w:rPr>
          <w:rFonts w:ascii="Arial" w:eastAsia="Arial" w:hAnsi="Arial" w:cs="Arial"/>
          <w:spacing w:val="3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agnostic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can 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ork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a</w:t>
      </w:r>
      <w:r>
        <w:rPr>
          <w:rFonts w:ascii="Arial" w:eastAsia="Arial" w:hAnsi="Arial" w:cs="Arial"/>
          <w:spacing w:val="16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la</w:t>
      </w:r>
      <w:r>
        <w:rPr>
          <w:rFonts w:ascii="Arial" w:eastAsia="Arial" w:hAnsi="Arial" w:cs="Arial"/>
          <w:spacing w:val="-3"/>
          <w:w w:val="85"/>
          <w:sz w:val="20"/>
          <w:szCs w:val="20"/>
        </w:rPr>
        <w:t>r</w:t>
      </w:r>
      <w:r>
        <w:rPr>
          <w:rFonts w:ascii="Arial" w:eastAsia="Arial" w:hAnsi="Arial" w:cs="Arial"/>
          <w:w w:val="85"/>
          <w:sz w:val="20"/>
          <w:szCs w:val="20"/>
        </w:rPr>
        <w:t>ge</w:t>
      </w:r>
      <w:r>
        <w:rPr>
          <w:rFonts w:ascii="Arial" w:eastAsia="Arial" w:hAnsi="Arial" w:cs="Arial"/>
          <w:spacing w:val="39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spectrum</w:t>
      </w:r>
      <w:r>
        <w:rPr>
          <w:rFonts w:ascii="Arial" w:eastAsia="Arial" w:hAnsi="Arial" w:cs="Arial"/>
          <w:spacing w:val="47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data</w:t>
      </w:r>
    </w:p>
    <w:p w14:paraId="0D103F6E" w14:textId="77777777" w:rsidR="00CE37CF" w:rsidRDefault="007311F8">
      <w:pPr>
        <w:spacing w:after="0" w:line="249" w:lineRule="auto"/>
        <w:ind w:left="485" w:right="65" w:hanging="28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3)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</w:t>
      </w:r>
      <w:r>
        <w:rPr>
          <w:rFonts w:ascii="Arial" w:eastAsia="Arial" w:hAnsi="Arial" w:cs="Arial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</w:t>
      </w:r>
      <w:r>
        <w:rPr>
          <w:rFonts w:ascii="Arial" w:eastAsia="Arial" w:hAnsi="Arial" w:cs="Arial"/>
          <w:spacing w:val="-5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w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measure</w:t>
      </w:r>
      <w:r>
        <w:rPr>
          <w:rFonts w:ascii="Arial" w:eastAsia="Arial" w:hAnsi="Arial" w:cs="Arial"/>
          <w:spacing w:val="34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interestingness</w:t>
      </w:r>
      <w:r>
        <w:rPr>
          <w:rFonts w:ascii="Arial" w:eastAsia="Arial" w:hAnsi="Arial" w:cs="Arial"/>
          <w:spacing w:val="3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aid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generating automated</w:t>
      </w:r>
      <w:r>
        <w:rPr>
          <w:rFonts w:ascii="Arial" w:eastAsia="Arial" w:hAnsi="Arial" w:cs="Arial"/>
          <w:spacing w:val="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storytelling based</w:t>
      </w:r>
      <w:r w:rsidR="00E3104D">
        <w:rPr>
          <w:rFonts w:ascii="Arial" w:eastAsia="Arial" w:hAnsi="Arial" w:cs="Arial"/>
          <w:w w:val="88"/>
          <w:sz w:val="20"/>
          <w:szCs w:val="20"/>
        </w:rPr>
        <w:t xml:space="preserve"> on</w:t>
      </w:r>
      <w:r>
        <w:rPr>
          <w:rFonts w:ascii="Arial" w:eastAsia="Arial" w:hAnsi="Arial" w:cs="Arial"/>
          <w:spacing w:val="-1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the</w:t>
      </w:r>
      <w:r>
        <w:rPr>
          <w:rFonts w:ascii="Arial" w:eastAsia="Arial" w:hAnsi="Arial" w:cs="Arial"/>
          <w:spacing w:val="1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change</w:t>
      </w:r>
      <w:r>
        <w:rPr>
          <w:rFonts w:ascii="Arial" w:eastAsia="Arial" w:hAnsi="Arial" w:cs="Arial"/>
          <w:spacing w:val="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analysis</w:t>
      </w:r>
      <w:r>
        <w:rPr>
          <w:rFonts w:ascii="Arial" w:eastAsia="Arial" w:hAnsi="Arial" w:cs="Arial"/>
          <w:spacing w:val="1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results</w:t>
      </w:r>
    </w:p>
    <w:p w14:paraId="435E16EF" w14:textId="77777777" w:rsidR="00CE37CF" w:rsidRPr="00E3104D" w:rsidRDefault="007311F8" w:rsidP="00E3104D">
      <w:pPr>
        <w:spacing w:before="86" w:after="0" w:line="249" w:lineRule="auto"/>
        <w:ind w:right="65" w:firstLine="199"/>
        <w:jc w:val="both"/>
        <w:rPr>
          <w:rFonts w:ascii="Arial" w:eastAsia="Arial" w:hAnsi="Arial" w:cs="Arial"/>
          <w:sz w:val="20"/>
          <w:szCs w:val="20"/>
        </w:rPr>
        <w:sectPr w:rsidR="00CE37CF" w:rsidRPr="00E3104D">
          <w:type w:val="continuous"/>
          <w:pgSz w:w="12240" w:h="15840"/>
          <w:pgMar w:top="960" w:right="860" w:bottom="280" w:left="860" w:header="720" w:footer="720" w:gutter="0"/>
          <w:cols w:num="2" w:space="720" w:equalWidth="0">
            <w:col w:w="5141" w:space="239"/>
            <w:col w:w="5140"/>
          </w:cols>
        </w:sectPr>
      </w:pP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rest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 w:rsidR="00E3104D"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paper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structured  </w:t>
      </w:r>
      <w:r>
        <w:rPr>
          <w:rFonts w:ascii="Arial" w:eastAsia="Arial" w:hAnsi="Arial" w:cs="Arial"/>
          <w:spacing w:val="13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as</w:t>
      </w:r>
      <w:r>
        <w:rPr>
          <w:rFonts w:ascii="Arial" w:eastAsia="Arial" w:hAnsi="Arial" w:cs="Arial"/>
          <w:spacing w:val="41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foll</w:t>
      </w:r>
      <w:r>
        <w:rPr>
          <w:rFonts w:ascii="Arial" w:eastAsia="Arial" w:hAnsi="Arial" w:cs="Arial"/>
          <w:spacing w:val="-5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ws.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Section</w:t>
      </w:r>
      <w:r>
        <w:rPr>
          <w:rFonts w:ascii="Arial" w:eastAsia="Arial" w:hAnsi="Arial" w:cs="Arial"/>
          <w:spacing w:val="49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2 </w:t>
      </w:r>
      <w:r>
        <w:rPr>
          <w:rFonts w:ascii="Arial" w:eastAsia="Arial" w:hAnsi="Arial" w:cs="Arial"/>
          <w:w w:val="86"/>
          <w:sz w:val="20"/>
          <w:szCs w:val="20"/>
        </w:rPr>
        <w:t>r</w:t>
      </w:r>
      <w:r>
        <w:rPr>
          <w:rFonts w:ascii="Arial" w:eastAsia="Arial" w:hAnsi="Arial" w:cs="Arial"/>
          <w:spacing w:val="-4"/>
          <w:w w:val="86"/>
          <w:sz w:val="20"/>
          <w:szCs w:val="20"/>
        </w:rPr>
        <w:t>e</w:t>
      </w:r>
      <w:r>
        <w:rPr>
          <w:rFonts w:ascii="Arial" w:eastAsia="Arial" w:hAnsi="Arial" w:cs="Arial"/>
          <w:w w:val="86"/>
          <w:sz w:val="20"/>
          <w:szCs w:val="20"/>
        </w:rPr>
        <w:t>vi</w:t>
      </w:r>
      <w:r>
        <w:rPr>
          <w:rFonts w:ascii="Arial" w:eastAsia="Arial" w:hAnsi="Arial" w:cs="Arial"/>
          <w:spacing w:val="-4"/>
          <w:w w:val="86"/>
          <w:sz w:val="20"/>
          <w:szCs w:val="20"/>
        </w:rPr>
        <w:t>e</w:t>
      </w:r>
      <w:r>
        <w:rPr>
          <w:rFonts w:ascii="Arial" w:eastAsia="Arial" w:hAnsi="Arial" w:cs="Arial"/>
          <w:w w:val="86"/>
          <w:sz w:val="20"/>
          <w:szCs w:val="20"/>
        </w:rPr>
        <w:t>ws</w:t>
      </w:r>
      <w:r>
        <w:rPr>
          <w:rFonts w:ascii="Arial" w:eastAsia="Arial" w:hAnsi="Arial" w:cs="Arial"/>
          <w:spacing w:val="39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pr</w:t>
      </w:r>
      <w:r>
        <w:rPr>
          <w:rFonts w:ascii="Arial" w:eastAsia="Arial" w:hAnsi="Arial" w:cs="Arial"/>
          <w:spacing w:val="-4"/>
          <w:w w:val="86"/>
          <w:sz w:val="20"/>
          <w:szCs w:val="20"/>
        </w:rPr>
        <w:t>e</w:t>
      </w:r>
      <w:r>
        <w:rPr>
          <w:rFonts w:ascii="Arial" w:eastAsia="Arial" w:hAnsi="Arial" w:cs="Arial"/>
          <w:w w:val="86"/>
          <w:sz w:val="20"/>
          <w:szCs w:val="20"/>
        </w:rPr>
        <w:t>vious</w:t>
      </w:r>
      <w:r>
        <w:rPr>
          <w:rFonts w:ascii="Arial" w:eastAsia="Arial" w:hAnsi="Arial" w:cs="Arial"/>
          <w:spacing w:val="39"/>
          <w:w w:val="86"/>
          <w:sz w:val="20"/>
          <w:szCs w:val="20"/>
        </w:rPr>
        <w:t xml:space="preserve"> </w:t>
      </w:r>
      <w:r w:rsidR="00E3104D">
        <w:rPr>
          <w:rFonts w:ascii="Arial" w:eastAsia="Arial" w:hAnsi="Arial" w:cs="Arial"/>
          <w:w w:val="86"/>
          <w:sz w:val="20"/>
          <w:szCs w:val="20"/>
        </w:rPr>
        <w:t>literature</w:t>
      </w:r>
      <w:r>
        <w:rPr>
          <w:rFonts w:ascii="Arial" w:eastAsia="Arial" w:hAnsi="Arial" w:cs="Arial"/>
          <w:spacing w:val="5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on</w:t>
      </w:r>
      <w:r>
        <w:rPr>
          <w:rFonts w:ascii="Arial" w:eastAsia="Arial" w:hAnsi="Arial" w:cs="Arial"/>
          <w:spacing w:val="1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the</w:t>
      </w:r>
      <w:r>
        <w:rPr>
          <w:rFonts w:ascii="Arial" w:eastAsia="Arial" w:hAnsi="Arial" w:cs="Arial"/>
          <w:spacing w:val="9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subject</w:t>
      </w:r>
      <w:r>
        <w:rPr>
          <w:rFonts w:ascii="Arial" w:eastAsia="Arial" w:hAnsi="Arial" w:cs="Arial"/>
          <w:spacing w:val="25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and</w:t>
      </w:r>
      <w:r>
        <w:rPr>
          <w:rFonts w:ascii="Arial" w:eastAsia="Arial" w:hAnsi="Arial" w:cs="Arial"/>
          <w:spacing w:val="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discusses</w:t>
      </w:r>
      <w:r>
        <w:rPr>
          <w:rFonts w:ascii="Arial" w:eastAsia="Arial" w:hAnsi="Arial" w:cs="Arial"/>
          <w:spacing w:val="-1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related 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ork.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Section</w:t>
      </w:r>
      <w:r>
        <w:rPr>
          <w:rFonts w:ascii="Arial" w:eastAsia="Arial" w:hAnsi="Arial" w:cs="Arial"/>
          <w:spacing w:val="4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introduces</w:t>
      </w:r>
      <w:r>
        <w:rPr>
          <w:rFonts w:ascii="Arial" w:eastAsia="Arial" w:hAnsi="Arial" w:cs="Arial"/>
          <w:spacing w:val="4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our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data</w:t>
      </w:r>
      <w:r>
        <w:rPr>
          <w:rFonts w:ascii="Arial" w:eastAsia="Arial" w:hAnsi="Arial" w:cs="Arial"/>
          <w:spacing w:val="43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mining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fram</w:t>
      </w:r>
      <w:r>
        <w:rPr>
          <w:rFonts w:ascii="Arial" w:eastAsia="Arial" w:hAnsi="Arial" w:cs="Arial"/>
          <w:spacing w:val="-5"/>
          <w:w w:val="92"/>
          <w:sz w:val="20"/>
          <w:szCs w:val="20"/>
        </w:rPr>
        <w:t>e</w:t>
      </w:r>
      <w:r>
        <w:rPr>
          <w:rFonts w:ascii="Arial" w:eastAsia="Arial" w:hAnsi="Arial" w:cs="Arial"/>
          <w:spacing w:val="-2"/>
          <w:w w:val="92"/>
          <w:sz w:val="20"/>
          <w:szCs w:val="20"/>
        </w:rPr>
        <w:t>w</w:t>
      </w:r>
      <w:r>
        <w:rPr>
          <w:rFonts w:ascii="Arial" w:eastAsia="Arial" w:hAnsi="Arial" w:cs="Arial"/>
          <w:w w:val="92"/>
          <w:sz w:val="20"/>
          <w:szCs w:val="20"/>
        </w:rPr>
        <w:t>ork</w:t>
      </w:r>
      <w:r>
        <w:rPr>
          <w:rFonts w:ascii="Arial" w:eastAsia="Arial" w:hAnsi="Arial" w:cs="Arial"/>
          <w:spacing w:val="47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 lays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out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the </w:t>
      </w:r>
      <w:r>
        <w:rPr>
          <w:rFonts w:ascii="Arial" w:eastAsia="Arial" w:hAnsi="Arial" w:cs="Arial"/>
          <w:w w:val="91"/>
          <w:sz w:val="20"/>
          <w:szCs w:val="20"/>
        </w:rPr>
        <w:t>methodology</w:t>
      </w:r>
      <w:r>
        <w:rPr>
          <w:rFonts w:ascii="Arial" w:eastAsia="Arial" w:hAnsi="Arial" w:cs="Arial"/>
          <w:spacing w:val="42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detail.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Section</w:t>
      </w:r>
      <w:r>
        <w:rPr>
          <w:rFonts w:ascii="Arial" w:eastAsia="Arial" w:hAnsi="Arial" w:cs="Arial"/>
          <w:spacing w:val="4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4</w:t>
      </w:r>
      <w:r>
        <w:rPr>
          <w:rFonts w:ascii="Arial" w:eastAsia="Arial" w:hAnsi="Arial" w:cs="Arial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85"/>
          <w:sz w:val="20"/>
          <w:szCs w:val="20"/>
        </w:rPr>
        <w:t>ev</w:t>
      </w:r>
      <w:r>
        <w:rPr>
          <w:rFonts w:ascii="Arial" w:eastAsia="Arial" w:hAnsi="Arial" w:cs="Arial"/>
          <w:w w:val="85"/>
          <w:sz w:val="20"/>
          <w:szCs w:val="20"/>
        </w:rPr>
        <w:t xml:space="preserve">aluates </w:t>
      </w:r>
      <w:r>
        <w:rPr>
          <w:rFonts w:ascii="Arial" w:eastAsia="Arial" w:hAnsi="Arial" w:cs="Arial"/>
          <w:sz w:val="20"/>
          <w:szCs w:val="20"/>
        </w:rPr>
        <w:t xml:space="preserve">the </w:t>
      </w:r>
      <w:r>
        <w:rPr>
          <w:rFonts w:ascii="Arial" w:eastAsia="Arial" w:hAnsi="Arial" w:cs="Arial"/>
          <w:w w:val="92"/>
          <w:sz w:val="20"/>
          <w:szCs w:val="20"/>
        </w:rPr>
        <w:t>fram</w:t>
      </w:r>
      <w:r>
        <w:rPr>
          <w:rFonts w:ascii="Arial" w:eastAsia="Arial" w:hAnsi="Arial" w:cs="Arial"/>
          <w:spacing w:val="-5"/>
          <w:w w:val="92"/>
          <w:sz w:val="20"/>
          <w:szCs w:val="20"/>
        </w:rPr>
        <w:t>e</w:t>
      </w:r>
      <w:r>
        <w:rPr>
          <w:rFonts w:ascii="Arial" w:eastAsia="Arial" w:hAnsi="Arial" w:cs="Arial"/>
          <w:spacing w:val="-2"/>
          <w:w w:val="92"/>
          <w:sz w:val="20"/>
          <w:szCs w:val="20"/>
        </w:rPr>
        <w:t>w</w:t>
      </w:r>
      <w:r>
        <w:rPr>
          <w:rFonts w:ascii="Arial" w:eastAsia="Arial" w:hAnsi="Arial" w:cs="Arial"/>
          <w:w w:val="92"/>
          <w:sz w:val="20"/>
          <w:szCs w:val="20"/>
        </w:rPr>
        <w:t>ork</w:t>
      </w:r>
      <w:r>
        <w:rPr>
          <w:rFonts w:ascii="Arial" w:eastAsia="Arial" w:hAnsi="Arial" w:cs="Arial"/>
          <w:spacing w:val="21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case</w:t>
      </w:r>
      <w:r>
        <w:rPr>
          <w:rFonts w:ascii="Arial" w:eastAsia="Arial" w:hAnsi="Arial" w:cs="Arial"/>
          <w:spacing w:val="5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studies</w:t>
      </w:r>
      <w:r>
        <w:rPr>
          <w:rFonts w:ascii="Arial" w:eastAsia="Arial" w:hAnsi="Arial" w:cs="Arial"/>
          <w:spacing w:val="37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drought</w:t>
      </w:r>
      <w:r>
        <w:rPr>
          <w:rFonts w:ascii="Arial" w:eastAsia="Arial" w:hAnsi="Arial" w:cs="Arial"/>
          <w:spacing w:val="4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datasets</w:t>
      </w:r>
      <w:r>
        <w:rPr>
          <w:rFonts w:ascii="Arial" w:eastAsia="Arial" w:hAnsi="Arial" w:cs="Arial"/>
          <w:spacing w:val="-1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and</w:t>
      </w:r>
      <w:r>
        <w:rPr>
          <w:rFonts w:ascii="Arial" w:eastAsia="Arial" w:hAnsi="Arial" w:cs="Arial"/>
          <w:spacing w:val="2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twitter</w:t>
      </w:r>
      <w:r w:rsidR="00E3104D">
        <w:rPr>
          <w:rFonts w:ascii="Arial" w:eastAsia="Arial" w:hAnsi="Arial" w:cs="Arial"/>
          <w:w w:val="91"/>
          <w:sz w:val="20"/>
          <w:szCs w:val="20"/>
        </w:rPr>
        <w:t xml:space="preserve">   data. </w:t>
      </w:r>
    </w:p>
    <w:p w14:paraId="0BA29C9A" w14:textId="77777777" w:rsidR="00CE37CF" w:rsidRDefault="007311F8" w:rsidP="00E3104D">
      <w:pPr>
        <w:spacing w:before="70" w:after="0" w:line="249" w:lineRule="auto"/>
        <w:ind w:right="-5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>Section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5 pr</w:t>
      </w:r>
      <w:r>
        <w:rPr>
          <w:rFonts w:ascii="Arial" w:eastAsia="Arial" w:hAnsi="Arial" w:cs="Arial"/>
          <w:spacing w:val="-3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vides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 xml:space="preserve">a </w:t>
      </w:r>
      <w:r>
        <w:rPr>
          <w:rFonts w:ascii="Arial" w:eastAsia="Arial" w:hAnsi="Arial" w:cs="Arial"/>
          <w:sz w:val="20"/>
          <w:szCs w:val="20"/>
        </w:rPr>
        <w:t>conclusion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 xml:space="preserve">discusses </w:t>
      </w:r>
      <w:r>
        <w:rPr>
          <w:rFonts w:ascii="Arial" w:eastAsia="Arial" w:hAnsi="Arial" w:cs="Arial"/>
          <w:w w:val="92"/>
          <w:sz w:val="20"/>
          <w:szCs w:val="20"/>
        </w:rPr>
        <w:t>potential</w:t>
      </w:r>
      <w:r>
        <w:rPr>
          <w:rFonts w:ascii="Arial" w:eastAsia="Arial" w:hAnsi="Arial" w:cs="Arial"/>
          <w:spacing w:val="18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future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86"/>
          <w:sz w:val="20"/>
          <w:szCs w:val="20"/>
        </w:rPr>
        <w:t>e</w:t>
      </w:r>
      <w:r>
        <w:rPr>
          <w:rFonts w:ascii="Arial" w:eastAsia="Arial" w:hAnsi="Arial" w:cs="Arial"/>
          <w:w w:val="86"/>
          <w:sz w:val="20"/>
          <w:szCs w:val="20"/>
        </w:rPr>
        <w:t>xpansions</w:t>
      </w:r>
      <w:r>
        <w:rPr>
          <w:rFonts w:ascii="Arial" w:eastAsia="Arial" w:hAnsi="Arial" w:cs="Arial"/>
          <w:spacing w:val="3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fram</w:t>
      </w:r>
      <w:r>
        <w:rPr>
          <w:rFonts w:ascii="Arial" w:eastAsia="Arial" w:hAnsi="Arial" w:cs="Arial"/>
          <w:spacing w:val="-5"/>
          <w:sz w:val="20"/>
          <w:szCs w:val="20"/>
        </w:rPr>
        <w:t>e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ork.</w:t>
      </w:r>
    </w:p>
    <w:p w14:paraId="785E883F" w14:textId="77777777" w:rsidR="00CE37CF" w:rsidRDefault="00CE37CF">
      <w:pPr>
        <w:spacing w:before="3" w:after="0" w:line="150" w:lineRule="exact"/>
        <w:rPr>
          <w:sz w:val="15"/>
          <w:szCs w:val="15"/>
        </w:rPr>
      </w:pPr>
    </w:p>
    <w:p w14:paraId="5D9DE3F4" w14:textId="77777777" w:rsidR="00CE37CF" w:rsidRDefault="007311F8">
      <w:pPr>
        <w:spacing w:after="0" w:line="240" w:lineRule="auto"/>
        <w:ind w:left="1771" w:right="-2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pacing w:val="10"/>
          <w:sz w:val="20"/>
          <w:szCs w:val="20"/>
        </w:rPr>
        <w:t>II</w:t>
      </w:r>
      <w:proofErr w:type="gramStart"/>
      <w:r>
        <w:rPr>
          <w:rFonts w:ascii="Arial" w:eastAsia="Arial" w:hAnsi="Arial" w:cs="Arial"/>
          <w:sz w:val="20"/>
          <w:szCs w:val="20"/>
        </w:rPr>
        <w:t xml:space="preserve">. 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spacing w:val="10"/>
          <w:sz w:val="20"/>
          <w:szCs w:val="20"/>
        </w:rPr>
        <w:t>R</w:t>
      </w:r>
      <w:r>
        <w:rPr>
          <w:rFonts w:ascii="Arial" w:eastAsia="Arial" w:hAnsi="Arial" w:cs="Arial"/>
          <w:spacing w:val="10"/>
          <w:sz w:val="16"/>
          <w:szCs w:val="16"/>
        </w:rPr>
        <w:t>EL</w:t>
      </w:r>
      <w:r>
        <w:rPr>
          <w:rFonts w:ascii="Arial" w:eastAsia="Arial" w:hAnsi="Arial" w:cs="Arial"/>
          <w:spacing w:val="-8"/>
          <w:sz w:val="16"/>
          <w:szCs w:val="16"/>
        </w:rPr>
        <w:t>A</w:t>
      </w:r>
      <w:r>
        <w:rPr>
          <w:rFonts w:ascii="Arial" w:eastAsia="Arial" w:hAnsi="Arial" w:cs="Arial"/>
          <w:spacing w:val="10"/>
          <w:sz w:val="16"/>
          <w:szCs w:val="16"/>
        </w:rPr>
        <w:t>TE</w:t>
      </w:r>
      <w:r>
        <w:rPr>
          <w:rFonts w:ascii="Arial" w:eastAsia="Arial" w:hAnsi="Arial" w:cs="Arial"/>
          <w:sz w:val="16"/>
          <w:szCs w:val="16"/>
        </w:rPr>
        <w:t>D</w:t>
      </w:r>
      <w:proofErr w:type="gramEnd"/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pacing w:val="8"/>
          <w:sz w:val="20"/>
          <w:szCs w:val="20"/>
        </w:rPr>
        <w:t>W</w:t>
      </w:r>
      <w:r>
        <w:rPr>
          <w:rFonts w:ascii="Arial" w:eastAsia="Arial" w:hAnsi="Arial" w:cs="Arial"/>
          <w:spacing w:val="10"/>
          <w:sz w:val="16"/>
          <w:szCs w:val="16"/>
        </w:rPr>
        <w:t>OR</w:t>
      </w:r>
      <w:r>
        <w:rPr>
          <w:rFonts w:ascii="Arial" w:eastAsia="Arial" w:hAnsi="Arial" w:cs="Arial"/>
          <w:sz w:val="16"/>
          <w:szCs w:val="16"/>
        </w:rPr>
        <w:t>K</w:t>
      </w:r>
    </w:p>
    <w:p w14:paraId="0D3EE647" w14:textId="77777777" w:rsidR="00CE37CF" w:rsidRDefault="007311F8" w:rsidP="00B02FBE">
      <w:pPr>
        <w:spacing w:before="2" w:after="0" w:line="249" w:lineRule="auto"/>
        <w:ind w:left="119" w:right="-54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9"/>
          <w:sz w:val="20"/>
          <w:szCs w:val="20"/>
        </w:rPr>
        <w:t>Storytelling techniques</w:t>
      </w:r>
      <w:r>
        <w:rPr>
          <w:rFonts w:ascii="Arial" w:eastAsia="Arial" w:hAnsi="Arial" w:cs="Arial"/>
          <w:spacing w:val="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are e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f</w:t>
      </w:r>
      <w:r>
        <w:rPr>
          <w:rFonts w:ascii="Arial" w:eastAsia="Arial" w:hAnsi="Arial" w:cs="Arial"/>
          <w:w w:val="89"/>
          <w:sz w:val="20"/>
          <w:szCs w:val="20"/>
        </w:rPr>
        <w:t>fect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v</w:t>
      </w:r>
      <w:r>
        <w:rPr>
          <w:rFonts w:ascii="Arial" w:eastAsia="Arial" w:hAnsi="Arial" w:cs="Arial"/>
          <w:w w:val="89"/>
          <w:sz w:val="20"/>
          <w:szCs w:val="20"/>
        </w:rPr>
        <w:t>e</w:t>
      </w:r>
      <w:r>
        <w:rPr>
          <w:rFonts w:ascii="Arial" w:eastAsia="Arial" w:hAnsi="Arial" w:cs="Arial"/>
          <w:spacing w:val="4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summarization</w:t>
      </w:r>
      <w:r>
        <w:rPr>
          <w:rFonts w:ascii="Arial" w:eastAsia="Arial" w:hAnsi="Arial" w:cs="Arial"/>
          <w:spacing w:val="4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method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succinctly</w:t>
      </w:r>
      <w:r>
        <w:rPr>
          <w:rFonts w:ascii="Arial" w:eastAsia="Arial" w:hAnsi="Arial" w:cs="Arial"/>
          <w:spacing w:val="44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o</w:t>
      </w:r>
      <w:r>
        <w:rPr>
          <w:rFonts w:ascii="Arial" w:eastAsia="Arial" w:hAnsi="Arial" w:cs="Arial"/>
          <w:spacing w:val="-4"/>
          <w:w w:val="91"/>
          <w:sz w:val="20"/>
          <w:szCs w:val="20"/>
        </w:rPr>
        <w:t>r</w:t>
      </w:r>
      <w:r>
        <w:rPr>
          <w:rFonts w:ascii="Arial" w:eastAsia="Arial" w:hAnsi="Arial" w:cs="Arial"/>
          <w:spacing w:val="-1"/>
          <w:w w:val="91"/>
          <w:sz w:val="20"/>
          <w:szCs w:val="20"/>
        </w:rPr>
        <w:t>g</w:t>
      </w:r>
      <w:r>
        <w:rPr>
          <w:rFonts w:ascii="Arial" w:eastAsia="Arial" w:hAnsi="Arial" w:cs="Arial"/>
          <w:w w:val="91"/>
          <w:sz w:val="20"/>
          <w:szCs w:val="20"/>
        </w:rPr>
        <w:t>anize</w:t>
      </w:r>
      <w:r>
        <w:rPr>
          <w:rFonts w:ascii="Arial" w:eastAsia="Arial" w:hAnsi="Arial" w:cs="Arial"/>
          <w:spacing w:val="9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e</w:t>
      </w:r>
      <w:r>
        <w:rPr>
          <w:rFonts w:ascii="Arial" w:eastAsia="Arial" w:hAnsi="Arial" w:cs="Arial"/>
          <w:w w:val="91"/>
          <w:sz w:val="20"/>
          <w:szCs w:val="20"/>
        </w:rPr>
        <w:t>xtens</w:t>
      </w:r>
      <w:r>
        <w:rPr>
          <w:rFonts w:ascii="Arial" w:eastAsia="Arial" w:hAnsi="Arial" w:cs="Arial"/>
          <w:spacing w:val="-5"/>
          <w:w w:val="91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v</w:t>
      </w:r>
      <w:r>
        <w:rPr>
          <w:rFonts w:ascii="Arial" w:eastAsia="Arial" w:hAnsi="Arial" w:cs="Arial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7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 xml:space="preserve">information. </w:t>
      </w:r>
      <w:r>
        <w:rPr>
          <w:rFonts w:ascii="Arial" w:eastAsia="Arial" w:hAnsi="Arial" w:cs="Arial"/>
          <w:spacing w:val="8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pacing w:val="-6"/>
          <w:w w:val="91"/>
          <w:sz w:val="20"/>
          <w:szCs w:val="20"/>
        </w:rPr>
        <w:t>T</w:t>
      </w:r>
      <w:r>
        <w:rPr>
          <w:rFonts w:ascii="Arial" w:eastAsia="Arial" w:hAnsi="Arial" w:cs="Arial"/>
          <w:w w:val="91"/>
          <w:sz w:val="20"/>
          <w:szCs w:val="20"/>
        </w:rPr>
        <w:t xml:space="preserve">raditional </w:t>
      </w:r>
      <w:r>
        <w:rPr>
          <w:rFonts w:ascii="Arial" w:eastAsia="Arial" w:hAnsi="Arial" w:cs="Arial"/>
          <w:sz w:val="20"/>
          <w:szCs w:val="20"/>
        </w:rPr>
        <w:t>storytelling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has</w:t>
      </w:r>
      <w:r>
        <w:rPr>
          <w:rFonts w:ascii="Arial" w:eastAsia="Arial" w:hAnsi="Arial" w:cs="Arial"/>
          <w:spacing w:val="-9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been</w:t>
      </w:r>
      <w:r>
        <w:rPr>
          <w:rFonts w:ascii="Arial" w:eastAsia="Arial" w:hAnsi="Arial" w:cs="Arial"/>
          <w:spacing w:val="-5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mostly</w:t>
      </w:r>
      <w:r>
        <w:rPr>
          <w:rFonts w:ascii="Arial" w:eastAsia="Arial" w:hAnsi="Arial" w:cs="Arial"/>
          <w:spacing w:val="4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successful</w:t>
      </w:r>
      <w:r>
        <w:rPr>
          <w:rFonts w:ascii="Arial" w:eastAsia="Arial" w:hAnsi="Arial" w:cs="Arial"/>
          <w:spacing w:val="1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on</w:t>
      </w:r>
      <w:r>
        <w:rPr>
          <w:rFonts w:ascii="Arial" w:eastAsia="Arial" w:hAnsi="Arial" w:cs="Arial"/>
          <w:spacing w:val="10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n</w:t>
      </w:r>
      <w:r>
        <w:rPr>
          <w:rFonts w:ascii="Arial" w:eastAsia="Arial" w:hAnsi="Arial" w:cs="Arial"/>
          <w:spacing w:val="-4"/>
          <w:w w:val="86"/>
          <w:sz w:val="20"/>
          <w:szCs w:val="20"/>
        </w:rPr>
        <w:t>e</w:t>
      </w:r>
      <w:r>
        <w:rPr>
          <w:rFonts w:ascii="Arial" w:eastAsia="Arial" w:hAnsi="Arial" w:cs="Arial"/>
          <w:w w:val="86"/>
          <w:sz w:val="20"/>
          <w:szCs w:val="20"/>
        </w:rPr>
        <w:t>ws</w:t>
      </w:r>
      <w:r>
        <w:rPr>
          <w:rFonts w:ascii="Arial" w:eastAsia="Arial" w:hAnsi="Arial" w:cs="Arial"/>
          <w:spacing w:val="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articles,</w:t>
      </w:r>
      <w:r>
        <w:rPr>
          <w:rFonts w:ascii="Arial" w:eastAsia="Arial" w:hAnsi="Arial" w:cs="Arial"/>
          <w:spacing w:val="31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blogs,</w:t>
      </w:r>
      <w:r>
        <w:rPr>
          <w:rFonts w:ascii="Arial" w:eastAsia="Arial" w:hAnsi="Arial" w:cs="Arial"/>
          <w:spacing w:val="25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as</w:t>
      </w:r>
      <w:r w:rsidR="00B02FBE">
        <w:rPr>
          <w:rFonts w:ascii="Arial" w:eastAsia="Arial" w:hAnsi="Arial" w:cs="Arial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well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as</w:t>
      </w:r>
      <w:r>
        <w:rPr>
          <w:rFonts w:ascii="Arial" w:eastAsia="Arial" w:hAnsi="Arial" w:cs="Arial"/>
          <w:spacing w:val="13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structured databases.</w:t>
      </w:r>
      <w:r>
        <w:rPr>
          <w:rFonts w:ascii="Arial" w:eastAsia="Arial" w:hAnsi="Arial" w:cs="Arial"/>
          <w:spacing w:val="23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H</w:t>
      </w:r>
      <w:r>
        <w:rPr>
          <w:rFonts w:ascii="Arial" w:eastAsia="Arial" w:hAnsi="Arial" w:cs="Arial"/>
          <w:spacing w:val="-5"/>
          <w:w w:val="92"/>
          <w:sz w:val="20"/>
          <w:szCs w:val="20"/>
        </w:rPr>
        <w:t>o</w:t>
      </w:r>
      <w:r>
        <w:rPr>
          <w:rFonts w:ascii="Arial" w:eastAsia="Arial" w:hAnsi="Arial" w:cs="Arial"/>
          <w:w w:val="92"/>
          <w:sz w:val="20"/>
          <w:szCs w:val="20"/>
        </w:rPr>
        <w:t>w</w:t>
      </w:r>
      <w:r>
        <w:rPr>
          <w:rFonts w:ascii="Arial" w:eastAsia="Arial" w:hAnsi="Arial" w:cs="Arial"/>
          <w:spacing w:val="-5"/>
          <w:w w:val="92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92"/>
          <w:sz w:val="20"/>
          <w:szCs w:val="20"/>
        </w:rPr>
        <w:t>v</w:t>
      </w:r>
      <w:r>
        <w:rPr>
          <w:rFonts w:ascii="Arial" w:eastAsia="Arial" w:hAnsi="Arial" w:cs="Arial"/>
          <w:w w:val="92"/>
          <w:sz w:val="20"/>
          <w:szCs w:val="20"/>
        </w:rPr>
        <w:t>e</w:t>
      </w:r>
      <w:r>
        <w:rPr>
          <w:rFonts w:ascii="Arial" w:eastAsia="Arial" w:hAnsi="Arial" w:cs="Arial"/>
          <w:spacing w:val="-7"/>
          <w:w w:val="92"/>
          <w:sz w:val="20"/>
          <w:szCs w:val="20"/>
        </w:rPr>
        <w:t>r</w:t>
      </w:r>
      <w:r>
        <w:rPr>
          <w:rFonts w:ascii="Arial" w:eastAsia="Arial" w:hAnsi="Arial" w:cs="Arial"/>
          <w:w w:val="92"/>
          <w:sz w:val="20"/>
          <w:szCs w:val="20"/>
        </w:rPr>
        <w:t>,</w:t>
      </w:r>
      <w:r>
        <w:rPr>
          <w:rFonts w:ascii="Arial" w:eastAsia="Arial" w:hAnsi="Arial" w:cs="Arial"/>
          <w:spacing w:val="16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traditional</w:t>
      </w:r>
      <w:r>
        <w:rPr>
          <w:rFonts w:ascii="Arial" w:eastAsia="Arial" w:hAnsi="Arial" w:cs="Arial"/>
          <w:spacing w:val="36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storytelling </w:t>
      </w:r>
      <w:r>
        <w:rPr>
          <w:rFonts w:ascii="Arial" w:eastAsia="Arial" w:hAnsi="Arial" w:cs="Arial"/>
          <w:w w:val="88"/>
          <w:sz w:val="20"/>
          <w:szCs w:val="20"/>
        </w:rPr>
        <w:t>techniques</w:t>
      </w:r>
      <w:r>
        <w:rPr>
          <w:rFonts w:ascii="Arial" w:eastAsia="Arial" w:hAnsi="Arial" w:cs="Arial"/>
          <w:spacing w:val="4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tend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perform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poorly</w:t>
      </w:r>
      <w:r>
        <w:rPr>
          <w:rFonts w:ascii="Arial" w:eastAsia="Arial" w:hAnsi="Arial" w:cs="Arial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social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media</w:t>
      </w:r>
      <w:r>
        <w:rPr>
          <w:rFonts w:ascii="Arial" w:eastAsia="Arial" w:hAnsi="Arial" w:cs="Arial"/>
          <w:spacing w:val="4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content, </w:t>
      </w:r>
      <w:r>
        <w:rPr>
          <w:rFonts w:ascii="Arial" w:eastAsia="Arial" w:hAnsi="Arial" w:cs="Arial"/>
          <w:w w:val="82"/>
          <w:sz w:val="20"/>
          <w:szCs w:val="20"/>
        </w:rPr>
        <w:t>such as</w:t>
      </w:r>
      <w:r>
        <w:rPr>
          <w:rFonts w:ascii="Arial" w:eastAsia="Arial" w:hAnsi="Arial" w:cs="Arial"/>
          <w:spacing w:val="37"/>
          <w:w w:val="82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6"/>
          <w:sz w:val="20"/>
          <w:szCs w:val="20"/>
        </w:rPr>
        <w:t>T</w:t>
      </w:r>
      <w:r>
        <w:rPr>
          <w:rFonts w:ascii="Arial" w:eastAsia="Arial" w:hAnsi="Arial" w:cs="Arial"/>
          <w:sz w:val="20"/>
          <w:szCs w:val="20"/>
        </w:rPr>
        <w:t>witte</w:t>
      </w:r>
      <w:r>
        <w:rPr>
          <w:rFonts w:ascii="Arial" w:eastAsia="Arial" w:hAnsi="Arial" w:cs="Arial"/>
          <w:spacing w:val="-8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>,</w:t>
      </w:r>
      <w:r>
        <w:rPr>
          <w:rFonts w:ascii="Arial" w:eastAsia="Arial" w:hAnsi="Arial" w:cs="Arial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where</w:t>
      </w:r>
      <w:r>
        <w:rPr>
          <w:rFonts w:ascii="Arial" w:eastAsia="Arial" w:hAnsi="Arial" w:cs="Arial"/>
          <w:spacing w:val="4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xt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lacks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proper</w:t>
      </w:r>
      <w:r>
        <w:rPr>
          <w:rFonts w:ascii="Arial" w:eastAsia="Arial" w:hAnsi="Arial" w:cs="Arial"/>
          <w:spacing w:val="4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form</w:t>
      </w:r>
      <w:r>
        <w:rPr>
          <w:rFonts w:ascii="Arial" w:eastAsia="Arial" w:hAnsi="Arial" w:cs="Arial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function [11].</w:t>
      </w:r>
      <w:r>
        <w:rPr>
          <w:rFonts w:ascii="Arial" w:eastAsia="Arial" w:hAnsi="Arial" w:cs="Arial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More</w:t>
      </w:r>
      <w:r>
        <w:rPr>
          <w:rFonts w:ascii="Arial" w:eastAsia="Arial" w:hAnsi="Arial" w:cs="Arial"/>
          <w:spacing w:val="-3"/>
          <w:w w:val="92"/>
          <w:sz w:val="20"/>
          <w:szCs w:val="20"/>
        </w:rPr>
        <w:t>ov</w:t>
      </w:r>
      <w:r>
        <w:rPr>
          <w:rFonts w:ascii="Arial" w:eastAsia="Arial" w:hAnsi="Arial" w:cs="Arial"/>
          <w:w w:val="92"/>
          <w:sz w:val="20"/>
          <w:szCs w:val="20"/>
        </w:rPr>
        <w:t>e</w:t>
      </w:r>
      <w:r>
        <w:rPr>
          <w:rFonts w:ascii="Arial" w:eastAsia="Arial" w:hAnsi="Arial" w:cs="Arial"/>
          <w:spacing w:val="-7"/>
          <w:w w:val="92"/>
          <w:sz w:val="20"/>
          <w:szCs w:val="20"/>
        </w:rPr>
        <w:t>r</w:t>
      </w:r>
      <w:r>
        <w:rPr>
          <w:rFonts w:ascii="Arial" w:eastAsia="Arial" w:hAnsi="Arial" w:cs="Arial"/>
          <w:w w:val="92"/>
          <w:sz w:val="20"/>
          <w:szCs w:val="20"/>
        </w:rPr>
        <w:t>,</w:t>
      </w:r>
      <w:r>
        <w:rPr>
          <w:rFonts w:ascii="Arial" w:eastAsia="Arial" w:hAnsi="Arial" w:cs="Arial"/>
          <w:spacing w:val="35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ability</w:t>
      </w:r>
      <w:r>
        <w:rPr>
          <w:rFonts w:ascii="Arial" w:eastAsia="Arial" w:hAnsi="Arial" w:cs="Arial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support dynamic</w:t>
      </w:r>
      <w:r>
        <w:rPr>
          <w:rFonts w:ascii="Arial" w:eastAsia="Arial" w:hAnsi="Arial" w:cs="Arial"/>
          <w:spacing w:val="2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storylines as </w:t>
      </w:r>
      <w:r>
        <w:rPr>
          <w:rFonts w:ascii="Arial" w:eastAsia="Arial" w:hAnsi="Arial" w:cs="Arial"/>
          <w:sz w:val="20"/>
          <w:szCs w:val="20"/>
        </w:rPr>
        <w:t>th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y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5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-4"/>
          <w:w w:val="91"/>
          <w:sz w:val="20"/>
          <w:szCs w:val="20"/>
        </w:rPr>
        <w:t>v</w:t>
      </w:r>
      <w:r>
        <w:rPr>
          <w:rFonts w:ascii="Arial" w:eastAsia="Arial" w:hAnsi="Arial" w:cs="Arial"/>
          <w:w w:val="91"/>
          <w:sz w:val="20"/>
          <w:szCs w:val="20"/>
        </w:rPr>
        <w:t>ol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v</w:t>
      </w:r>
      <w:r>
        <w:rPr>
          <w:rFonts w:ascii="Arial" w:eastAsia="Arial" w:hAnsi="Arial" w:cs="Arial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25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critical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w w:val="94"/>
          <w:sz w:val="20"/>
          <w:szCs w:val="20"/>
        </w:rPr>
        <w:t>modelling</w:t>
      </w:r>
      <w:r>
        <w:rPr>
          <w:rFonts w:ascii="Arial" w:eastAsia="Arial" w:hAnsi="Arial" w:cs="Arial"/>
          <w:spacing w:val="22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119"/>
          <w:sz w:val="20"/>
          <w:szCs w:val="20"/>
        </w:rPr>
        <w:t>f</w:t>
      </w:r>
      <w:r>
        <w:rPr>
          <w:rFonts w:ascii="Arial" w:eastAsia="Arial" w:hAnsi="Arial" w:cs="Arial"/>
          <w:w w:val="82"/>
          <w:sz w:val="20"/>
          <w:szCs w:val="20"/>
        </w:rPr>
        <w:t>ast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</w:t>
      </w:r>
      <w:r>
        <w:rPr>
          <w:rFonts w:ascii="Arial" w:eastAsia="Arial" w:hAnsi="Arial" w:cs="Arial"/>
          <w:spacing w:val="-3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ving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social</w:t>
      </w:r>
      <w:r>
        <w:rPr>
          <w:rFonts w:ascii="Arial" w:eastAsia="Arial" w:hAnsi="Arial" w:cs="Arial"/>
          <w:spacing w:val="2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media </w:t>
      </w:r>
      <w:r>
        <w:rPr>
          <w:rFonts w:ascii="Arial" w:eastAsia="Arial" w:hAnsi="Arial" w:cs="Arial"/>
          <w:w w:val="85"/>
          <w:sz w:val="20"/>
          <w:szCs w:val="20"/>
        </w:rPr>
        <w:t xml:space="preserve">streams </w:t>
      </w:r>
      <w:r>
        <w:rPr>
          <w:rFonts w:ascii="Arial" w:eastAsia="Arial" w:hAnsi="Arial" w:cs="Arial"/>
          <w:sz w:val="20"/>
          <w:szCs w:val="20"/>
        </w:rPr>
        <w:t>such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w w:val="78"/>
          <w:sz w:val="20"/>
          <w:szCs w:val="20"/>
        </w:rPr>
        <w:t xml:space="preserve">as </w:t>
      </w:r>
      <w:r>
        <w:rPr>
          <w:rFonts w:ascii="Arial" w:eastAsia="Arial" w:hAnsi="Arial" w:cs="Arial"/>
          <w:spacing w:val="-16"/>
          <w:sz w:val="20"/>
          <w:szCs w:val="20"/>
        </w:rPr>
        <w:t>T</w:t>
      </w:r>
      <w:r>
        <w:rPr>
          <w:rFonts w:ascii="Arial" w:eastAsia="Arial" w:hAnsi="Arial" w:cs="Arial"/>
          <w:sz w:val="20"/>
          <w:szCs w:val="20"/>
        </w:rPr>
        <w:t>witte</w:t>
      </w:r>
      <w:r>
        <w:rPr>
          <w:rFonts w:ascii="Arial" w:eastAsia="Arial" w:hAnsi="Arial" w:cs="Arial"/>
          <w:spacing w:val="-11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Dos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 xml:space="preserve">Santos </w:t>
      </w:r>
      <w:r>
        <w:rPr>
          <w:rFonts w:ascii="Arial" w:eastAsia="Arial" w:hAnsi="Arial" w:cs="Arial"/>
          <w:sz w:val="20"/>
          <w:szCs w:val="20"/>
        </w:rPr>
        <w:t>et</w:t>
      </w:r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al.</w:t>
      </w:r>
      <w:r>
        <w:rPr>
          <w:rFonts w:ascii="Arial" w:eastAsia="Arial" w:hAnsi="Arial" w:cs="Arial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[21]</w:t>
      </w:r>
      <w:r>
        <w:rPr>
          <w:rFonts w:ascii="Arial" w:eastAsia="Arial" w:hAnsi="Arial" w:cs="Arial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 xml:space="preserve">introduced </w:t>
      </w:r>
      <w:r>
        <w:rPr>
          <w:rFonts w:ascii="Arial" w:eastAsia="Arial" w:hAnsi="Arial" w:cs="Arial"/>
          <w:w w:val="80"/>
          <w:sz w:val="20"/>
          <w:szCs w:val="20"/>
        </w:rPr>
        <w:t>a</w:t>
      </w:r>
      <w:r>
        <w:rPr>
          <w:rFonts w:ascii="Arial" w:eastAsia="Arial" w:hAnsi="Arial" w:cs="Arial"/>
          <w:spacing w:val="41"/>
          <w:w w:val="80"/>
          <w:sz w:val="20"/>
          <w:szCs w:val="20"/>
        </w:rPr>
        <w:t xml:space="preserve"> </w:t>
      </w:r>
      <w:r>
        <w:rPr>
          <w:rFonts w:ascii="Arial" w:eastAsia="Arial" w:hAnsi="Arial" w:cs="Arial"/>
          <w:w w:val="80"/>
          <w:sz w:val="20"/>
          <w:szCs w:val="20"/>
        </w:rPr>
        <w:t xml:space="preserve">set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methods</w:t>
      </w:r>
      <w:r>
        <w:rPr>
          <w:rFonts w:ascii="Arial" w:eastAsia="Arial" w:hAnsi="Arial" w:cs="Arial"/>
          <w:spacing w:val="3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automatically der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v</w:t>
      </w:r>
      <w:r>
        <w:rPr>
          <w:rFonts w:ascii="Arial" w:eastAsia="Arial" w:hAnsi="Arial" w:cs="Arial"/>
          <w:w w:val="90"/>
          <w:sz w:val="20"/>
          <w:szCs w:val="20"/>
        </w:rPr>
        <w:t>e</w:t>
      </w:r>
      <w:r>
        <w:rPr>
          <w:rFonts w:ascii="Arial" w:eastAsia="Arial" w:hAnsi="Arial" w:cs="Arial"/>
          <w:spacing w:val="39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stories</w:t>
      </w:r>
      <w:r>
        <w:rPr>
          <w:rFonts w:ascii="Arial" w:eastAsia="Arial" w:hAnsi="Arial" w:cs="Arial"/>
          <w:spacing w:val="24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sz w:val="20"/>
          <w:szCs w:val="20"/>
        </w:rPr>
        <w:t>ov</w:t>
      </w:r>
      <w:r>
        <w:rPr>
          <w:rFonts w:ascii="Arial" w:eastAsia="Arial" w:hAnsi="Arial" w:cs="Arial"/>
          <w:sz w:val="20"/>
          <w:szCs w:val="20"/>
        </w:rPr>
        <w:t>er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lin</w:t>
      </w:r>
      <w:r>
        <w:rPr>
          <w:rFonts w:ascii="Arial" w:eastAsia="Arial" w:hAnsi="Arial" w:cs="Arial"/>
          <w:spacing w:val="-2"/>
          <w:sz w:val="20"/>
          <w:szCs w:val="20"/>
        </w:rPr>
        <w:t>k</w:t>
      </w:r>
      <w:r>
        <w:rPr>
          <w:rFonts w:ascii="Arial" w:eastAsia="Arial" w:hAnsi="Arial" w:cs="Arial"/>
          <w:sz w:val="20"/>
          <w:szCs w:val="20"/>
        </w:rPr>
        <w:t xml:space="preserve">ed </w:t>
      </w:r>
      <w:r>
        <w:rPr>
          <w:rFonts w:ascii="Arial" w:eastAsia="Arial" w:hAnsi="Arial" w:cs="Arial"/>
          <w:w w:val="90"/>
          <w:sz w:val="20"/>
          <w:szCs w:val="20"/>
        </w:rPr>
        <w:t>entities</w:t>
      </w:r>
      <w:r>
        <w:rPr>
          <w:rFonts w:ascii="Arial" w:eastAsia="Arial" w:hAnsi="Arial" w:cs="Arial"/>
          <w:spacing w:val="3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tweets.</w:t>
      </w:r>
      <w:r>
        <w:rPr>
          <w:rFonts w:ascii="Arial" w:eastAsia="Arial" w:hAnsi="Arial" w:cs="Arial"/>
          <w:spacing w:val="3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y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model</w:t>
      </w:r>
      <w:r>
        <w:rPr>
          <w:rFonts w:ascii="Arial" w:eastAsia="Arial" w:hAnsi="Arial" w:cs="Arial"/>
          <w:spacing w:val="19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a</w:t>
      </w:r>
      <w:r>
        <w:rPr>
          <w:rFonts w:ascii="Arial" w:eastAsia="Arial" w:hAnsi="Arial" w:cs="Arial"/>
          <w:spacing w:val="27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story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w w:val="81"/>
          <w:sz w:val="20"/>
          <w:szCs w:val="20"/>
        </w:rPr>
        <w:t>as</w:t>
      </w:r>
      <w:r>
        <w:rPr>
          <w:rFonts w:ascii="Arial" w:eastAsia="Arial" w:hAnsi="Arial" w:cs="Arial"/>
          <w:spacing w:val="29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w w:val="81"/>
          <w:sz w:val="20"/>
          <w:szCs w:val="20"/>
        </w:rPr>
        <w:t>a</w:t>
      </w:r>
      <w:r>
        <w:rPr>
          <w:rFonts w:ascii="Arial" w:eastAsia="Arial" w:hAnsi="Arial" w:cs="Arial"/>
          <w:spacing w:val="33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w w:val="81"/>
          <w:sz w:val="20"/>
          <w:szCs w:val="20"/>
        </w:rPr>
        <w:t>graph</w:t>
      </w:r>
      <w:r>
        <w:rPr>
          <w:rFonts w:ascii="Arial" w:eastAsia="Arial" w:hAnsi="Arial" w:cs="Arial"/>
          <w:spacing w:val="26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entities </w:t>
      </w:r>
      <w:r>
        <w:rPr>
          <w:rFonts w:ascii="Arial" w:eastAsia="Arial" w:hAnsi="Arial" w:cs="Arial"/>
          <w:w w:val="89"/>
          <w:sz w:val="20"/>
          <w:szCs w:val="20"/>
        </w:rPr>
        <w:t>propa</w:t>
      </w:r>
      <w:r>
        <w:rPr>
          <w:rFonts w:ascii="Arial" w:eastAsia="Arial" w:hAnsi="Arial" w:cs="Arial"/>
          <w:spacing w:val="-1"/>
          <w:w w:val="89"/>
          <w:sz w:val="20"/>
          <w:szCs w:val="20"/>
        </w:rPr>
        <w:t>g</w:t>
      </w:r>
      <w:r>
        <w:rPr>
          <w:rFonts w:ascii="Arial" w:eastAsia="Arial" w:hAnsi="Arial" w:cs="Arial"/>
          <w:w w:val="89"/>
          <w:sz w:val="20"/>
          <w:szCs w:val="20"/>
        </w:rPr>
        <w:t>ating</w:t>
      </w:r>
      <w:r>
        <w:rPr>
          <w:rFonts w:ascii="Arial" w:eastAsia="Arial" w:hAnsi="Arial" w:cs="Arial"/>
          <w:spacing w:val="4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through spatial</w:t>
      </w:r>
      <w:r>
        <w:rPr>
          <w:rFonts w:ascii="Arial" w:eastAsia="Arial" w:hAnsi="Arial" w:cs="Arial"/>
          <w:spacing w:val="4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e</w:t>
      </w:r>
      <w:r>
        <w:rPr>
          <w:rFonts w:ascii="Arial" w:eastAsia="Arial" w:hAnsi="Arial" w:cs="Arial"/>
          <w:w w:val="89"/>
          <w:sz w:val="20"/>
          <w:szCs w:val="20"/>
        </w:rPr>
        <w:t>gions</w:t>
      </w:r>
      <w:r>
        <w:rPr>
          <w:rFonts w:ascii="Arial" w:eastAsia="Arial" w:hAnsi="Arial" w:cs="Arial"/>
          <w:spacing w:val="4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a</w:t>
      </w:r>
      <w:r>
        <w:rPr>
          <w:rFonts w:ascii="Arial" w:eastAsia="Arial" w:hAnsi="Arial" w:cs="Arial"/>
          <w:spacing w:val="35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 xml:space="preserve">temporal  </w:t>
      </w:r>
      <w:r>
        <w:rPr>
          <w:rFonts w:ascii="Arial" w:eastAsia="Arial" w:hAnsi="Arial" w:cs="Arial"/>
          <w:spacing w:val="3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 xml:space="preserve">sequence, </w:t>
      </w:r>
      <w:r>
        <w:rPr>
          <w:rFonts w:ascii="Arial" w:eastAsia="Arial" w:hAnsi="Arial" w:cs="Arial"/>
          <w:w w:val="85"/>
          <w:sz w:val="20"/>
          <w:szCs w:val="20"/>
        </w:rPr>
        <w:t>and</w:t>
      </w:r>
      <w:r>
        <w:rPr>
          <w:rFonts w:ascii="Arial" w:eastAsia="Arial" w:hAnsi="Arial" w:cs="Arial"/>
          <w:spacing w:val="12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controls</w:t>
      </w:r>
      <w:r>
        <w:rPr>
          <w:rFonts w:ascii="Arial" w:eastAsia="Arial" w:hAnsi="Arial" w:cs="Arial"/>
          <w:spacing w:val="3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search</w:t>
      </w:r>
      <w:r>
        <w:rPr>
          <w:rFonts w:ascii="Arial" w:eastAsia="Arial" w:hAnsi="Arial" w:cs="Arial"/>
          <w:spacing w:val="2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space</w:t>
      </w:r>
      <w:r>
        <w:rPr>
          <w:rFonts w:ascii="Arial" w:eastAsia="Arial" w:hAnsi="Arial" w:cs="Arial"/>
          <w:spacing w:val="-8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94"/>
          <w:sz w:val="20"/>
          <w:szCs w:val="20"/>
        </w:rPr>
        <w:t>compl</w:t>
      </w:r>
      <w:r>
        <w:rPr>
          <w:rFonts w:ascii="Arial" w:eastAsia="Arial" w:hAnsi="Arial" w:cs="Arial"/>
          <w:spacing w:val="-3"/>
          <w:w w:val="94"/>
          <w:sz w:val="20"/>
          <w:szCs w:val="20"/>
        </w:rPr>
        <w:t>e</w:t>
      </w:r>
      <w:r>
        <w:rPr>
          <w:rFonts w:ascii="Arial" w:eastAsia="Arial" w:hAnsi="Arial" w:cs="Arial"/>
          <w:w w:val="94"/>
          <w:sz w:val="20"/>
          <w:szCs w:val="20"/>
        </w:rPr>
        <w:t>xity</w:t>
      </w:r>
      <w:r>
        <w:rPr>
          <w:rFonts w:ascii="Arial" w:eastAsia="Arial" w:hAnsi="Arial" w:cs="Arial"/>
          <w:spacing w:val="11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by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suggesting</w:t>
      </w:r>
      <w:r>
        <w:rPr>
          <w:rFonts w:ascii="Arial" w:eastAsia="Arial" w:hAnsi="Arial" w:cs="Arial"/>
          <w:spacing w:val="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e</w:t>
      </w:r>
      <w:r>
        <w:rPr>
          <w:rFonts w:ascii="Arial" w:eastAsia="Arial" w:hAnsi="Arial" w:cs="Arial"/>
          <w:w w:val="88"/>
          <w:sz w:val="20"/>
          <w:szCs w:val="20"/>
        </w:rPr>
        <w:t>gions</w:t>
      </w:r>
      <w:r>
        <w:rPr>
          <w:rFonts w:ascii="Arial" w:eastAsia="Arial" w:hAnsi="Arial" w:cs="Arial"/>
          <w:spacing w:val="1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of 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>xploration.</w:t>
      </w:r>
      <w:r>
        <w:rPr>
          <w:rFonts w:ascii="Arial" w:eastAsia="Arial" w:hAnsi="Arial" w:cs="Arial"/>
          <w:spacing w:val="2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Th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>y</w:t>
      </w:r>
      <w:r>
        <w:rPr>
          <w:rFonts w:ascii="Arial" w:eastAsia="Arial" w:hAnsi="Arial" w:cs="Arial"/>
          <w:spacing w:val="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d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v</w:t>
      </w:r>
      <w:r>
        <w:rPr>
          <w:rFonts w:ascii="Arial" w:eastAsia="Arial" w:hAnsi="Arial" w:cs="Arial"/>
          <w:w w:val="90"/>
          <w:sz w:val="20"/>
          <w:szCs w:val="20"/>
        </w:rPr>
        <w:t>eloped</w:t>
      </w:r>
      <w:r>
        <w:rPr>
          <w:rFonts w:ascii="Arial" w:eastAsia="Arial" w:hAnsi="Arial" w:cs="Arial"/>
          <w:spacing w:val="-1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algorithms</w:t>
      </w:r>
      <w:r>
        <w:rPr>
          <w:rFonts w:ascii="Arial" w:eastAsia="Arial" w:hAnsi="Arial" w:cs="Arial"/>
          <w:spacing w:val="19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conduct</w:t>
      </w:r>
      <w:r>
        <w:rPr>
          <w:rFonts w:ascii="Arial" w:eastAsia="Arial" w:hAnsi="Arial" w:cs="Arial"/>
          <w:spacing w:val="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storytelling to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model</w:t>
      </w:r>
      <w:r>
        <w:rPr>
          <w:rFonts w:ascii="Arial" w:eastAsia="Arial" w:hAnsi="Arial" w:cs="Arial"/>
          <w:spacing w:val="4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tweets</w:t>
      </w:r>
      <w:r>
        <w:rPr>
          <w:rFonts w:ascii="Arial" w:eastAsia="Arial" w:hAnsi="Arial" w:cs="Arial"/>
          <w:spacing w:val="2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sz w:val="20"/>
          <w:szCs w:val="20"/>
        </w:rPr>
        <w:t>ov</w:t>
      </w:r>
      <w:r>
        <w:rPr>
          <w:rFonts w:ascii="Arial" w:eastAsia="Arial" w:hAnsi="Arial" w:cs="Arial"/>
          <w:sz w:val="20"/>
          <w:szCs w:val="20"/>
        </w:rPr>
        <w:t>er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space</w:t>
      </w:r>
      <w:r>
        <w:rPr>
          <w:rFonts w:ascii="Arial" w:eastAsia="Arial" w:hAnsi="Arial" w:cs="Arial"/>
          <w:spacing w:val="21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and</w:t>
      </w:r>
      <w:r>
        <w:rPr>
          <w:rFonts w:ascii="Arial" w:eastAsia="Arial" w:hAnsi="Arial" w:cs="Arial"/>
          <w:spacing w:val="40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time,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reasoning</w:t>
      </w:r>
      <w:r>
        <w:rPr>
          <w:rFonts w:ascii="Arial" w:eastAsia="Arial" w:hAnsi="Arial" w:cs="Arial"/>
          <w:spacing w:val="3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sz w:val="20"/>
          <w:szCs w:val="20"/>
        </w:rPr>
        <w:t>ov</w:t>
      </w:r>
      <w:r>
        <w:rPr>
          <w:rFonts w:ascii="Arial" w:eastAsia="Arial" w:hAnsi="Arial" w:cs="Arial"/>
          <w:sz w:val="20"/>
          <w:szCs w:val="20"/>
        </w:rPr>
        <w:t>er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0"/>
          <w:szCs w:val="20"/>
        </w:rPr>
        <w:t>spatio</w:t>
      </w:r>
      <w:proofErr w:type="spellEnd"/>
      <w:r>
        <w:rPr>
          <w:rFonts w:ascii="Arial" w:eastAsia="Arial" w:hAnsi="Arial" w:cs="Arial"/>
          <w:w w:val="90"/>
          <w:sz w:val="20"/>
          <w:szCs w:val="20"/>
        </w:rPr>
        <w:t xml:space="preserve">- </w:t>
      </w:r>
      <w:r>
        <w:rPr>
          <w:rFonts w:ascii="Arial" w:eastAsia="Arial" w:hAnsi="Arial" w:cs="Arial"/>
          <w:w w:val="87"/>
          <w:sz w:val="20"/>
          <w:szCs w:val="20"/>
        </w:rPr>
        <w:t>temporal</w:t>
      </w:r>
      <w:r>
        <w:rPr>
          <w:rFonts w:ascii="Arial" w:eastAsia="Arial" w:hAnsi="Arial" w:cs="Arial"/>
          <w:spacing w:val="4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features,</w:t>
      </w:r>
      <w:r>
        <w:rPr>
          <w:rFonts w:ascii="Arial" w:eastAsia="Arial" w:hAnsi="Arial" w:cs="Arial"/>
          <w:spacing w:val="1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and</w:t>
      </w:r>
      <w:r>
        <w:rPr>
          <w:rFonts w:ascii="Arial" w:eastAsia="Arial" w:hAnsi="Arial" w:cs="Arial"/>
          <w:spacing w:val="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</w:t>
      </w:r>
      <w:r>
        <w:rPr>
          <w:rFonts w:ascii="Arial" w:eastAsia="Arial" w:hAnsi="Arial" w:cs="Arial"/>
          <w:spacing w:val="-4"/>
          <w:w w:val="87"/>
          <w:sz w:val="20"/>
          <w:szCs w:val="20"/>
        </w:rPr>
        <w:t>e</w:t>
      </w:r>
      <w:r>
        <w:rPr>
          <w:rFonts w:ascii="Arial" w:eastAsia="Arial" w:hAnsi="Arial" w:cs="Arial"/>
          <w:w w:val="87"/>
          <w:sz w:val="20"/>
          <w:szCs w:val="20"/>
        </w:rPr>
        <w:t>vise</w:t>
      </w:r>
      <w:r>
        <w:rPr>
          <w:rFonts w:ascii="Arial" w:eastAsia="Arial" w:hAnsi="Arial" w:cs="Arial"/>
          <w:spacing w:val="16"/>
          <w:w w:val="87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87"/>
          <w:sz w:val="20"/>
          <w:szCs w:val="20"/>
        </w:rPr>
        <w:t>spatio</w:t>
      </w:r>
      <w:proofErr w:type="spellEnd"/>
      <w:r>
        <w:rPr>
          <w:rFonts w:ascii="Arial" w:eastAsia="Arial" w:hAnsi="Arial" w:cs="Arial"/>
          <w:w w:val="87"/>
          <w:sz w:val="20"/>
          <w:szCs w:val="20"/>
        </w:rPr>
        <w:t>-</w:t>
      </w:r>
      <w:proofErr w:type="gramStart"/>
      <w:r>
        <w:rPr>
          <w:rFonts w:ascii="Arial" w:eastAsia="Arial" w:hAnsi="Arial" w:cs="Arial"/>
          <w:w w:val="87"/>
          <w:sz w:val="20"/>
          <w:szCs w:val="20"/>
        </w:rPr>
        <w:t xml:space="preserve">temporal </w:t>
      </w:r>
      <w:r>
        <w:rPr>
          <w:rFonts w:ascii="Arial" w:eastAsia="Arial" w:hAnsi="Arial" w:cs="Arial"/>
          <w:spacing w:val="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storylines</w:t>
      </w:r>
      <w:proofErr w:type="gramEnd"/>
      <w:r>
        <w:rPr>
          <w:rFonts w:ascii="Arial" w:eastAsia="Arial" w:hAnsi="Arial" w:cs="Arial"/>
          <w:spacing w:val="4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based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connect</w:t>
      </w:r>
      <w:r>
        <w:rPr>
          <w:rFonts w:ascii="Arial" w:eastAsia="Arial" w:hAnsi="Arial" w:cs="Arial"/>
          <w:spacing w:val="-5"/>
          <w:w w:val="93"/>
          <w:sz w:val="20"/>
          <w:szCs w:val="20"/>
        </w:rPr>
        <w:t>i</w:t>
      </w:r>
      <w:r>
        <w:rPr>
          <w:rFonts w:ascii="Arial" w:eastAsia="Arial" w:hAnsi="Arial" w:cs="Arial"/>
          <w:w w:val="93"/>
          <w:sz w:val="20"/>
          <w:szCs w:val="20"/>
        </w:rPr>
        <w:t>vity</w:t>
      </w:r>
      <w:r>
        <w:rPr>
          <w:rFonts w:ascii="Arial" w:eastAsia="Arial" w:hAnsi="Arial" w:cs="Arial"/>
          <w:spacing w:val="25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strength.</w:t>
      </w:r>
    </w:p>
    <w:p w14:paraId="4114F514" w14:textId="77777777" w:rsidR="00CE37CF" w:rsidRDefault="007311F8">
      <w:pPr>
        <w:spacing w:after="0" w:line="249" w:lineRule="auto"/>
        <w:ind w:right="65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3"/>
          <w:sz w:val="20"/>
          <w:szCs w:val="20"/>
        </w:rPr>
        <w:t>K</w:t>
      </w:r>
      <w:r>
        <w:rPr>
          <w:rFonts w:ascii="Arial" w:eastAsia="Arial" w:hAnsi="Arial" w:cs="Arial"/>
          <w:sz w:val="20"/>
          <w:szCs w:val="20"/>
        </w:rPr>
        <w:t>umar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et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al.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[14]</w:t>
      </w:r>
      <w:r>
        <w:rPr>
          <w:rFonts w:ascii="Arial" w:eastAsia="Arial" w:hAnsi="Arial" w:cs="Arial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proposed</w:t>
      </w:r>
      <w:r>
        <w:rPr>
          <w:rFonts w:ascii="Arial" w:eastAsia="Arial" w:hAnsi="Arial" w:cs="Arial"/>
          <w:spacing w:val="2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</w:t>
      </w:r>
      <w:r>
        <w:rPr>
          <w:rFonts w:ascii="Arial" w:eastAsia="Arial" w:hAnsi="Arial" w:cs="Arial"/>
          <w:spacing w:val="-5"/>
          <w:sz w:val="20"/>
          <w:szCs w:val="20"/>
        </w:rPr>
        <w:t>f</w:t>
      </w:r>
      <w:r>
        <w:rPr>
          <w:rFonts w:ascii="Arial" w:eastAsia="Arial" w:hAnsi="Arial" w:cs="Arial"/>
          <w:sz w:val="20"/>
          <w:szCs w:val="20"/>
        </w:rPr>
        <w:t>ficient</w:t>
      </w:r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w w:val="94"/>
          <w:sz w:val="20"/>
          <w:szCs w:val="20"/>
        </w:rPr>
        <w:t>storytelling</w:t>
      </w:r>
      <w:r>
        <w:rPr>
          <w:rFonts w:ascii="Arial" w:eastAsia="Arial" w:hAnsi="Arial" w:cs="Arial"/>
          <w:spacing w:val="23"/>
          <w:w w:val="9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imple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- </w:t>
      </w:r>
      <w:r>
        <w:rPr>
          <w:rFonts w:ascii="Arial" w:eastAsia="Arial" w:hAnsi="Arial" w:cs="Arial"/>
          <w:w w:val="90"/>
          <w:sz w:val="20"/>
          <w:szCs w:val="20"/>
        </w:rPr>
        <w:t xml:space="preserve">mentation </w:t>
      </w:r>
      <w:r>
        <w:rPr>
          <w:rFonts w:ascii="Arial" w:eastAsia="Arial" w:hAnsi="Arial" w:cs="Arial"/>
          <w:spacing w:val="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that</w:t>
      </w:r>
      <w:r>
        <w:rPr>
          <w:rFonts w:ascii="Arial" w:eastAsia="Arial" w:hAnsi="Arial" w:cs="Arial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 xml:space="preserve">embeds </w:t>
      </w:r>
      <w:r>
        <w:rPr>
          <w:rFonts w:ascii="Arial" w:eastAsia="Arial" w:hAnsi="Arial" w:cs="Arial"/>
          <w:spacing w:val="13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1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CA</w:t>
      </w:r>
      <w:r>
        <w:rPr>
          <w:rFonts w:ascii="Arial" w:eastAsia="Arial" w:hAnsi="Arial" w:cs="Arial"/>
          <w:spacing w:val="-11"/>
          <w:w w:val="92"/>
          <w:sz w:val="20"/>
          <w:szCs w:val="20"/>
        </w:rPr>
        <w:t>R</w:t>
      </w:r>
      <w:r>
        <w:rPr>
          <w:rFonts w:ascii="Arial" w:eastAsia="Arial" w:hAnsi="Arial" w:cs="Arial"/>
          <w:spacing w:val="-15"/>
          <w:w w:val="92"/>
          <w:sz w:val="20"/>
          <w:szCs w:val="20"/>
        </w:rPr>
        <w:t>T</w:t>
      </w:r>
      <w:r>
        <w:rPr>
          <w:rFonts w:ascii="Arial" w:eastAsia="Arial" w:hAnsi="Arial" w:cs="Arial"/>
          <w:w w:val="92"/>
          <w:sz w:val="20"/>
          <w:szCs w:val="20"/>
        </w:rPr>
        <w:t>wheels</w:t>
      </w:r>
      <w:proofErr w:type="spellEnd"/>
      <w:r>
        <w:rPr>
          <w:rFonts w:ascii="Arial" w:eastAsia="Arial" w:hAnsi="Arial" w:cs="Arial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pacing w:val="7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[15]</w:t>
      </w:r>
      <w:r>
        <w:rPr>
          <w:rFonts w:ascii="Arial" w:eastAsia="Arial" w:hAnsi="Arial" w:cs="Arial"/>
          <w:spacing w:val="4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0"/>
          <w:szCs w:val="20"/>
        </w:rPr>
        <w:t>redescription</w:t>
      </w:r>
      <w:proofErr w:type="spellEnd"/>
      <w:r>
        <w:rPr>
          <w:rFonts w:ascii="Arial" w:eastAsia="Arial" w:hAnsi="Arial" w:cs="Arial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mining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algorithm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which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utilizes</w:t>
      </w:r>
      <w:r>
        <w:rPr>
          <w:rFonts w:ascii="Arial" w:eastAsia="Arial" w:hAnsi="Arial" w:cs="Arial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induced </w:t>
      </w:r>
      <w:r>
        <w:rPr>
          <w:rFonts w:ascii="Arial" w:eastAsia="Arial" w:hAnsi="Arial" w:cs="Arial"/>
          <w:spacing w:val="1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classification </w:t>
      </w:r>
      <w:r>
        <w:rPr>
          <w:rFonts w:ascii="Arial" w:eastAsia="Arial" w:hAnsi="Arial" w:cs="Arial"/>
          <w:spacing w:val="3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trees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model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20"/>
          <w:szCs w:val="20"/>
        </w:rPr>
        <w:t>redescriptions</w:t>
      </w:r>
      <w:proofErr w:type="spellEnd"/>
      <w:r>
        <w:rPr>
          <w:rFonts w:ascii="Arial" w:eastAsia="Arial" w:hAnsi="Arial" w:cs="Arial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1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</w:t>
      </w:r>
      <w:r>
        <w:rPr>
          <w:rFonts w:ascii="Arial" w:eastAsia="Arial" w:hAnsi="Arial" w:cs="Arial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A* </w:t>
      </w:r>
      <w:r>
        <w:rPr>
          <w:rFonts w:ascii="Arial" w:eastAsia="Arial" w:hAnsi="Arial" w:cs="Arial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search </w:t>
      </w:r>
      <w:r>
        <w:rPr>
          <w:rFonts w:ascii="Arial" w:eastAsia="Arial" w:hAnsi="Arial" w:cs="Arial"/>
          <w:spacing w:val="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procedure, </w:t>
      </w:r>
      <w:r>
        <w:rPr>
          <w:rFonts w:ascii="Arial" w:eastAsia="Arial" w:hAnsi="Arial" w:cs="Arial"/>
          <w:spacing w:val="3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using the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CA</w:t>
      </w:r>
      <w:r>
        <w:rPr>
          <w:rFonts w:ascii="Arial" w:eastAsia="Arial" w:hAnsi="Arial" w:cs="Arial"/>
          <w:spacing w:val="-11"/>
          <w:w w:val="92"/>
          <w:sz w:val="20"/>
          <w:szCs w:val="20"/>
        </w:rPr>
        <w:t>R</w:t>
      </w:r>
      <w:r>
        <w:rPr>
          <w:rFonts w:ascii="Arial" w:eastAsia="Arial" w:hAnsi="Arial" w:cs="Arial"/>
          <w:spacing w:val="-15"/>
          <w:w w:val="92"/>
          <w:sz w:val="20"/>
          <w:szCs w:val="20"/>
        </w:rPr>
        <w:t>T</w:t>
      </w:r>
      <w:r>
        <w:rPr>
          <w:rFonts w:ascii="Arial" w:eastAsia="Arial" w:hAnsi="Arial" w:cs="Arial"/>
          <w:w w:val="92"/>
          <w:sz w:val="20"/>
          <w:szCs w:val="20"/>
        </w:rPr>
        <w:t>wheels</w:t>
      </w:r>
      <w:proofErr w:type="spellEnd"/>
      <w:r>
        <w:rPr>
          <w:rFonts w:ascii="Arial" w:eastAsia="Arial" w:hAnsi="Arial" w:cs="Arial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pacing w:val="1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supply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xt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m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ov</w:t>
      </w:r>
      <w:r>
        <w:rPr>
          <w:rFonts w:ascii="Arial" w:eastAsia="Arial" w:hAnsi="Arial" w:cs="Arial"/>
          <w:w w:val="88"/>
          <w:sz w:val="20"/>
          <w:szCs w:val="20"/>
        </w:rPr>
        <w:t xml:space="preserve">e </w:t>
      </w:r>
      <w:r>
        <w:rPr>
          <w:rFonts w:ascii="Arial" w:eastAsia="Arial" w:hAnsi="Arial" w:cs="Arial"/>
          <w:spacing w:val="1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operators</w:t>
      </w:r>
      <w:r>
        <w:rPr>
          <w:rFonts w:ascii="Arial" w:eastAsia="Arial" w:hAnsi="Arial" w:cs="Arial"/>
          <w:spacing w:val="4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 xml:space="preserve">search </w:t>
      </w:r>
      <w:r>
        <w:rPr>
          <w:rFonts w:ascii="Arial" w:eastAsia="Arial" w:hAnsi="Arial" w:cs="Arial"/>
          <w:w w:val="86"/>
          <w:sz w:val="20"/>
          <w:szCs w:val="20"/>
        </w:rPr>
        <w:t>branches</w:t>
      </w:r>
      <w:r>
        <w:rPr>
          <w:rFonts w:ascii="Arial" w:eastAsia="Arial" w:hAnsi="Arial" w:cs="Arial"/>
          <w:spacing w:val="3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A* 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search</w:t>
      </w:r>
      <w:r>
        <w:rPr>
          <w:rFonts w:ascii="Arial" w:eastAsia="Arial" w:hAnsi="Arial" w:cs="Arial"/>
          <w:spacing w:val="25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procedure. </w:t>
      </w:r>
      <w:r>
        <w:rPr>
          <w:rFonts w:ascii="Arial" w:eastAsia="Arial" w:hAnsi="Arial" w:cs="Arial"/>
          <w:spacing w:val="9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6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ocht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et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al.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[15]</w:t>
      </w:r>
      <w:r>
        <w:rPr>
          <w:rFonts w:ascii="Arial" w:eastAsia="Arial" w:hAnsi="Arial" w:cs="Arial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pro- </w:t>
      </w:r>
      <w:r>
        <w:rPr>
          <w:rFonts w:ascii="Arial" w:eastAsia="Arial" w:hAnsi="Arial" w:cs="Arial"/>
          <w:w w:val="85"/>
          <w:sz w:val="20"/>
          <w:szCs w:val="20"/>
        </w:rPr>
        <w:t xml:space="preserve">posed </w:t>
      </w:r>
      <w:r>
        <w:rPr>
          <w:rFonts w:ascii="Arial" w:eastAsia="Arial" w:hAnsi="Arial" w:cs="Arial"/>
          <w:spacing w:val="18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 xml:space="preserve">implementation </w:t>
      </w:r>
      <w:r>
        <w:rPr>
          <w:rFonts w:ascii="Arial" w:eastAsia="Arial" w:hAnsi="Arial" w:cs="Arial"/>
          <w:spacing w:val="10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</w:t>
      </w:r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optimized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algorithm</w:t>
      </w:r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con- trolling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pathfinding </w:t>
      </w:r>
      <w:r>
        <w:rPr>
          <w:rFonts w:ascii="Arial" w:eastAsia="Arial" w:hAnsi="Arial" w:cs="Arial"/>
          <w:spacing w:val="1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process</w:t>
      </w:r>
      <w:r>
        <w:rPr>
          <w:rFonts w:ascii="Arial" w:eastAsia="Arial" w:hAnsi="Arial" w:cs="Arial"/>
          <w:spacing w:val="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obtain</w:t>
      </w:r>
      <w:r>
        <w:rPr>
          <w:rFonts w:ascii="Arial" w:eastAsia="Arial" w:hAnsi="Arial" w:cs="Arial"/>
          <w:spacing w:val="3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more</w:t>
      </w:r>
      <w:r>
        <w:rPr>
          <w:rFonts w:ascii="Arial" w:eastAsia="Arial" w:hAnsi="Arial" w:cs="Arial"/>
          <w:spacing w:val="2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homogeneous </w:t>
      </w:r>
      <w:r>
        <w:rPr>
          <w:rFonts w:ascii="Arial" w:eastAsia="Arial" w:hAnsi="Arial" w:cs="Arial"/>
          <w:w w:val="88"/>
          <w:sz w:val="20"/>
          <w:szCs w:val="20"/>
        </w:rPr>
        <w:t>search</w:t>
      </w:r>
      <w:r>
        <w:rPr>
          <w:rFonts w:ascii="Arial" w:eastAsia="Arial" w:hAnsi="Arial" w:cs="Arial"/>
          <w:spacing w:val="-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domain</w:t>
      </w:r>
      <w:r>
        <w:rPr>
          <w:rFonts w:ascii="Arial" w:eastAsia="Arial" w:hAnsi="Arial" w:cs="Arial"/>
          <w:spacing w:val="36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and</w:t>
      </w:r>
      <w:r>
        <w:rPr>
          <w:rFonts w:ascii="Arial" w:eastAsia="Arial" w:hAnsi="Arial" w:cs="Arial"/>
          <w:spacing w:val="1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retri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v</w:t>
      </w:r>
      <w:r>
        <w:rPr>
          <w:rFonts w:ascii="Arial" w:eastAsia="Arial" w:hAnsi="Arial" w:cs="Arial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3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more</w:t>
      </w:r>
      <w:r>
        <w:rPr>
          <w:rFonts w:ascii="Arial" w:eastAsia="Arial" w:hAnsi="Arial" w:cs="Arial"/>
          <w:spacing w:val="2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links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between</w:t>
      </w:r>
      <w:r>
        <w:rPr>
          <w:rFonts w:ascii="Arial" w:eastAsia="Arial" w:hAnsi="Arial" w:cs="Arial"/>
          <w:spacing w:val="1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adjacent</w:t>
      </w:r>
      <w:r>
        <w:rPr>
          <w:rFonts w:ascii="Arial" w:eastAsia="Arial" w:hAnsi="Arial" w:cs="Arial"/>
          <w:spacing w:val="1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hops in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each</w:t>
      </w:r>
      <w:r>
        <w:rPr>
          <w:rFonts w:ascii="Arial" w:eastAsia="Arial" w:hAnsi="Arial" w:cs="Arial"/>
          <w:spacing w:val="15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path</w:t>
      </w:r>
      <w:r>
        <w:rPr>
          <w:rFonts w:ascii="Arial" w:eastAsia="Arial" w:hAnsi="Arial" w:cs="Arial"/>
          <w:spacing w:val="3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impr</w:t>
      </w:r>
      <w:r>
        <w:rPr>
          <w:rFonts w:ascii="Arial" w:eastAsia="Arial" w:hAnsi="Arial" w:cs="Arial"/>
          <w:spacing w:val="-3"/>
          <w:w w:val="93"/>
          <w:sz w:val="20"/>
          <w:szCs w:val="20"/>
        </w:rPr>
        <w:t>ov</w:t>
      </w:r>
      <w:r>
        <w:rPr>
          <w:rFonts w:ascii="Arial" w:eastAsia="Arial" w:hAnsi="Arial" w:cs="Arial"/>
          <w:w w:val="93"/>
          <w:sz w:val="20"/>
          <w:szCs w:val="20"/>
        </w:rPr>
        <w:t>e</w:t>
      </w:r>
      <w:r>
        <w:rPr>
          <w:rFonts w:ascii="Arial" w:eastAsia="Arial" w:hAnsi="Arial" w:cs="Arial"/>
          <w:spacing w:val="20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semantic</w:t>
      </w:r>
      <w:r>
        <w:rPr>
          <w:rFonts w:ascii="Arial" w:eastAsia="Arial" w:hAnsi="Arial" w:cs="Arial"/>
          <w:spacing w:val="40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relatedness</w:t>
      </w:r>
      <w:r>
        <w:rPr>
          <w:rFonts w:ascii="Arial" w:eastAsia="Arial" w:hAnsi="Arial" w:cs="Arial"/>
          <w:spacing w:val="1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concepts </w:t>
      </w:r>
      <w:r>
        <w:rPr>
          <w:rFonts w:ascii="Arial" w:eastAsia="Arial" w:hAnsi="Arial" w:cs="Arial"/>
          <w:w w:val="90"/>
          <w:sz w:val="20"/>
          <w:szCs w:val="20"/>
        </w:rPr>
        <w:t xml:space="preserve">mentioned </w:t>
      </w:r>
      <w:r>
        <w:rPr>
          <w:rFonts w:ascii="Arial" w:eastAsia="Arial" w:hAnsi="Arial" w:cs="Arial"/>
          <w:spacing w:val="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50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 xml:space="preserve">a </w:t>
      </w:r>
      <w:r>
        <w:rPr>
          <w:rFonts w:ascii="Arial" w:eastAsia="Arial" w:hAnsi="Arial" w:cs="Arial"/>
          <w:spacing w:val="20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story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by</w:t>
      </w:r>
      <w:r>
        <w:rPr>
          <w:rFonts w:ascii="Arial" w:eastAsia="Arial" w:hAnsi="Arial" w:cs="Arial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increasing </w:t>
      </w:r>
      <w:r>
        <w:rPr>
          <w:rFonts w:ascii="Arial" w:eastAsia="Arial" w:hAnsi="Arial" w:cs="Arial"/>
          <w:spacing w:val="8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rel</w:t>
      </w:r>
      <w:r>
        <w:rPr>
          <w:rFonts w:ascii="Arial" w:eastAsia="Arial" w:hAnsi="Arial" w:cs="Arial"/>
          <w:spacing w:val="-4"/>
          <w:w w:val="87"/>
          <w:sz w:val="20"/>
          <w:szCs w:val="20"/>
        </w:rPr>
        <w:t>ev</w:t>
      </w:r>
      <w:r>
        <w:rPr>
          <w:rFonts w:ascii="Arial" w:eastAsia="Arial" w:hAnsi="Arial" w:cs="Arial"/>
          <w:w w:val="87"/>
          <w:sz w:val="20"/>
          <w:szCs w:val="20"/>
        </w:rPr>
        <w:t xml:space="preserve">ance </w:t>
      </w:r>
      <w:r>
        <w:rPr>
          <w:rFonts w:ascii="Arial" w:eastAsia="Arial" w:hAnsi="Arial" w:cs="Arial"/>
          <w:spacing w:val="1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5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links </w:t>
      </w:r>
      <w:r>
        <w:rPr>
          <w:rFonts w:ascii="Arial" w:eastAsia="Arial" w:hAnsi="Arial" w:cs="Arial"/>
          <w:w w:val="87"/>
          <w:sz w:val="20"/>
          <w:szCs w:val="20"/>
        </w:rPr>
        <w:t xml:space="preserve">between </w:t>
      </w:r>
      <w:r>
        <w:rPr>
          <w:rFonts w:ascii="Arial" w:eastAsia="Arial" w:hAnsi="Arial" w:cs="Arial"/>
          <w:spacing w:val="2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nodes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through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additional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domain</w:t>
      </w:r>
      <w:r>
        <w:rPr>
          <w:rFonts w:ascii="Arial" w:eastAsia="Arial" w:hAnsi="Arial" w:cs="Arial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 xml:space="preserve">delineation </w:t>
      </w:r>
      <w:r>
        <w:rPr>
          <w:rFonts w:ascii="Arial" w:eastAsia="Arial" w:hAnsi="Arial" w:cs="Arial"/>
          <w:spacing w:val="16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and </w:t>
      </w:r>
      <w:r>
        <w:rPr>
          <w:rFonts w:ascii="Arial" w:eastAsia="Arial" w:hAnsi="Arial" w:cs="Arial"/>
          <w:w w:val="87"/>
          <w:sz w:val="20"/>
          <w:szCs w:val="20"/>
        </w:rPr>
        <w:t xml:space="preserve">refinement </w:t>
      </w:r>
      <w:r>
        <w:rPr>
          <w:rFonts w:ascii="Arial" w:eastAsia="Arial" w:hAnsi="Arial" w:cs="Arial"/>
          <w:spacing w:val="4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steps.</w:t>
      </w:r>
      <w:r>
        <w:rPr>
          <w:rFonts w:ascii="Arial" w:eastAsia="Arial" w:hAnsi="Arial" w:cs="Arial"/>
          <w:spacing w:val="4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Chen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et</w:t>
      </w:r>
      <w:r>
        <w:rPr>
          <w:rFonts w:ascii="Arial" w:eastAsia="Arial" w:hAnsi="Arial" w:cs="Arial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al.</w:t>
      </w:r>
      <w:r>
        <w:rPr>
          <w:rFonts w:ascii="Arial" w:eastAsia="Arial" w:hAnsi="Arial" w:cs="Arial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[20]</w:t>
      </w:r>
      <w:r>
        <w:rPr>
          <w:rFonts w:ascii="Arial" w:eastAsia="Arial" w:hAnsi="Arial" w:cs="Arial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proposed  </w:t>
      </w:r>
      <w:r>
        <w:rPr>
          <w:rFonts w:ascii="Arial" w:eastAsia="Arial" w:hAnsi="Arial" w:cs="Arial"/>
          <w:spacing w:val="6"/>
          <w:w w:val="83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3"/>
          <w:sz w:val="20"/>
          <w:szCs w:val="20"/>
        </w:rPr>
        <w:t xml:space="preserve">a </w:t>
      </w:r>
      <w:r>
        <w:rPr>
          <w:rFonts w:ascii="Arial" w:eastAsia="Arial" w:hAnsi="Arial" w:cs="Arial"/>
          <w:spacing w:val="14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multimodal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imitation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learning</w:t>
      </w:r>
      <w:r>
        <w:rPr>
          <w:rFonts w:ascii="Arial" w:eastAsia="Arial" w:hAnsi="Arial" w:cs="Arial"/>
          <w:spacing w:val="30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via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generat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v</w:t>
      </w:r>
      <w:r>
        <w:rPr>
          <w:rFonts w:ascii="Arial" w:eastAsia="Arial" w:hAnsi="Arial" w:cs="Arial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3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ad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v</w:t>
      </w:r>
      <w:r>
        <w:rPr>
          <w:rFonts w:ascii="Arial" w:eastAsia="Arial" w:hAnsi="Arial" w:cs="Arial"/>
          <w:w w:val="88"/>
          <w:sz w:val="20"/>
          <w:szCs w:val="20"/>
        </w:rPr>
        <w:t>ersarial</w:t>
      </w:r>
      <w:r>
        <w:rPr>
          <w:rFonts w:ascii="Arial" w:eastAsia="Arial" w:hAnsi="Arial" w:cs="Arial"/>
          <w:spacing w:val="4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net</w:t>
      </w:r>
      <w:r>
        <w:rPr>
          <w:rFonts w:ascii="Arial" w:eastAsia="Arial" w:hAnsi="Arial" w:cs="Arial"/>
          <w:spacing w:val="-2"/>
          <w:w w:val="88"/>
          <w:sz w:val="20"/>
          <w:szCs w:val="20"/>
        </w:rPr>
        <w:t>w</w:t>
      </w:r>
      <w:r>
        <w:rPr>
          <w:rFonts w:ascii="Arial" w:eastAsia="Arial" w:hAnsi="Arial" w:cs="Arial"/>
          <w:w w:val="88"/>
          <w:sz w:val="20"/>
          <w:szCs w:val="20"/>
        </w:rPr>
        <w:t xml:space="preserve">orks </w:t>
      </w:r>
      <w:r>
        <w:rPr>
          <w:rFonts w:ascii="Arial" w:eastAsia="Arial" w:hAnsi="Arial" w:cs="Arial"/>
          <w:spacing w:val="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106"/>
          <w:sz w:val="20"/>
          <w:szCs w:val="20"/>
        </w:rPr>
        <w:t xml:space="preserve">(MIL- </w:t>
      </w:r>
      <w:r>
        <w:rPr>
          <w:rFonts w:ascii="Arial" w:eastAsia="Arial" w:hAnsi="Arial" w:cs="Arial"/>
          <w:sz w:val="20"/>
          <w:szCs w:val="20"/>
        </w:rPr>
        <w:t>GAN)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method</w:t>
      </w:r>
      <w:r>
        <w:rPr>
          <w:rFonts w:ascii="Arial" w:eastAsia="Arial" w:hAnsi="Arial" w:cs="Arial"/>
          <w:spacing w:val="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directly </w:t>
      </w:r>
      <w:r>
        <w:rPr>
          <w:rFonts w:ascii="Arial" w:eastAsia="Arial" w:hAnsi="Arial" w:cs="Arial"/>
          <w:spacing w:val="1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model</w:t>
      </w:r>
      <w:r>
        <w:rPr>
          <w:rFonts w:ascii="Arial" w:eastAsia="Arial" w:hAnsi="Arial" w:cs="Arial"/>
          <w:spacing w:val="2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users’</w:t>
      </w:r>
      <w:r>
        <w:rPr>
          <w:rFonts w:ascii="Arial" w:eastAsia="Arial" w:hAnsi="Arial" w:cs="Arial"/>
          <w:spacing w:val="1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interests</w:t>
      </w:r>
      <w:r>
        <w:rPr>
          <w:rFonts w:ascii="Arial" w:eastAsia="Arial" w:hAnsi="Arial" w:cs="Arial"/>
          <w:spacing w:val="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as</w:t>
      </w:r>
      <w:r>
        <w:rPr>
          <w:rFonts w:ascii="Arial" w:eastAsia="Arial" w:hAnsi="Arial" w:cs="Arial"/>
          <w:spacing w:val="-1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reflected</w:t>
      </w:r>
      <w:r>
        <w:rPr>
          <w:rFonts w:ascii="Arial" w:eastAsia="Arial" w:hAnsi="Arial" w:cs="Arial"/>
          <w:spacing w:val="2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by </w:t>
      </w:r>
      <w:r>
        <w:rPr>
          <w:rFonts w:ascii="Arial" w:eastAsia="Arial" w:hAnsi="Arial" w:cs="Arial"/>
          <w:spacing w:val="-4"/>
          <w:w w:val="87"/>
          <w:sz w:val="20"/>
          <w:szCs w:val="20"/>
        </w:rPr>
        <w:t>v</w:t>
      </w:r>
      <w:r>
        <w:rPr>
          <w:rFonts w:ascii="Arial" w:eastAsia="Arial" w:hAnsi="Arial" w:cs="Arial"/>
          <w:w w:val="87"/>
          <w:sz w:val="20"/>
          <w:szCs w:val="20"/>
        </w:rPr>
        <w:t>arious</w:t>
      </w:r>
      <w:r>
        <w:rPr>
          <w:rFonts w:ascii="Arial" w:eastAsia="Arial" w:hAnsi="Arial" w:cs="Arial"/>
          <w:spacing w:val="2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data</w:t>
      </w:r>
      <w:r>
        <w:rPr>
          <w:rFonts w:ascii="Arial" w:eastAsia="Arial" w:hAnsi="Arial" w:cs="Arial"/>
          <w:spacing w:val="-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by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imitating </w:t>
      </w:r>
      <w:r>
        <w:rPr>
          <w:rFonts w:ascii="Arial" w:eastAsia="Arial" w:hAnsi="Arial" w:cs="Arial"/>
          <w:spacing w:val="16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users’</w:t>
      </w:r>
      <w:r>
        <w:rPr>
          <w:rFonts w:ascii="Arial" w:eastAsia="Arial" w:hAnsi="Arial" w:cs="Arial"/>
          <w:spacing w:val="1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demonstrated</w:t>
      </w:r>
      <w:r>
        <w:rPr>
          <w:rFonts w:ascii="Arial" w:eastAsia="Arial" w:hAnsi="Arial" w:cs="Arial"/>
          <w:spacing w:val="-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stor</w:t>
      </w:r>
      <w:r>
        <w:rPr>
          <w:rFonts w:ascii="Arial" w:eastAsia="Arial" w:hAnsi="Arial" w:cs="Arial"/>
          <w:w w:val="99"/>
          <w:sz w:val="20"/>
          <w:szCs w:val="20"/>
        </w:rPr>
        <w:t>y</w:t>
      </w:r>
      <w:r>
        <w:rPr>
          <w:rFonts w:ascii="Arial" w:eastAsia="Arial" w:hAnsi="Arial" w:cs="Arial"/>
          <w:w w:val="124"/>
          <w:sz w:val="20"/>
          <w:szCs w:val="20"/>
        </w:rPr>
        <w:t>l</w:t>
      </w:r>
      <w:r>
        <w:rPr>
          <w:rFonts w:ascii="Arial" w:eastAsia="Arial" w:hAnsi="Arial" w:cs="Arial"/>
          <w:w w:val="87"/>
          <w:sz w:val="20"/>
          <w:szCs w:val="20"/>
        </w:rPr>
        <w:t>ines.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107"/>
          <w:sz w:val="20"/>
          <w:szCs w:val="20"/>
        </w:rPr>
        <w:t xml:space="preserve">MIL- </w:t>
      </w:r>
      <w:r>
        <w:rPr>
          <w:rFonts w:ascii="Arial" w:eastAsia="Arial" w:hAnsi="Arial" w:cs="Arial"/>
          <w:sz w:val="20"/>
          <w:szCs w:val="20"/>
        </w:rPr>
        <w:t>GAN</w:t>
      </w:r>
      <w:r>
        <w:rPr>
          <w:rFonts w:ascii="Arial" w:eastAsia="Arial" w:hAnsi="Arial" w:cs="Arial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model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designed</w:t>
      </w:r>
      <w:r>
        <w:rPr>
          <w:rFonts w:ascii="Arial" w:eastAsia="Arial" w:hAnsi="Arial" w:cs="Arial"/>
          <w:spacing w:val="4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learn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</w:t>
      </w:r>
      <w:r>
        <w:rPr>
          <w:rFonts w:ascii="Arial" w:eastAsia="Arial" w:hAnsi="Arial" w:cs="Arial"/>
          <w:spacing w:val="-5"/>
          <w:sz w:val="20"/>
          <w:szCs w:val="20"/>
        </w:rPr>
        <w:t>e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ard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patterns</w:t>
      </w:r>
      <w:r>
        <w:rPr>
          <w:rFonts w:ascii="Arial" w:eastAsia="Arial" w:hAnsi="Arial" w:cs="Arial"/>
          <w:spacing w:val="4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g</w:t>
      </w:r>
      <w:r>
        <w:rPr>
          <w:rFonts w:ascii="Arial" w:eastAsia="Arial" w:hAnsi="Arial" w:cs="Arial"/>
          <w:spacing w:val="-5"/>
          <w:sz w:val="20"/>
          <w:szCs w:val="20"/>
        </w:rPr>
        <w:t>i</w:t>
      </w:r>
      <w:r>
        <w:rPr>
          <w:rFonts w:ascii="Arial" w:eastAsia="Arial" w:hAnsi="Arial" w:cs="Arial"/>
          <w:spacing w:val="-3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 xml:space="preserve">en </w:t>
      </w:r>
      <w:r>
        <w:rPr>
          <w:rFonts w:ascii="Arial" w:eastAsia="Arial" w:hAnsi="Arial" w:cs="Arial"/>
          <w:w w:val="90"/>
          <w:sz w:val="20"/>
          <w:szCs w:val="20"/>
        </w:rPr>
        <w:t>use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r</w:t>
      </w:r>
      <w:r>
        <w:rPr>
          <w:rFonts w:ascii="Arial" w:eastAsia="Arial" w:hAnsi="Arial" w:cs="Arial"/>
          <w:w w:val="90"/>
          <w:sz w:val="20"/>
          <w:szCs w:val="20"/>
        </w:rPr>
        <w:t>-pr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o</w:t>
      </w:r>
      <w:r>
        <w:rPr>
          <w:rFonts w:ascii="Arial" w:eastAsia="Arial" w:hAnsi="Arial" w:cs="Arial"/>
          <w:w w:val="90"/>
          <w:sz w:val="20"/>
          <w:szCs w:val="20"/>
        </w:rPr>
        <w:t>vided</w:t>
      </w:r>
      <w:r>
        <w:rPr>
          <w:rFonts w:ascii="Arial" w:eastAsia="Arial" w:hAnsi="Arial" w:cs="Arial"/>
          <w:spacing w:val="39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storylines</w:t>
      </w:r>
      <w:r>
        <w:rPr>
          <w:rFonts w:ascii="Arial" w:eastAsia="Arial" w:hAnsi="Arial" w:cs="Arial"/>
          <w:spacing w:val="4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then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applies</w:t>
      </w:r>
      <w:r>
        <w:rPr>
          <w:rFonts w:ascii="Arial" w:eastAsia="Arial" w:hAnsi="Arial" w:cs="Arial"/>
          <w:spacing w:val="4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learned</w:t>
      </w:r>
      <w:r>
        <w:rPr>
          <w:rFonts w:ascii="Arial" w:eastAsia="Arial" w:hAnsi="Arial" w:cs="Arial"/>
          <w:spacing w:val="4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poli</w:t>
      </w:r>
      <w:r>
        <w:rPr>
          <w:rFonts w:ascii="Arial" w:eastAsia="Arial" w:hAnsi="Arial" w:cs="Arial"/>
          <w:spacing w:val="-3"/>
          <w:sz w:val="20"/>
          <w:szCs w:val="20"/>
        </w:rPr>
        <w:t>c</w:t>
      </w:r>
      <w:r>
        <w:rPr>
          <w:rFonts w:ascii="Arial" w:eastAsia="Arial" w:hAnsi="Arial" w:cs="Arial"/>
          <w:sz w:val="20"/>
          <w:szCs w:val="20"/>
        </w:rPr>
        <w:t>y to</w:t>
      </w:r>
      <w:r>
        <w:rPr>
          <w:rFonts w:ascii="Arial" w:eastAsia="Arial" w:hAnsi="Arial" w:cs="Arial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unseen</w:t>
      </w:r>
      <w:r>
        <w:rPr>
          <w:rFonts w:ascii="Arial" w:eastAsia="Arial" w:hAnsi="Arial" w:cs="Arial"/>
          <w:spacing w:val="36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data.</w:t>
      </w:r>
      <w:r>
        <w:rPr>
          <w:rFonts w:ascii="Arial" w:eastAsia="Arial" w:hAnsi="Arial" w:cs="Arial"/>
          <w:spacing w:val="41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Santos</w:t>
      </w:r>
      <w:r>
        <w:rPr>
          <w:rFonts w:ascii="Arial" w:eastAsia="Arial" w:hAnsi="Arial" w:cs="Arial"/>
          <w:spacing w:val="42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et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al.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[21]</w:t>
      </w:r>
      <w:r>
        <w:rPr>
          <w:rFonts w:ascii="Arial" w:eastAsia="Arial" w:hAnsi="Arial" w:cs="Arial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combined</w:t>
      </w:r>
      <w:r>
        <w:rPr>
          <w:rFonts w:ascii="Arial" w:eastAsia="Arial" w:hAnsi="Arial" w:cs="Arial"/>
          <w:spacing w:val="15"/>
          <w:w w:val="92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92"/>
          <w:sz w:val="20"/>
          <w:szCs w:val="20"/>
        </w:rPr>
        <w:t xml:space="preserve">storytelling </w:t>
      </w:r>
      <w:r>
        <w:rPr>
          <w:rFonts w:ascii="Arial" w:eastAsia="Arial" w:hAnsi="Arial" w:cs="Arial"/>
          <w:spacing w:val="3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20"/>
          <w:szCs w:val="20"/>
        </w:rPr>
        <w:t>Spatio</w:t>
      </w:r>
      <w:proofErr w:type="spellEnd"/>
      <w:r>
        <w:rPr>
          <w:rFonts w:ascii="Arial" w:eastAsia="Arial" w:hAnsi="Arial" w:cs="Arial"/>
          <w:w w:val="91"/>
          <w:sz w:val="20"/>
          <w:szCs w:val="20"/>
        </w:rPr>
        <w:t>-logical</w:t>
      </w:r>
      <w:r>
        <w:rPr>
          <w:rFonts w:ascii="Arial" w:eastAsia="Arial" w:hAnsi="Arial" w:cs="Arial"/>
          <w:spacing w:val="43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Inference</w:t>
      </w:r>
      <w:r>
        <w:rPr>
          <w:rFonts w:ascii="Arial" w:eastAsia="Arial" w:hAnsi="Arial" w:cs="Arial"/>
          <w:spacing w:val="11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(SLI)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generate</w:t>
      </w:r>
      <w:r>
        <w:rPr>
          <w:rFonts w:ascii="Arial" w:eastAsia="Arial" w:hAnsi="Arial" w:cs="Arial"/>
          <w:spacing w:val="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rules</w:t>
      </w:r>
      <w:r>
        <w:rPr>
          <w:rFonts w:ascii="Arial" w:eastAsia="Arial" w:hAnsi="Arial" w:cs="Arial"/>
          <w:spacing w:val="3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 xml:space="preserve">interaction </w:t>
      </w:r>
      <w:r>
        <w:rPr>
          <w:rFonts w:ascii="Arial" w:eastAsia="Arial" w:hAnsi="Arial" w:cs="Arial"/>
          <w:w w:val="89"/>
          <w:sz w:val="20"/>
          <w:szCs w:val="20"/>
        </w:rPr>
        <w:t>among</w:t>
      </w:r>
      <w:r>
        <w:rPr>
          <w:rFonts w:ascii="Arial" w:eastAsia="Arial" w:hAnsi="Arial" w:cs="Arial"/>
          <w:spacing w:val="39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entities </w:t>
      </w:r>
      <w:r>
        <w:rPr>
          <w:rFonts w:ascii="Arial" w:eastAsia="Arial" w:hAnsi="Arial" w:cs="Arial"/>
          <w:spacing w:val="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measure</w:t>
      </w:r>
      <w:r>
        <w:rPr>
          <w:rFonts w:ascii="Arial" w:eastAsia="Arial" w:hAnsi="Arial" w:cs="Arial"/>
          <w:spacing w:val="47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</w:t>
      </w:r>
      <w:r>
        <w:rPr>
          <w:rFonts w:ascii="Arial" w:eastAsia="Arial" w:hAnsi="Arial" w:cs="Arial"/>
          <w:spacing w:val="-5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w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well</w:t>
      </w:r>
      <w:r>
        <w:rPr>
          <w:rFonts w:ascii="Arial" w:eastAsia="Arial" w:hAnsi="Arial" w:cs="Arial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y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forecast </w:t>
      </w:r>
      <w:r>
        <w:rPr>
          <w:rFonts w:ascii="Arial" w:eastAsia="Arial" w:hAnsi="Arial" w:cs="Arial"/>
          <w:spacing w:val="37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</w:t>
      </w:r>
      <w:r>
        <w:rPr>
          <w:rFonts w:ascii="Arial" w:eastAsia="Arial" w:hAnsi="Arial" w:cs="Arial"/>
          <w:spacing w:val="44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real- 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orld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pacing w:val="-5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w w:val="87"/>
          <w:sz w:val="20"/>
          <w:szCs w:val="20"/>
        </w:rPr>
        <w:t>ent.</w:t>
      </w:r>
    </w:p>
    <w:p w14:paraId="5C0ADE73" w14:textId="77777777" w:rsidR="00CE37CF" w:rsidRDefault="007311F8">
      <w:pPr>
        <w:spacing w:after="0" w:line="249" w:lineRule="auto"/>
        <w:ind w:right="65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8"/>
          <w:sz w:val="20"/>
          <w:szCs w:val="20"/>
        </w:rPr>
        <w:t>Hossain</w:t>
      </w:r>
      <w:r>
        <w:rPr>
          <w:rFonts w:ascii="Arial" w:eastAsia="Arial" w:hAnsi="Arial" w:cs="Arial"/>
          <w:spacing w:val="3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et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al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[13]</w:t>
      </w:r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introduced</w:t>
      </w:r>
      <w:r>
        <w:rPr>
          <w:rFonts w:ascii="Arial" w:eastAsia="Arial" w:hAnsi="Arial" w:cs="Arial"/>
          <w:spacing w:val="39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Google</w:t>
      </w:r>
      <w:r>
        <w:rPr>
          <w:rFonts w:ascii="Arial" w:eastAsia="Arial" w:hAnsi="Arial" w:cs="Arial"/>
          <w:spacing w:val="3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Fusion</w:t>
      </w:r>
      <w:r>
        <w:rPr>
          <w:rFonts w:ascii="Arial" w:eastAsia="Arial" w:hAnsi="Arial" w:cs="Arial"/>
          <w:spacing w:val="30"/>
          <w:w w:val="9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pacing w:val="-16"/>
          <w:w w:val="99"/>
          <w:sz w:val="20"/>
          <w:szCs w:val="20"/>
        </w:rPr>
        <w:t>T</w:t>
      </w:r>
      <w:r>
        <w:rPr>
          <w:rFonts w:ascii="Arial" w:eastAsia="Arial" w:hAnsi="Arial" w:cs="Arial"/>
          <w:w w:val="90"/>
          <w:sz w:val="20"/>
          <w:szCs w:val="20"/>
        </w:rPr>
        <w:t>ables(</w:t>
      </w:r>
      <w:proofErr w:type="gramEnd"/>
      <w:r>
        <w:rPr>
          <w:rFonts w:ascii="Arial" w:eastAsia="Arial" w:hAnsi="Arial" w:cs="Arial"/>
          <w:w w:val="90"/>
          <w:sz w:val="20"/>
          <w:szCs w:val="20"/>
        </w:rPr>
        <w:t xml:space="preserve">GFT) </w:t>
      </w:r>
      <w:r>
        <w:rPr>
          <w:rFonts w:ascii="Arial" w:eastAsia="Arial" w:hAnsi="Arial" w:cs="Arial"/>
          <w:w w:val="88"/>
          <w:sz w:val="20"/>
          <w:szCs w:val="20"/>
        </w:rPr>
        <w:t>that</w:t>
      </w:r>
      <w:r>
        <w:rPr>
          <w:rFonts w:ascii="Arial" w:eastAsia="Arial" w:hAnsi="Arial" w:cs="Arial"/>
          <w:spacing w:val="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o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>f</w:t>
      </w:r>
      <w:r>
        <w:rPr>
          <w:rFonts w:ascii="Arial" w:eastAsia="Arial" w:hAnsi="Arial" w:cs="Arial"/>
          <w:w w:val="88"/>
          <w:sz w:val="20"/>
          <w:szCs w:val="20"/>
        </w:rPr>
        <w:t>fers</w:t>
      </w:r>
      <w:r>
        <w:rPr>
          <w:rFonts w:ascii="Arial" w:eastAsia="Arial" w:hAnsi="Arial" w:cs="Arial"/>
          <w:spacing w:val="2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collaborat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v</w:t>
      </w:r>
      <w:r>
        <w:rPr>
          <w:rFonts w:ascii="Arial" w:eastAsia="Arial" w:hAnsi="Arial" w:cs="Arial"/>
          <w:w w:val="88"/>
          <w:sz w:val="20"/>
          <w:szCs w:val="20"/>
        </w:rPr>
        <w:t>e  data</w:t>
      </w:r>
      <w:r>
        <w:rPr>
          <w:rFonts w:ascii="Arial" w:eastAsia="Arial" w:hAnsi="Arial" w:cs="Arial"/>
          <w:spacing w:val="-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management</w:t>
      </w:r>
      <w:r>
        <w:rPr>
          <w:rFonts w:ascii="Arial" w:eastAsia="Arial" w:hAnsi="Arial" w:cs="Arial"/>
          <w:spacing w:val="-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the</w:t>
      </w:r>
      <w:r>
        <w:rPr>
          <w:rFonts w:ascii="Arial" w:eastAsia="Arial" w:hAnsi="Arial" w:cs="Arial"/>
          <w:spacing w:val="-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cloud</w:t>
      </w:r>
      <w:r>
        <w:rPr>
          <w:rFonts w:ascii="Arial" w:eastAsia="Arial" w:hAnsi="Arial" w:cs="Arial"/>
          <w:spacing w:val="1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 xml:space="preserve">data </w:t>
      </w:r>
      <w:r>
        <w:rPr>
          <w:rFonts w:ascii="Arial" w:eastAsia="Arial" w:hAnsi="Arial" w:cs="Arial"/>
          <w:w w:val="88"/>
          <w:sz w:val="20"/>
          <w:szCs w:val="20"/>
        </w:rPr>
        <w:t xml:space="preserve">scientists 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enable </w:t>
      </w:r>
      <w:r>
        <w:rPr>
          <w:rFonts w:ascii="Arial" w:eastAsia="Arial" w:hAnsi="Arial" w:cs="Arial"/>
          <w:spacing w:val="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int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e</w:t>
      </w:r>
      <w:r>
        <w:rPr>
          <w:rFonts w:ascii="Arial" w:eastAsia="Arial" w:hAnsi="Arial" w:cs="Arial"/>
          <w:w w:val="91"/>
          <w:sz w:val="20"/>
          <w:szCs w:val="20"/>
        </w:rPr>
        <w:t xml:space="preserve">gration </w:t>
      </w:r>
      <w:r>
        <w:rPr>
          <w:rFonts w:ascii="Arial" w:eastAsia="Arial" w:hAnsi="Arial" w:cs="Arial"/>
          <w:spacing w:val="6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 xml:space="preserve">increasingly </w:t>
      </w:r>
      <w:r>
        <w:rPr>
          <w:rFonts w:ascii="Arial" w:eastAsia="Arial" w:hAnsi="Arial" w:cs="Arial"/>
          <w:spacing w:val="4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compl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 xml:space="preserve">x </w:t>
      </w:r>
      <w:r>
        <w:rPr>
          <w:rFonts w:ascii="Arial" w:eastAsia="Arial" w:hAnsi="Arial" w:cs="Arial"/>
          <w:w w:val="88"/>
          <w:sz w:val="20"/>
          <w:szCs w:val="20"/>
        </w:rPr>
        <w:t xml:space="preserve">geospatial </w:t>
      </w:r>
      <w:r>
        <w:rPr>
          <w:rFonts w:ascii="Arial" w:eastAsia="Arial" w:hAnsi="Arial" w:cs="Arial"/>
          <w:spacing w:val="16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data to</w:t>
      </w:r>
      <w:r>
        <w:rPr>
          <w:rFonts w:ascii="Arial" w:eastAsia="Arial" w:hAnsi="Arial" w:cs="Arial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support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storytelling.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paper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focused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w w:val="94"/>
          <w:sz w:val="20"/>
          <w:szCs w:val="20"/>
        </w:rPr>
        <w:t>introduction</w:t>
      </w:r>
      <w:r>
        <w:rPr>
          <w:rFonts w:ascii="Arial" w:eastAsia="Arial" w:hAnsi="Arial" w:cs="Arial"/>
          <w:spacing w:val="34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93"/>
          <w:sz w:val="20"/>
          <w:szCs w:val="20"/>
        </w:rPr>
        <w:t>ov</w:t>
      </w:r>
      <w:r>
        <w:rPr>
          <w:rFonts w:ascii="Arial" w:eastAsia="Arial" w:hAnsi="Arial" w:cs="Arial"/>
          <w:w w:val="93"/>
          <w:sz w:val="20"/>
          <w:szCs w:val="20"/>
        </w:rPr>
        <w:t>ervi</w:t>
      </w:r>
      <w:r>
        <w:rPr>
          <w:rFonts w:ascii="Arial" w:eastAsia="Arial" w:hAnsi="Arial" w:cs="Arial"/>
          <w:spacing w:val="-5"/>
          <w:w w:val="93"/>
          <w:sz w:val="20"/>
          <w:szCs w:val="20"/>
        </w:rPr>
        <w:t>e</w:t>
      </w:r>
      <w:r>
        <w:rPr>
          <w:rFonts w:ascii="Arial" w:eastAsia="Arial" w:hAnsi="Arial" w:cs="Arial"/>
          <w:w w:val="93"/>
          <w:sz w:val="20"/>
          <w:szCs w:val="20"/>
        </w:rPr>
        <w:t>w</w:t>
      </w:r>
      <w:r>
        <w:rPr>
          <w:rFonts w:ascii="Arial" w:eastAsia="Arial" w:hAnsi="Arial" w:cs="Arial"/>
          <w:spacing w:val="35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map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processing</w:t>
      </w:r>
      <w:r>
        <w:rPr>
          <w:rFonts w:ascii="Arial" w:eastAsia="Arial" w:hAnsi="Arial" w:cs="Arial"/>
          <w:spacing w:val="3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GF</w:t>
      </w:r>
      <w:r>
        <w:rPr>
          <w:rFonts w:ascii="Arial" w:eastAsia="Arial" w:hAnsi="Arial" w:cs="Arial"/>
          <w:spacing w:val="-15"/>
          <w:sz w:val="20"/>
          <w:szCs w:val="20"/>
        </w:rPr>
        <w:t>T</w:t>
      </w:r>
      <w:r>
        <w:rPr>
          <w:rFonts w:ascii="Arial" w:eastAsia="Arial" w:hAnsi="Arial" w:cs="Arial"/>
          <w:sz w:val="20"/>
          <w:szCs w:val="20"/>
        </w:rPr>
        <w:t xml:space="preserve">, the </w:t>
      </w:r>
      <w:proofErr w:type="gramStart"/>
      <w:r>
        <w:rPr>
          <w:rFonts w:ascii="Arial" w:eastAsia="Arial" w:hAnsi="Arial" w:cs="Arial"/>
          <w:w w:val="90"/>
          <w:sz w:val="20"/>
          <w:szCs w:val="20"/>
        </w:rPr>
        <w:t xml:space="preserve">architecture </w:t>
      </w:r>
      <w:r>
        <w:rPr>
          <w:rFonts w:ascii="Arial" w:eastAsia="Arial" w:hAnsi="Arial" w:cs="Arial"/>
          <w:spacing w:val="1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sz w:val="20"/>
          <w:szCs w:val="20"/>
        </w:rPr>
        <w:t>ov</w:t>
      </w:r>
      <w:r>
        <w:rPr>
          <w:rFonts w:ascii="Arial" w:eastAsia="Arial" w:hAnsi="Arial" w:cs="Arial"/>
          <w:sz w:val="20"/>
          <w:szCs w:val="20"/>
        </w:rPr>
        <w:t>ervi</w:t>
      </w:r>
      <w:r>
        <w:rPr>
          <w:rFonts w:ascii="Arial" w:eastAsia="Arial" w:hAnsi="Arial" w:cs="Arial"/>
          <w:spacing w:val="-5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w</w:t>
      </w:r>
      <w:proofErr w:type="gramEnd"/>
      <w:r>
        <w:rPr>
          <w:rFonts w:ascii="Arial" w:eastAsia="Arial" w:hAnsi="Arial" w:cs="Arial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of </w:t>
      </w:r>
      <w:r>
        <w:rPr>
          <w:rFonts w:ascii="Arial" w:eastAsia="Arial" w:hAnsi="Arial" w:cs="Arial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GF</w:t>
      </w:r>
      <w:r>
        <w:rPr>
          <w:rFonts w:ascii="Arial" w:eastAsia="Arial" w:hAnsi="Arial" w:cs="Arial"/>
          <w:spacing w:val="-15"/>
          <w:sz w:val="20"/>
          <w:szCs w:val="20"/>
        </w:rPr>
        <w:t>T</w:t>
      </w:r>
      <w:r>
        <w:rPr>
          <w:rFonts w:ascii="Arial" w:eastAsia="Arial" w:hAnsi="Arial" w:cs="Arial"/>
          <w:sz w:val="20"/>
          <w:szCs w:val="20"/>
        </w:rPr>
        <w:t>,</w:t>
      </w:r>
      <w:r>
        <w:rPr>
          <w:rFonts w:ascii="Arial" w:eastAsia="Arial" w:hAnsi="Arial" w:cs="Arial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</w:t>
      </w:r>
      <w:r>
        <w:rPr>
          <w:rFonts w:ascii="Arial" w:eastAsia="Arial" w:hAnsi="Arial" w:cs="Arial"/>
          <w:spacing w:val="-5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w</w:t>
      </w:r>
      <w:r>
        <w:rPr>
          <w:rFonts w:ascii="Arial" w:eastAsia="Arial" w:hAnsi="Arial" w:cs="Arial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scale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la</w:t>
      </w:r>
      <w:r>
        <w:rPr>
          <w:rFonts w:ascii="Arial" w:eastAsia="Arial" w:hAnsi="Arial" w:cs="Arial"/>
          <w:spacing w:val="-4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 xml:space="preserve">ge </w:t>
      </w:r>
      <w:r>
        <w:rPr>
          <w:rFonts w:ascii="Arial" w:eastAsia="Arial" w:hAnsi="Arial" w:cs="Arial"/>
          <w:w w:val="84"/>
          <w:sz w:val="20"/>
          <w:szCs w:val="20"/>
        </w:rPr>
        <w:t>datasets,</w:t>
      </w:r>
      <w:r>
        <w:rPr>
          <w:rFonts w:ascii="Arial" w:eastAsia="Arial" w:hAnsi="Arial" w:cs="Arial"/>
          <w:spacing w:val="-6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mass</w:t>
      </w:r>
      <w:r>
        <w:rPr>
          <w:rFonts w:ascii="Arial" w:eastAsia="Arial" w:hAnsi="Arial" w:cs="Arial"/>
          <w:spacing w:val="-4"/>
          <w:w w:val="84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84"/>
          <w:sz w:val="20"/>
          <w:szCs w:val="20"/>
        </w:rPr>
        <w:t>v</w:t>
      </w:r>
      <w:r>
        <w:rPr>
          <w:rFonts w:ascii="Arial" w:eastAsia="Arial" w:hAnsi="Arial" w:cs="Arial"/>
          <w:w w:val="84"/>
          <w:sz w:val="20"/>
          <w:szCs w:val="20"/>
        </w:rPr>
        <w:t>e</w:t>
      </w:r>
      <w:r>
        <w:rPr>
          <w:rFonts w:ascii="Arial" w:eastAsia="Arial" w:hAnsi="Arial" w:cs="Arial"/>
          <w:spacing w:val="21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and</w:t>
      </w:r>
      <w:r>
        <w:rPr>
          <w:rFonts w:ascii="Arial" w:eastAsia="Arial" w:hAnsi="Arial" w:cs="Arial"/>
          <w:spacing w:val="9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compl</w:t>
      </w:r>
      <w:r>
        <w:rPr>
          <w:rFonts w:ascii="Arial" w:eastAsia="Arial" w:hAnsi="Arial" w:cs="Arial"/>
          <w:spacing w:val="-3"/>
          <w:w w:val="84"/>
          <w:sz w:val="20"/>
          <w:szCs w:val="20"/>
        </w:rPr>
        <w:t>e</w:t>
      </w:r>
      <w:r>
        <w:rPr>
          <w:rFonts w:ascii="Arial" w:eastAsia="Arial" w:hAnsi="Arial" w:cs="Arial"/>
          <w:w w:val="84"/>
          <w:sz w:val="20"/>
          <w:szCs w:val="20"/>
        </w:rPr>
        <w:t xml:space="preserve">x </w:t>
      </w:r>
      <w:r>
        <w:rPr>
          <w:rFonts w:ascii="Arial" w:eastAsia="Arial" w:hAnsi="Arial" w:cs="Arial"/>
          <w:spacing w:val="15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 xml:space="preserve">polygon </w:t>
      </w:r>
      <w:r>
        <w:rPr>
          <w:rFonts w:ascii="Arial" w:eastAsia="Arial" w:hAnsi="Arial" w:cs="Arial"/>
          <w:spacing w:val="18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datasets.</w:t>
      </w:r>
      <w:r>
        <w:rPr>
          <w:rFonts w:ascii="Arial" w:eastAsia="Arial" w:hAnsi="Arial" w:cs="Arial"/>
          <w:spacing w:val="-6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GFT</w:t>
      </w:r>
      <w:r>
        <w:rPr>
          <w:rFonts w:ascii="Arial" w:eastAsia="Arial" w:hAnsi="Arial" w:cs="Arial"/>
          <w:spacing w:val="42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pr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o</w:t>
      </w:r>
      <w:r>
        <w:rPr>
          <w:rFonts w:ascii="Arial" w:eastAsia="Arial" w:hAnsi="Arial" w:cs="Arial"/>
          <w:w w:val="90"/>
          <w:sz w:val="20"/>
          <w:szCs w:val="20"/>
        </w:rPr>
        <w:t xml:space="preserve">vides </w:t>
      </w:r>
      <w:r>
        <w:rPr>
          <w:rFonts w:ascii="Arial" w:eastAsia="Arial" w:hAnsi="Arial" w:cs="Arial"/>
          <w:w w:val="85"/>
          <w:sz w:val="20"/>
          <w:szCs w:val="20"/>
        </w:rPr>
        <w:t>a</w:t>
      </w:r>
      <w:r>
        <w:rPr>
          <w:rFonts w:ascii="Arial" w:eastAsia="Arial" w:hAnsi="Arial" w:cs="Arial"/>
          <w:spacing w:val="16"/>
          <w:w w:val="85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5"/>
          <w:sz w:val="20"/>
          <w:szCs w:val="20"/>
        </w:rPr>
        <w:t xml:space="preserve">useful </w:t>
      </w:r>
      <w:r>
        <w:rPr>
          <w:rFonts w:ascii="Arial" w:eastAsia="Arial" w:hAnsi="Arial" w:cs="Arial"/>
          <w:spacing w:val="7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tool</w:t>
      </w:r>
      <w:proofErr w:type="gramEnd"/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storytelling</w:t>
      </w:r>
      <w:r>
        <w:rPr>
          <w:rFonts w:ascii="Arial" w:eastAsia="Arial" w:hAnsi="Arial" w:cs="Arial"/>
          <w:spacing w:val="38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through</w:t>
      </w:r>
      <w:r>
        <w:rPr>
          <w:rFonts w:ascii="Arial" w:eastAsia="Arial" w:hAnsi="Arial" w:cs="Arial"/>
          <w:spacing w:val="12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interact</w:t>
      </w:r>
      <w:r>
        <w:rPr>
          <w:rFonts w:ascii="Arial" w:eastAsia="Arial" w:hAnsi="Arial" w:cs="Arial"/>
          <w:spacing w:val="-5"/>
          <w:w w:val="92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92"/>
          <w:sz w:val="20"/>
          <w:szCs w:val="20"/>
        </w:rPr>
        <w:t>v</w:t>
      </w:r>
      <w:r>
        <w:rPr>
          <w:rFonts w:ascii="Arial" w:eastAsia="Arial" w:hAnsi="Arial" w:cs="Arial"/>
          <w:w w:val="92"/>
          <w:sz w:val="20"/>
          <w:szCs w:val="20"/>
        </w:rPr>
        <w:t>e</w:t>
      </w:r>
      <w:r>
        <w:rPr>
          <w:rFonts w:ascii="Arial" w:eastAsia="Arial" w:hAnsi="Arial" w:cs="Arial"/>
          <w:spacing w:val="17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maps.</w:t>
      </w:r>
    </w:p>
    <w:p w14:paraId="2804C7FB" w14:textId="77777777" w:rsidR="00CE37CF" w:rsidRDefault="007311F8">
      <w:pPr>
        <w:spacing w:after="0" w:line="249" w:lineRule="auto"/>
        <w:ind w:right="65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3"/>
          <w:w w:val="89"/>
          <w:sz w:val="20"/>
          <w:szCs w:val="20"/>
        </w:rPr>
        <w:t>K</w:t>
      </w:r>
      <w:r>
        <w:rPr>
          <w:rFonts w:ascii="Arial" w:eastAsia="Arial" w:hAnsi="Arial" w:cs="Arial"/>
          <w:w w:val="89"/>
          <w:sz w:val="20"/>
          <w:szCs w:val="20"/>
        </w:rPr>
        <w:t>umar</w:t>
      </w:r>
      <w:r>
        <w:rPr>
          <w:rFonts w:ascii="Arial" w:eastAsia="Arial" w:hAnsi="Arial" w:cs="Arial"/>
          <w:spacing w:val="29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et </w:t>
      </w:r>
      <w:r>
        <w:rPr>
          <w:rFonts w:ascii="Arial" w:eastAsia="Arial" w:hAnsi="Arial" w:cs="Arial"/>
          <w:sz w:val="20"/>
          <w:szCs w:val="20"/>
        </w:rPr>
        <w:t>al.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[14]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formulated</w:t>
      </w:r>
      <w:r>
        <w:rPr>
          <w:rFonts w:ascii="Arial" w:eastAsia="Arial" w:hAnsi="Arial" w:cs="Arial"/>
          <w:spacing w:val="43"/>
          <w:w w:val="88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8"/>
          <w:sz w:val="20"/>
          <w:szCs w:val="20"/>
        </w:rPr>
        <w:t xml:space="preserve">storytelling </w:t>
      </w:r>
      <w:r>
        <w:rPr>
          <w:rFonts w:ascii="Arial" w:eastAsia="Arial" w:hAnsi="Arial" w:cs="Arial"/>
          <w:spacing w:val="1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as</w:t>
      </w:r>
      <w:proofErr w:type="gramEnd"/>
      <w:r>
        <w:rPr>
          <w:rFonts w:ascii="Arial" w:eastAsia="Arial" w:hAnsi="Arial" w:cs="Arial"/>
          <w:spacing w:val="-1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 xml:space="preserve">generalization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0"/>
          <w:szCs w:val="20"/>
        </w:rPr>
        <w:t>redescription</w:t>
      </w:r>
      <w:proofErr w:type="spellEnd"/>
      <w:r>
        <w:rPr>
          <w:rFonts w:ascii="Arial" w:eastAsia="Arial" w:hAnsi="Arial" w:cs="Arial"/>
          <w:spacing w:val="34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mining.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Stories</w:t>
      </w:r>
      <w:r>
        <w:rPr>
          <w:rFonts w:ascii="Arial" w:eastAsia="Arial" w:hAnsi="Arial" w:cs="Arial"/>
          <w:spacing w:val="3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are</w:t>
      </w:r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5"/>
          <w:sz w:val="20"/>
          <w:szCs w:val="20"/>
        </w:rPr>
        <w:t xml:space="preserve">defined </w:t>
      </w:r>
      <w:r>
        <w:rPr>
          <w:rFonts w:ascii="Arial" w:eastAsia="Arial" w:hAnsi="Arial" w:cs="Arial"/>
          <w:spacing w:val="16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as</w:t>
      </w:r>
      <w:proofErr w:type="gramEnd"/>
      <w:r>
        <w:rPr>
          <w:rFonts w:ascii="Arial" w:eastAsia="Arial" w:hAnsi="Arial" w:cs="Arial"/>
          <w:spacing w:val="22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 xml:space="preserve">chains </w:t>
      </w:r>
      <w:r>
        <w:rPr>
          <w:rFonts w:ascii="Arial" w:eastAsia="Arial" w:hAnsi="Arial" w:cs="Arial"/>
          <w:spacing w:val="7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re- </w:t>
      </w:r>
      <w:r>
        <w:rPr>
          <w:rFonts w:ascii="Arial" w:eastAsia="Arial" w:hAnsi="Arial" w:cs="Arial"/>
          <w:w w:val="90"/>
          <w:sz w:val="20"/>
          <w:szCs w:val="20"/>
        </w:rPr>
        <w:t>descriptions.</w:t>
      </w:r>
      <w:r>
        <w:rPr>
          <w:rFonts w:ascii="Arial" w:eastAsia="Arial" w:hAnsi="Arial" w:cs="Arial"/>
          <w:spacing w:val="9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Th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>y</w:t>
      </w:r>
      <w:r>
        <w:rPr>
          <w:rFonts w:ascii="Arial" w:eastAsia="Arial" w:hAnsi="Arial" w:cs="Arial"/>
          <w:spacing w:val="14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proposed</w:t>
      </w:r>
      <w:r>
        <w:rPr>
          <w:rFonts w:ascii="Arial" w:eastAsia="Arial" w:hAnsi="Arial" w:cs="Arial"/>
          <w:spacing w:val="-1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an</w:t>
      </w:r>
      <w:r>
        <w:rPr>
          <w:rFonts w:ascii="Arial" w:eastAsia="Arial" w:hAnsi="Arial" w:cs="Arial"/>
          <w:spacing w:val="-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e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f</w:t>
      </w:r>
      <w:r>
        <w:rPr>
          <w:rFonts w:ascii="Arial" w:eastAsia="Arial" w:hAnsi="Arial" w:cs="Arial"/>
          <w:w w:val="90"/>
          <w:sz w:val="20"/>
          <w:szCs w:val="20"/>
        </w:rPr>
        <w:t>ficient</w:t>
      </w:r>
      <w:r>
        <w:rPr>
          <w:rFonts w:ascii="Arial" w:eastAsia="Arial" w:hAnsi="Arial" w:cs="Arial"/>
          <w:spacing w:val="3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storytelling</w:t>
      </w:r>
      <w:r>
        <w:rPr>
          <w:rFonts w:ascii="Arial" w:eastAsia="Arial" w:hAnsi="Arial" w:cs="Arial"/>
          <w:spacing w:val="4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algorithm </w:t>
      </w:r>
      <w:r>
        <w:rPr>
          <w:rFonts w:ascii="Arial" w:eastAsia="Arial" w:hAnsi="Arial" w:cs="Arial"/>
          <w:w w:val="78"/>
          <w:sz w:val="20"/>
          <w:szCs w:val="20"/>
        </w:rPr>
        <w:t>as</w:t>
      </w:r>
      <w:r>
        <w:rPr>
          <w:rFonts w:ascii="Arial" w:eastAsia="Arial" w:hAnsi="Arial" w:cs="Arial"/>
          <w:spacing w:val="28"/>
          <w:w w:val="7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A*</w:t>
      </w:r>
      <w:r>
        <w:rPr>
          <w:rFonts w:ascii="Arial" w:eastAsia="Arial" w:hAnsi="Arial" w:cs="Arial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search</w:t>
      </w:r>
      <w:r>
        <w:rPr>
          <w:rFonts w:ascii="Arial" w:eastAsia="Arial" w:hAnsi="Arial" w:cs="Arial"/>
          <w:spacing w:val="1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around</w:t>
      </w:r>
      <w:r>
        <w:rPr>
          <w:rFonts w:ascii="Arial" w:eastAsia="Arial" w:hAnsi="Arial" w:cs="Arial"/>
          <w:spacing w:val="3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outputs</w:t>
      </w:r>
      <w:r>
        <w:rPr>
          <w:rFonts w:ascii="Arial" w:eastAsia="Arial" w:hAnsi="Arial" w:cs="Arial"/>
          <w:spacing w:val="2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</w:t>
      </w:r>
      <w:r>
        <w:rPr>
          <w:rFonts w:ascii="Arial" w:eastAsia="Arial" w:hAnsi="Arial" w:cs="Arial"/>
          <w:spacing w:val="11"/>
          <w:w w:val="89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w w:val="89"/>
          <w:sz w:val="20"/>
          <w:szCs w:val="20"/>
        </w:rPr>
        <w:t>CA</w:t>
      </w:r>
      <w:r>
        <w:rPr>
          <w:rFonts w:ascii="Arial" w:eastAsia="Arial" w:hAnsi="Arial" w:cs="Arial"/>
          <w:spacing w:val="-11"/>
          <w:w w:val="89"/>
          <w:sz w:val="20"/>
          <w:szCs w:val="20"/>
        </w:rPr>
        <w:t>R</w:t>
      </w:r>
      <w:r>
        <w:rPr>
          <w:rFonts w:ascii="Arial" w:eastAsia="Arial" w:hAnsi="Arial" w:cs="Arial"/>
          <w:spacing w:val="-14"/>
          <w:w w:val="89"/>
          <w:sz w:val="20"/>
          <w:szCs w:val="20"/>
        </w:rPr>
        <w:t>T</w:t>
      </w:r>
      <w:r>
        <w:rPr>
          <w:rFonts w:ascii="Arial" w:eastAsia="Arial" w:hAnsi="Arial" w:cs="Arial"/>
          <w:w w:val="89"/>
          <w:sz w:val="20"/>
          <w:szCs w:val="20"/>
        </w:rPr>
        <w:t>whells</w:t>
      </w:r>
      <w:proofErr w:type="spellEnd"/>
      <w:r>
        <w:rPr>
          <w:rFonts w:ascii="Arial" w:eastAsia="Arial" w:hAnsi="Arial" w:cs="Arial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38"/>
          <w:w w:val="8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20"/>
          <w:szCs w:val="20"/>
        </w:rPr>
        <w:t>redescrip</w:t>
      </w:r>
      <w:proofErr w:type="spellEnd"/>
      <w:proofErr w:type="gramEnd"/>
      <w:r>
        <w:rPr>
          <w:rFonts w:ascii="Arial" w:eastAsia="Arial" w:hAnsi="Arial" w:cs="Arial"/>
          <w:w w:val="89"/>
          <w:sz w:val="20"/>
          <w:szCs w:val="20"/>
        </w:rPr>
        <w:t xml:space="preserve">- </w:t>
      </w:r>
      <w:proofErr w:type="spellStart"/>
      <w:r>
        <w:rPr>
          <w:rFonts w:ascii="Arial" w:eastAsia="Arial" w:hAnsi="Arial" w:cs="Arial"/>
          <w:sz w:val="20"/>
          <w:szCs w:val="20"/>
        </w:rPr>
        <w:t>tion</w:t>
      </w:r>
      <w:proofErr w:type="spellEnd"/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mining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algorithm.</w:t>
      </w:r>
      <w:r>
        <w:rPr>
          <w:rFonts w:ascii="Arial" w:eastAsia="Arial" w:hAnsi="Arial" w:cs="Arial"/>
          <w:spacing w:val="37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</w:t>
      </w:r>
      <w:r>
        <w:rPr>
          <w:rFonts w:ascii="Arial" w:eastAsia="Arial" w:hAnsi="Arial" w:cs="Arial"/>
          <w:spacing w:val="-5"/>
          <w:sz w:val="20"/>
          <w:szCs w:val="20"/>
        </w:rPr>
        <w:t>f</w:t>
      </w:r>
      <w:r>
        <w:rPr>
          <w:rFonts w:ascii="Arial" w:eastAsia="Arial" w:hAnsi="Arial" w:cs="Arial"/>
          <w:sz w:val="20"/>
          <w:szCs w:val="20"/>
        </w:rPr>
        <w:t>ficien</w:t>
      </w:r>
      <w:r>
        <w:rPr>
          <w:rFonts w:ascii="Arial" w:eastAsia="Arial" w:hAnsi="Arial" w:cs="Arial"/>
          <w:spacing w:val="-3"/>
          <w:sz w:val="20"/>
          <w:szCs w:val="20"/>
        </w:rPr>
        <w:t>c</w:t>
      </w:r>
      <w:r>
        <w:rPr>
          <w:rFonts w:ascii="Arial" w:eastAsia="Arial" w:hAnsi="Arial" w:cs="Arial"/>
          <w:sz w:val="20"/>
          <w:szCs w:val="20"/>
        </w:rPr>
        <w:t>y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scalability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the </w:t>
      </w:r>
      <w:r>
        <w:rPr>
          <w:rFonts w:ascii="Arial" w:eastAsia="Arial" w:hAnsi="Arial" w:cs="Arial"/>
          <w:w w:val="89"/>
          <w:sz w:val="20"/>
          <w:szCs w:val="20"/>
        </w:rPr>
        <w:t>proposed</w:t>
      </w:r>
      <w:r>
        <w:rPr>
          <w:rFonts w:ascii="Arial" w:eastAsia="Arial" w:hAnsi="Arial" w:cs="Arial"/>
          <w:spacing w:val="1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algorithm were</w:t>
      </w:r>
      <w:r>
        <w:rPr>
          <w:rFonts w:ascii="Arial" w:eastAsia="Arial" w:hAnsi="Arial" w:cs="Arial"/>
          <w:spacing w:val="29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ev</w:t>
      </w:r>
      <w:r>
        <w:rPr>
          <w:rFonts w:ascii="Arial" w:eastAsia="Arial" w:hAnsi="Arial" w:cs="Arial"/>
          <w:w w:val="89"/>
          <w:sz w:val="20"/>
          <w:szCs w:val="20"/>
        </w:rPr>
        <w:t>aluated</w:t>
      </w:r>
      <w:r>
        <w:rPr>
          <w:rFonts w:ascii="Arial" w:eastAsia="Arial" w:hAnsi="Arial" w:cs="Arial"/>
          <w:spacing w:val="1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by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three</w:t>
      </w:r>
      <w:r>
        <w:rPr>
          <w:rFonts w:ascii="Arial" w:eastAsia="Arial" w:hAnsi="Arial" w:cs="Arial"/>
          <w:spacing w:val="35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application case </w:t>
      </w:r>
      <w:r>
        <w:rPr>
          <w:rFonts w:ascii="Arial" w:eastAsia="Arial" w:hAnsi="Arial" w:cs="Arial"/>
          <w:w w:val="88"/>
          <w:sz w:val="20"/>
          <w:szCs w:val="20"/>
        </w:rPr>
        <w:t>studies:</w:t>
      </w:r>
      <w:r>
        <w:rPr>
          <w:rFonts w:ascii="Arial" w:eastAsia="Arial" w:hAnsi="Arial" w:cs="Arial"/>
          <w:spacing w:val="1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ord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ov</w:t>
      </w:r>
      <w:r>
        <w:rPr>
          <w:rFonts w:ascii="Arial" w:eastAsia="Arial" w:hAnsi="Arial" w:cs="Arial"/>
          <w:w w:val="88"/>
          <w:sz w:val="20"/>
          <w:szCs w:val="20"/>
        </w:rPr>
        <w:t>erlaps</w:t>
      </w:r>
      <w:r>
        <w:rPr>
          <w:rFonts w:ascii="Arial" w:eastAsia="Arial" w:hAnsi="Arial" w:cs="Arial"/>
          <w:spacing w:val="2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la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r</w:t>
      </w:r>
      <w:r>
        <w:rPr>
          <w:rFonts w:ascii="Arial" w:eastAsia="Arial" w:hAnsi="Arial" w:cs="Arial"/>
          <w:w w:val="90"/>
          <w:sz w:val="20"/>
          <w:szCs w:val="20"/>
        </w:rPr>
        <w:t>ge</w:t>
      </w:r>
      <w:r>
        <w:rPr>
          <w:rFonts w:ascii="Arial" w:eastAsia="Arial" w:hAnsi="Arial" w:cs="Arial"/>
          <w:spacing w:val="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English</w:t>
      </w:r>
      <w:r>
        <w:rPr>
          <w:rFonts w:ascii="Arial" w:eastAsia="Arial" w:hAnsi="Arial" w:cs="Arial"/>
          <w:spacing w:val="2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dictionaries,</w:t>
      </w:r>
      <w:r>
        <w:rPr>
          <w:rFonts w:ascii="Arial" w:eastAsia="Arial" w:hAnsi="Arial" w:cs="Arial"/>
          <w:spacing w:val="23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79"/>
          <w:sz w:val="20"/>
          <w:szCs w:val="20"/>
        </w:rPr>
        <w:t>e</w:t>
      </w:r>
      <w:r>
        <w:rPr>
          <w:rFonts w:ascii="Arial" w:eastAsia="Arial" w:hAnsi="Arial" w:cs="Arial"/>
          <w:w w:val="96"/>
          <w:sz w:val="20"/>
          <w:szCs w:val="20"/>
        </w:rPr>
        <w:t xml:space="preserve">xploring </w:t>
      </w:r>
      <w:r>
        <w:rPr>
          <w:rFonts w:ascii="Arial" w:eastAsia="Arial" w:hAnsi="Arial" w:cs="Arial"/>
          <w:w w:val="85"/>
          <w:sz w:val="20"/>
          <w:szCs w:val="20"/>
        </w:rPr>
        <w:t>connections between gene</w:t>
      </w:r>
      <w:r>
        <w:rPr>
          <w:rFonts w:ascii="Arial" w:eastAsia="Arial" w:hAnsi="Arial" w:cs="Arial"/>
          <w:spacing w:val="38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sets</w:t>
      </w:r>
      <w:r>
        <w:rPr>
          <w:rFonts w:ascii="Arial" w:eastAsia="Arial" w:hAnsi="Arial" w:cs="Arial"/>
          <w:spacing w:val="28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</w:t>
      </w:r>
      <w:r>
        <w:rPr>
          <w:rFonts w:ascii="Arial" w:eastAsia="Arial" w:hAnsi="Arial" w:cs="Arial"/>
          <w:spacing w:val="3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bioinformatics  </w:t>
      </w:r>
      <w:r>
        <w:rPr>
          <w:rFonts w:ascii="Arial" w:eastAsia="Arial" w:hAnsi="Arial" w:cs="Arial"/>
          <w:spacing w:val="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data</w:t>
      </w:r>
      <w:r>
        <w:rPr>
          <w:rFonts w:ascii="Arial" w:eastAsia="Arial" w:hAnsi="Arial" w:cs="Arial"/>
          <w:spacing w:val="2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set, </w:t>
      </w:r>
      <w:r>
        <w:rPr>
          <w:rFonts w:ascii="Arial" w:eastAsia="Arial" w:hAnsi="Arial" w:cs="Arial"/>
          <w:w w:val="90"/>
          <w:sz w:val="20"/>
          <w:szCs w:val="20"/>
        </w:rPr>
        <w:t>and</w:t>
      </w:r>
      <w:r>
        <w:rPr>
          <w:rFonts w:ascii="Arial" w:eastAsia="Arial" w:hAnsi="Arial" w:cs="Arial"/>
          <w:spacing w:val="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relating</w:t>
      </w:r>
      <w:r>
        <w:rPr>
          <w:rFonts w:ascii="Arial" w:eastAsia="Arial" w:hAnsi="Arial" w:cs="Arial"/>
          <w:spacing w:val="33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publications</w:t>
      </w:r>
      <w:r>
        <w:rPr>
          <w:rFonts w:ascii="Arial" w:eastAsia="Arial" w:hAnsi="Arial" w:cs="Arial"/>
          <w:spacing w:val="4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PubMed</w:t>
      </w:r>
      <w:r>
        <w:rPr>
          <w:rFonts w:ascii="Arial" w:eastAsia="Arial" w:hAnsi="Arial" w:cs="Arial"/>
          <w:spacing w:val="2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ind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>x</w:t>
      </w:r>
      <w:r>
        <w:rPr>
          <w:rFonts w:ascii="Arial" w:eastAsia="Arial" w:hAnsi="Arial" w:cs="Arial"/>
          <w:spacing w:val="2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abstracts.</w:t>
      </w:r>
    </w:p>
    <w:p w14:paraId="5A78B8BB" w14:textId="77777777" w:rsidR="00CE37CF" w:rsidRDefault="007311F8">
      <w:pPr>
        <w:spacing w:after="0" w:line="249" w:lineRule="auto"/>
        <w:ind w:right="65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8"/>
          <w:sz w:val="20"/>
          <w:szCs w:val="20"/>
        </w:rPr>
        <w:t>Hossain</w:t>
      </w:r>
      <w:r>
        <w:rPr>
          <w:rFonts w:ascii="Arial" w:eastAsia="Arial" w:hAnsi="Arial" w:cs="Arial"/>
          <w:spacing w:val="29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et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al.</w:t>
      </w:r>
      <w:r>
        <w:rPr>
          <w:rFonts w:ascii="Arial" w:eastAsia="Arial" w:hAnsi="Arial" w:cs="Arial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[19]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proposed</w:t>
      </w:r>
      <w:r>
        <w:rPr>
          <w:rFonts w:ascii="Arial" w:eastAsia="Arial" w:hAnsi="Arial" w:cs="Arial"/>
          <w:spacing w:val="2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approach</w:t>
      </w:r>
      <w:r>
        <w:rPr>
          <w:rFonts w:ascii="Arial" w:eastAsia="Arial" w:hAnsi="Arial" w:cs="Arial"/>
          <w:spacing w:val="2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 xml:space="preserve">automatically </w:t>
      </w:r>
      <w:r>
        <w:rPr>
          <w:rFonts w:ascii="Arial" w:eastAsia="Arial" w:hAnsi="Arial" w:cs="Arial"/>
          <w:w w:val="88"/>
          <w:sz w:val="20"/>
          <w:szCs w:val="20"/>
        </w:rPr>
        <w:t>construct</w:t>
      </w:r>
      <w:r>
        <w:rPr>
          <w:rFonts w:ascii="Arial" w:eastAsia="Arial" w:hAnsi="Arial" w:cs="Arial"/>
          <w:spacing w:val="1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stories</w:t>
      </w:r>
      <w:r>
        <w:rPr>
          <w:rFonts w:ascii="Arial" w:eastAsia="Arial" w:hAnsi="Arial" w:cs="Arial"/>
          <w:spacing w:val="-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between</w:t>
      </w:r>
      <w:r>
        <w:rPr>
          <w:rFonts w:ascii="Arial" w:eastAsia="Arial" w:hAnsi="Arial" w:cs="Arial"/>
          <w:spacing w:val="-9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entities</w:t>
      </w:r>
      <w:r>
        <w:rPr>
          <w:rFonts w:ascii="Arial" w:eastAsia="Arial" w:hAnsi="Arial" w:cs="Arial"/>
          <w:spacing w:val="1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la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r</w:t>
      </w:r>
      <w:r>
        <w:rPr>
          <w:rFonts w:ascii="Arial" w:eastAsia="Arial" w:hAnsi="Arial" w:cs="Arial"/>
          <w:w w:val="88"/>
          <w:sz w:val="20"/>
          <w:szCs w:val="20"/>
        </w:rPr>
        <w:t>ge</w:t>
      </w:r>
      <w:r>
        <w:rPr>
          <w:rFonts w:ascii="Arial" w:eastAsia="Arial" w:hAnsi="Arial" w:cs="Arial"/>
          <w:spacing w:val="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document</w:t>
      </w:r>
      <w:r>
        <w:rPr>
          <w:rFonts w:ascii="Arial" w:eastAsia="Arial" w:hAnsi="Arial" w:cs="Arial"/>
          <w:spacing w:val="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 xml:space="preserve">collections </w:t>
      </w:r>
      <w:r>
        <w:rPr>
          <w:rFonts w:ascii="Arial" w:eastAsia="Arial" w:hAnsi="Arial" w:cs="Arial"/>
          <w:sz w:val="20"/>
          <w:szCs w:val="20"/>
        </w:rPr>
        <w:t>that</w:t>
      </w:r>
      <w:r>
        <w:rPr>
          <w:rFonts w:ascii="Arial" w:eastAsia="Arial" w:hAnsi="Arial" w:cs="Arial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can</w:t>
      </w:r>
      <w:r>
        <w:rPr>
          <w:rFonts w:ascii="Arial" w:eastAsia="Arial" w:hAnsi="Arial" w:cs="Arial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help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from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directed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chains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of </w:t>
      </w:r>
      <w:r>
        <w:rPr>
          <w:rFonts w:ascii="Arial" w:eastAsia="Arial" w:hAnsi="Arial" w:cs="Arial"/>
          <w:w w:val="90"/>
          <w:sz w:val="20"/>
          <w:szCs w:val="20"/>
        </w:rPr>
        <w:t>relationships,</w:t>
      </w:r>
      <w:r>
        <w:rPr>
          <w:rFonts w:ascii="Arial" w:eastAsia="Arial" w:hAnsi="Arial" w:cs="Arial"/>
          <w:spacing w:val="22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</w:p>
    <w:p w14:paraId="6453C1E3" w14:textId="77777777" w:rsidR="00CE37CF" w:rsidRDefault="00CE37CF">
      <w:pPr>
        <w:spacing w:after="0"/>
        <w:jc w:val="both"/>
        <w:sectPr w:rsidR="00CE37CF">
          <w:pgSz w:w="12240" w:h="15840"/>
          <w:pgMar w:top="920" w:right="860" w:bottom="280" w:left="860" w:header="720" w:footer="720" w:gutter="0"/>
          <w:cols w:num="2" w:space="720" w:equalWidth="0">
            <w:col w:w="5141" w:space="239"/>
            <w:col w:w="5140"/>
          </w:cols>
        </w:sectPr>
      </w:pPr>
    </w:p>
    <w:p w14:paraId="7C420724" w14:textId="77777777" w:rsidR="00CE37CF" w:rsidRDefault="007311F8">
      <w:pPr>
        <w:spacing w:before="78" w:after="0" w:line="108" w:lineRule="exact"/>
        <w:ind w:left="6997" w:right="-20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430"/>
          <w:position w:val="4"/>
          <w:sz w:val="14"/>
          <w:szCs w:val="14"/>
        </w:rPr>
        <w:lastRenderedPageBreak/>
        <w:t xml:space="preserve"> </w:t>
      </w:r>
      <w:r>
        <w:rPr>
          <w:rFonts w:ascii="Arial" w:eastAsia="Arial" w:hAnsi="Arial" w:cs="Arial"/>
          <w:i/>
          <w:w w:val="148"/>
          <w:position w:val="-1"/>
          <w:sz w:val="10"/>
          <w:szCs w:val="10"/>
        </w:rPr>
        <w:t xml:space="preserve">N  </w:t>
      </w:r>
      <w:r>
        <w:rPr>
          <w:rFonts w:ascii="Arial" w:eastAsia="Arial" w:hAnsi="Arial" w:cs="Arial"/>
          <w:i/>
          <w:spacing w:val="30"/>
          <w:w w:val="148"/>
          <w:position w:val="-1"/>
          <w:sz w:val="10"/>
          <w:szCs w:val="10"/>
        </w:rPr>
        <w:t xml:space="preserve"> </w:t>
      </w:r>
      <w:r>
        <w:rPr>
          <w:rFonts w:ascii="Arial" w:eastAsia="Arial" w:hAnsi="Arial" w:cs="Arial"/>
          <w:i/>
          <w:spacing w:val="4"/>
          <w:w w:val="128"/>
          <w:position w:val="-7"/>
          <w:sz w:val="14"/>
          <w:szCs w:val="14"/>
        </w:rPr>
        <w:t>D</w:t>
      </w:r>
      <w:r>
        <w:rPr>
          <w:rFonts w:ascii="Arial" w:eastAsia="Arial" w:hAnsi="Arial" w:cs="Arial"/>
          <w:i/>
          <w:w w:val="117"/>
          <w:position w:val="-7"/>
          <w:sz w:val="14"/>
          <w:szCs w:val="14"/>
        </w:rPr>
        <w:t>istance</w:t>
      </w:r>
      <w:r>
        <w:rPr>
          <w:rFonts w:ascii="Arial" w:eastAsia="Arial" w:hAnsi="Arial" w:cs="Arial"/>
          <w:w w:val="133"/>
          <w:position w:val="-7"/>
          <w:sz w:val="14"/>
          <w:szCs w:val="14"/>
        </w:rPr>
        <w:t>(</w:t>
      </w:r>
      <w:r>
        <w:rPr>
          <w:rFonts w:ascii="Arial" w:eastAsia="Arial" w:hAnsi="Arial" w:cs="Arial"/>
          <w:i/>
          <w:w w:val="113"/>
          <w:position w:val="-7"/>
          <w:sz w:val="14"/>
          <w:szCs w:val="14"/>
        </w:rPr>
        <w:t>C</w:t>
      </w:r>
      <w:r>
        <w:rPr>
          <w:rFonts w:ascii="Arial" w:eastAsia="Arial" w:hAnsi="Arial" w:cs="Arial"/>
          <w:i/>
          <w:spacing w:val="-29"/>
          <w:position w:val="-7"/>
          <w:sz w:val="14"/>
          <w:szCs w:val="14"/>
        </w:rPr>
        <w:t xml:space="preserve"> </w:t>
      </w:r>
      <w:proofErr w:type="spellStart"/>
      <w:r>
        <w:rPr>
          <w:rFonts w:ascii="Arial" w:eastAsia="Arial" w:hAnsi="Arial" w:cs="Arial"/>
          <w:i/>
          <w:w w:val="127"/>
          <w:position w:val="-7"/>
          <w:sz w:val="14"/>
          <w:szCs w:val="14"/>
        </w:rPr>
        <w:t>ent</w:t>
      </w:r>
      <w:r>
        <w:rPr>
          <w:rFonts w:ascii="Arial" w:eastAsia="Arial" w:hAnsi="Arial" w:cs="Arial"/>
          <w:i/>
          <w:spacing w:val="4"/>
          <w:w w:val="127"/>
          <w:position w:val="-7"/>
          <w:sz w:val="14"/>
          <w:szCs w:val="14"/>
        </w:rPr>
        <w:t>r</w:t>
      </w:r>
      <w:r>
        <w:rPr>
          <w:rFonts w:ascii="Arial" w:eastAsia="Arial" w:hAnsi="Arial" w:cs="Arial"/>
          <w:i/>
          <w:w w:val="116"/>
          <w:position w:val="-7"/>
          <w:sz w:val="14"/>
          <w:szCs w:val="14"/>
        </w:rPr>
        <w:t>oid</w:t>
      </w:r>
      <w:proofErr w:type="spellEnd"/>
      <w:r>
        <w:rPr>
          <w:rFonts w:ascii="Arial" w:eastAsia="Arial" w:hAnsi="Arial" w:cs="Arial"/>
          <w:w w:val="133"/>
          <w:position w:val="-7"/>
          <w:sz w:val="14"/>
          <w:szCs w:val="14"/>
        </w:rPr>
        <w:t>(</w:t>
      </w:r>
      <w:r>
        <w:rPr>
          <w:rFonts w:ascii="Arial" w:eastAsia="Arial" w:hAnsi="Arial" w:cs="Arial"/>
          <w:i/>
          <w:w w:val="101"/>
          <w:position w:val="-7"/>
          <w:sz w:val="14"/>
          <w:szCs w:val="14"/>
        </w:rPr>
        <w:t>c</w:t>
      </w:r>
      <w:r>
        <w:rPr>
          <w:rFonts w:ascii="Arial" w:eastAsia="Arial" w:hAnsi="Arial" w:cs="Arial"/>
          <w:w w:val="133"/>
          <w:position w:val="-7"/>
          <w:sz w:val="14"/>
          <w:szCs w:val="14"/>
        </w:rPr>
        <w:t>)</w:t>
      </w:r>
      <w:proofErr w:type="gramStart"/>
      <w:r>
        <w:rPr>
          <w:rFonts w:ascii="Arial" w:eastAsia="Arial" w:hAnsi="Arial" w:cs="Arial"/>
          <w:i/>
          <w:w w:val="115"/>
          <w:position w:val="-7"/>
          <w:sz w:val="14"/>
          <w:szCs w:val="14"/>
        </w:rPr>
        <w:t>,C</w:t>
      </w:r>
      <w:proofErr w:type="gramEnd"/>
      <w:r>
        <w:rPr>
          <w:rFonts w:ascii="Arial" w:eastAsia="Arial" w:hAnsi="Arial" w:cs="Arial"/>
          <w:i/>
          <w:spacing w:val="-29"/>
          <w:position w:val="-7"/>
          <w:sz w:val="14"/>
          <w:szCs w:val="14"/>
        </w:rPr>
        <w:t xml:space="preserve"> </w:t>
      </w:r>
      <w:proofErr w:type="spellStart"/>
      <w:r>
        <w:rPr>
          <w:rFonts w:ascii="Arial" w:eastAsia="Arial" w:hAnsi="Arial" w:cs="Arial"/>
          <w:i/>
          <w:w w:val="127"/>
          <w:position w:val="-7"/>
          <w:sz w:val="14"/>
          <w:szCs w:val="14"/>
        </w:rPr>
        <w:t>ent</w:t>
      </w:r>
      <w:r>
        <w:rPr>
          <w:rFonts w:ascii="Arial" w:eastAsia="Arial" w:hAnsi="Arial" w:cs="Arial"/>
          <w:i/>
          <w:spacing w:val="4"/>
          <w:w w:val="127"/>
          <w:position w:val="-7"/>
          <w:sz w:val="14"/>
          <w:szCs w:val="14"/>
        </w:rPr>
        <w:t>r</w:t>
      </w:r>
      <w:r>
        <w:rPr>
          <w:rFonts w:ascii="Arial" w:eastAsia="Arial" w:hAnsi="Arial" w:cs="Arial"/>
          <w:i/>
          <w:w w:val="116"/>
          <w:position w:val="-7"/>
          <w:sz w:val="14"/>
          <w:szCs w:val="14"/>
        </w:rPr>
        <w:t>oid</w:t>
      </w:r>
      <w:proofErr w:type="spellEnd"/>
      <w:r>
        <w:rPr>
          <w:rFonts w:ascii="Arial" w:eastAsia="Arial" w:hAnsi="Arial" w:cs="Arial"/>
          <w:w w:val="133"/>
          <w:position w:val="-7"/>
          <w:sz w:val="14"/>
          <w:szCs w:val="14"/>
        </w:rPr>
        <w:t>(</w:t>
      </w:r>
      <w:r>
        <w:rPr>
          <w:rFonts w:ascii="Arial" w:eastAsia="Arial" w:hAnsi="Arial" w:cs="Arial"/>
          <w:i/>
          <w:w w:val="121"/>
          <w:position w:val="-7"/>
          <w:sz w:val="14"/>
          <w:szCs w:val="14"/>
        </w:rPr>
        <w:t>m</w:t>
      </w:r>
      <w:r>
        <w:rPr>
          <w:rFonts w:ascii="Arial" w:eastAsia="Arial" w:hAnsi="Arial" w:cs="Arial"/>
          <w:w w:val="133"/>
          <w:position w:val="-7"/>
          <w:sz w:val="14"/>
          <w:szCs w:val="14"/>
        </w:rPr>
        <w:t>))</w:t>
      </w:r>
    </w:p>
    <w:p w14:paraId="0C18DC94" w14:textId="77777777" w:rsidR="00CE37CF" w:rsidRDefault="00CE37CF">
      <w:pPr>
        <w:spacing w:after="0"/>
        <w:sectPr w:rsidR="00CE37CF">
          <w:pgSz w:w="12240" w:h="15840"/>
          <w:pgMar w:top="840" w:right="860" w:bottom="280" w:left="860" w:header="720" w:footer="720" w:gutter="0"/>
          <w:cols w:space="720"/>
        </w:sectPr>
      </w:pPr>
    </w:p>
    <w:p w14:paraId="30D2CDD8" w14:textId="77777777" w:rsidR="00CE37CF" w:rsidRDefault="007311F8">
      <w:pPr>
        <w:spacing w:after="0" w:line="195" w:lineRule="exact"/>
        <w:ind w:left="119" w:right="-50"/>
        <w:jc w:val="both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89"/>
          <w:sz w:val="20"/>
          <w:szCs w:val="20"/>
        </w:rPr>
        <w:t>support</w:t>
      </w:r>
      <w:proofErr w:type="gramEnd"/>
      <w:r>
        <w:rPr>
          <w:rFonts w:ascii="Arial" w:eastAsia="Arial" w:hAnsi="Arial" w:cs="Arial"/>
          <w:spacing w:val="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co-referencing,</w:t>
      </w:r>
      <w:r>
        <w:rPr>
          <w:rFonts w:ascii="Arial" w:eastAsia="Arial" w:hAnsi="Arial" w:cs="Arial"/>
          <w:spacing w:val="29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>e</w:t>
      </w:r>
      <w:r>
        <w:rPr>
          <w:rFonts w:ascii="Arial" w:eastAsia="Arial" w:hAnsi="Arial" w:cs="Arial"/>
          <w:w w:val="88"/>
          <w:sz w:val="20"/>
          <w:szCs w:val="20"/>
        </w:rPr>
        <w:t>vidence</w:t>
      </w:r>
      <w:r>
        <w:rPr>
          <w:rFonts w:ascii="Arial" w:eastAsia="Arial" w:hAnsi="Arial" w:cs="Arial"/>
          <w:spacing w:val="-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marshaling,</w:t>
      </w:r>
      <w:r>
        <w:rPr>
          <w:rFonts w:ascii="Arial" w:eastAsia="Arial" w:hAnsi="Arial" w:cs="Arial"/>
          <w:spacing w:val="2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and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imposing</w:t>
      </w:r>
    </w:p>
    <w:p w14:paraId="222F942A" w14:textId="77777777" w:rsidR="00CE37CF" w:rsidRDefault="007311F8">
      <w:pPr>
        <w:spacing w:before="9" w:after="0" w:line="249" w:lineRule="auto"/>
        <w:ind w:left="119" w:right="-54"/>
        <w:jc w:val="both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89"/>
          <w:sz w:val="20"/>
          <w:szCs w:val="20"/>
        </w:rPr>
        <w:t>syntactic</w:t>
      </w:r>
      <w:proofErr w:type="gramEnd"/>
      <w:r>
        <w:rPr>
          <w:rFonts w:ascii="Arial" w:eastAsia="Arial" w:hAnsi="Arial" w:cs="Arial"/>
          <w:w w:val="89"/>
          <w:sz w:val="20"/>
          <w:szCs w:val="20"/>
        </w:rPr>
        <w:t xml:space="preserve"> constrains</w:t>
      </w:r>
      <w:r>
        <w:rPr>
          <w:rFonts w:ascii="Arial" w:eastAsia="Arial" w:hAnsi="Arial" w:cs="Arial"/>
          <w:spacing w:val="3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story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generation </w:t>
      </w:r>
      <w:r>
        <w:rPr>
          <w:rFonts w:ascii="Arial" w:eastAsia="Arial" w:hAnsi="Arial" w:cs="Arial"/>
          <w:spacing w:val="11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process.</w:t>
      </w:r>
      <w:r>
        <w:rPr>
          <w:rFonts w:ascii="Arial" w:eastAsia="Arial" w:hAnsi="Arial" w:cs="Arial"/>
          <w:spacing w:val="3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</w:t>
      </w:r>
      <w:r>
        <w:rPr>
          <w:rFonts w:ascii="Arial" w:eastAsia="Arial" w:hAnsi="Arial" w:cs="Arial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</w:t>
      </w:r>
      <w:r>
        <w:rPr>
          <w:rFonts w:ascii="Arial" w:eastAsia="Arial" w:hAnsi="Arial" w:cs="Arial"/>
          <w:spacing w:val="-5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w optimization</w:t>
      </w:r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techniques based</w:t>
      </w:r>
      <w:r>
        <w:rPr>
          <w:rFonts w:ascii="Arial" w:eastAsia="Arial" w:hAnsi="Arial" w:cs="Arial"/>
          <w:spacing w:val="42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concept </w:t>
      </w:r>
      <w:r>
        <w:rPr>
          <w:rFonts w:ascii="Arial" w:eastAsia="Arial" w:hAnsi="Arial" w:cs="Arial"/>
          <w:sz w:val="20"/>
          <w:szCs w:val="20"/>
        </w:rPr>
        <w:t>lattice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mining</w:t>
      </w:r>
      <w:r>
        <w:rPr>
          <w:rFonts w:ascii="Arial" w:eastAsia="Arial" w:hAnsi="Arial" w:cs="Arial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is </w:t>
      </w:r>
      <w:r>
        <w:rPr>
          <w:rFonts w:ascii="Arial" w:eastAsia="Arial" w:hAnsi="Arial" w:cs="Arial"/>
          <w:w w:val="84"/>
          <w:sz w:val="20"/>
          <w:szCs w:val="20"/>
        </w:rPr>
        <w:t>used</w:t>
      </w:r>
      <w:r>
        <w:rPr>
          <w:rFonts w:ascii="Arial" w:eastAsia="Arial" w:hAnsi="Arial" w:cs="Arial"/>
          <w:spacing w:val="23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rapidly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construct</w:t>
      </w:r>
      <w:r>
        <w:rPr>
          <w:rFonts w:ascii="Arial" w:eastAsia="Arial" w:hAnsi="Arial" w:cs="Arial"/>
          <w:spacing w:val="28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stories</w:t>
      </w:r>
      <w:r>
        <w:rPr>
          <w:rFonts w:ascii="Arial" w:eastAsia="Arial" w:hAnsi="Arial" w:cs="Arial"/>
          <w:spacing w:val="1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mass</w:t>
      </w:r>
      <w:r>
        <w:rPr>
          <w:rFonts w:ascii="Arial" w:eastAsia="Arial" w:hAnsi="Arial" w:cs="Arial"/>
          <w:spacing w:val="-4"/>
          <w:w w:val="84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84"/>
          <w:sz w:val="20"/>
          <w:szCs w:val="20"/>
        </w:rPr>
        <w:t>v</w:t>
      </w:r>
      <w:r>
        <w:rPr>
          <w:rFonts w:ascii="Arial" w:eastAsia="Arial" w:hAnsi="Arial" w:cs="Arial"/>
          <w:w w:val="84"/>
          <w:sz w:val="20"/>
          <w:szCs w:val="20"/>
        </w:rPr>
        <w:t>e</w:t>
      </w:r>
      <w:r>
        <w:rPr>
          <w:rFonts w:ascii="Arial" w:eastAsia="Arial" w:hAnsi="Arial" w:cs="Arial"/>
          <w:spacing w:val="41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datasets.</w:t>
      </w:r>
    </w:p>
    <w:p w14:paraId="1653C7AF" w14:textId="77777777" w:rsidR="00CE37CF" w:rsidRDefault="007311F8">
      <w:pPr>
        <w:spacing w:before="2" w:after="0" w:line="249" w:lineRule="auto"/>
        <w:ind w:left="119" w:right="-54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7"/>
          <w:sz w:val="20"/>
          <w:szCs w:val="20"/>
        </w:rPr>
        <w:t>Chen</w:t>
      </w:r>
      <w:r>
        <w:rPr>
          <w:rFonts w:ascii="Arial" w:eastAsia="Arial" w:hAnsi="Arial" w:cs="Arial"/>
          <w:spacing w:val="1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et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al.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[20]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introduced</w:t>
      </w:r>
      <w:r>
        <w:rPr>
          <w:rFonts w:ascii="Arial" w:eastAsia="Arial" w:hAnsi="Arial" w:cs="Arial"/>
          <w:spacing w:val="3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an</w:t>
      </w:r>
      <w:r>
        <w:rPr>
          <w:rFonts w:ascii="Arial" w:eastAsia="Arial" w:hAnsi="Arial" w:cs="Arial"/>
          <w:spacing w:val="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approach,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multimodal</w:t>
      </w:r>
      <w:r>
        <w:rPr>
          <w:rFonts w:ascii="Arial" w:eastAsia="Arial" w:hAnsi="Arial" w:cs="Arial"/>
          <w:spacing w:val="2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imitation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learning</w:t>
      </w:r>
      <w:r>
        <w:rPr>
          <w:rFonts w:ascii="Arial" w:eastAsia="Arial" w:hAnsi="Arial" w:cs="Arial"/>
          <w:spacing w:val="16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via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generat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v</w:t>
      </w:r>
      <w:r>
        <w:rPr>
          <w:rFonts w:ascii="Arial" w:eastAsia="Arial" w:hAnsi="Arial" w:cs="Arial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1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ad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v</w:t>
      </w:r>
      <w:r>
        <w:rPr>
          <w:rFonts w:ascii="Arial" w:eastAsia="Arial" w:hAnsi="Arial" w:cs="Arial"/>
          <w:w w:val="88"/>
          <w:sz w:val="20"/>
          <w:szCs w:val="20"/>
        </w:rPr>
        <w:t>ersarial</w:t>
      </w:r>
      <w:r>
        <w:rPr>
          <w:rFonts w:ascii="Arial" w:eastAsia="Arial" w:hAnsi="Arial" w:cs="Arial"/>
          <w:spacing w:val="2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net</w:t>
      </w:r>
      <w:r>
        <w:rPr>
          <w:rFonts w:ascii="Arial" w:eastAsia="Arial" w:hAnsi="Arial" w:cs="Arial"/>
          <w:spacing w:val="-2"/>
          <w:w w:val="88"/>
          <w:sz w:val="20"/>
          <w:szCs w:val="20"/>
        </w:rPr>
        <w:t>w</w:t>
      </w:r>
      <w:r>
        <w:rPr>
          <w:rFonts w:ascii="Arial" w:eastAsia="Arial" w:hAnsi="Arial" w:cs="Arial"/>
          <w:w w:val="88"/>
          <w:sz w:val="20"/>
          <w:szCs w:val="20"/>
        </w:rPr>
        <w:t>orks</w:t>
      </w:r>
      <w:r>
        <w:rPr>
          <w:rFonts w:ascii="Arial" w:eastAsia="Arial" w:hAnsi="Arial" w:cs="Arial"/>
          <w:spacing w:val="3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103"/>
          <w:sz w:val="20"/>
          <w:szCs w:val="20"/>
        </w:rPr>
        <w:t xml:space="preserve">(MIL-GAN)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generating</w:t>
      </w:r>
      <w:r>
        <w:rPr>
          <w:rFonts w:ascii="Arial" w:eastAsia="Arial" w:hAnsi="Arial" w:cs="Arial"/>
          <w:spacing w:val="-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storyline</w:t>
      </w:r>
      <w:r>
        <w:rPr>
          <w:rFonts w:ascii="Arial" w:eastAsia="Arial" w:hAnsi="Arial" w:cs="Arial"/>
          <w:spacing w:val="4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unseen</w:t>
      </w:r>
      <w:r>
        <w:rPr>
          <w:rFonts w:ascii="Arial" w:eastAsia="Arial" w:hAnsi="Arial" w:cs="Arial"/>
          <w:spacing w:val="21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data.</w:t>
      </w:r>
      <w:r>
        <w:rPr>
          <w:rFonts w:ascii="Arial" w:eastAsia="Arial" w:hAnsi="Arial" w:cs="Arial"/>
          <w:spacing w:val="25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It</w:t>
      </w:r>
      <w:r>
        <w:rPr>
          <w:rFonts w:ascii="Arial" w:eastAsia="Arial" w:hAnsi="Arial" w:cs="Arial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can</w:t>
      </w:r>
      <w:r>
        <w:rPr>
          <w:rFonts w:ascii="Arial" w:eastAsia="Arial" w:hAnsi="Arial" w:cs="Arial"/>
          <w:spacing w:val="20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directly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model </w:t>
      </w:r>
      <w:r>
        <w:rPr>
          <w:rFonts w:ascii="Arial" w:eastAsia="Arial" w:hAnsi="Arial" w:cs="Arial"/>
          <w:w w:val="85"/>
          <w:sz w:val="20"/>
          <w:szCs w:val="20"/>
        </w:rPr>
        <w:t>users’</w:t>
      </w:r>
      <w:r>
        <w:rPr>
          <w:rFonts w:ascii="Arial" w:eastAsia="Arial" w:hAnsi="Arial" w:cs="Arial"/>
          <w:spacing w:val="47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interests</w:t>
      </w:r>
      <w:r>
        <w:rPr>
          <w:rFonts w:ascii="Arial" w:eastAsia="Arial" w:hAnsi="Arial" w:cs="Arial"/>
          <w:spacing w:val="40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as</w:t>
      </w:r>
      <w:r>
        <w:rPr>
          <w:rFonts w:ascii="Arial" w:eastAsia="Arial" w:hAnsi="Arial" w:cs="Arial"/>
          <w:spacing w:val="11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 xml:space="preserve">reflected </w:t>
      </w:r>
      <w:r>
        <w:rPr>
          <w:rFonts w:ascii="Arial" w:eastAsia="Arial" w:hAnsi="Arial" w:cs="Arial"/>
          <w:sz w:val="20"/>
          <w:szCs w:val="20"/>
        </w:rPr>
        <w:t>by</w:t>
      </w:r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87"/>
          <w:sz w:val="20"/>
          <w:szCs w:val="20"/>
        </w:rPr>
        <w:t>v</w:t>
      </w:r>
      <w:r>
        <w:rPr>
          <w:rFonts w:ascii="Arial" w:eastAsia="Arial" w:hAnsi="Arial" w:cs="Arial"/>
          <w:w w:val="87"/>
          <w:sz w:val="20"/>
          <w:szCs w:val="20"/>
        </w:rPr>
        <w:t>arious</w:t>
      </w:r>
      <w:r>
        <w:rPr>
          <w:rFonts w:ascii="Arial" w:eastAsia="Arial" w:hAnsi="Arial" w:cs="Arial"/>
          <w:spacing w:val="4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data.</w:t>
      </w:r>
      <w:r>
        <w:rPr>
          <w:rFonts w:ascii="Arial" w:eastAsia="Arial" w:hAnsi="Arial" w:cs="Arial"/>
          <w:spacing w:val="1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approach</w:t>
      </w:r>
      <w:r>
        <w:rPr>
          <w:rFonts w:ascii="Arial" w:eastAsia="Arial" w:hAnsi="Arial" w:cs="Arial"/>
          <w:spacing w:val="2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is </w:t>
      </w:r>
      <w:r>
        <w:rPr>
          <w:rFonts w:ascii="Arial" w:eastAsia="Arial" w:hAnsi="Arial" w:cs="Arial"/>
          <w:w w:val="87"/>
          <w:sz w:val="20"/>
          <w:szCs w:val="20"/>
        </w:rPr>
        <w:t>used</w:t>
      </w:r>
      <w:r>
        <w:rPr>
          <w:rFonts w:ascii="Arial" w:eastAsia="Arial" w:hAnsi="Arial" w:cs="Arial"/>
          <w:spacing w:val="-1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to</w:t>
      </w:r>
      <w:r>
        <w:rPr>
          <w:rFonts w:ascii="Arial" w:eastAsia="Arial" w:hAnsi="Arial" w:cs="Arial"/>
          <w:spacing w:val="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learn</w:t>
      </w:r>
      <w:r>
        <w:rPr>
          <w:rFonts w:ascii="Arial" w:eastAsia="Arial" w:hAnsi="Arial" w:cs="Arial"/>
          <w:spacing w:val="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the</w:t>
      </w:r>
      <w:r>
        <w:rPr>
          <w:rFonts w:ascii="Arial" w:eastAsia="Arial" w:hAnsi="Arial" w:cs="Arial"/>
          <w:spacing w:val="-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r</w:t>
      </w:r>
      <w:r>
        <w:rPr>
          <w:rFonts w:ascii="Arial" w:eastAsia="Arial" w:hAnsi="Arial" w:cs="Arial"/>
          <w:spacing w:val="-4"/>
          <w:w w:val="87"/>
          <w:sz w:val="20"/>
          <w:szCs w:val="20"/>
        </w:rPr>
        <w:t>e</w:t>
      </w:r>
      <w:r>
        <w:rPr>
          <w:rFonts w:ascii="Arial" w:eastAsia="Arial" w:hAnsi="Arial" w:cs="Arial"/>
          <w:spacing w:val="-2"/>
          <w:w w:val="87"/>
          <w:sz w:val="20"/>
          <w:szCs w:val="20"/>
        </w:rPr>
        <w:t>w</w:t>
      </w:r>
      <w:r>
        <w:rPr>
          <w:rFonts w:ascii="Arial" w:eastAsia="Arial" w:hAnsi="Arial" w:cs="Arial"/>
          <w:w w:val="87"/>
          <w:sz w:val="20"/>
          <w:szCs w:val="20"/>
        </w:rPr>
        <w:t>ard</w:t>
      </w:r>
      <w:r>
        <w:rPr>
          <w:rFonts w:ascii="Arial" w:eastAsia="Arial" w:hAnsi="Arial" w:cs="Arial"/>
          <w:spacing w:val="1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patterns</w:t>
      </w:r>
      <w:r>
        <w:rPr>
          <w:rFonts w:ascii="Arial" w:eastAsia="Arial" w:hAnsi="Arial" w:cs="Arial"/>
          <w:spacing w:val="-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g</w:t>
      </w:r>
      <w:r>
        <w:rPr>
          <w:rFonts w:ascii="Arial" w:eastAsia="Arial" w:hAnsi="Arial" w:cs="Arial"/>
          <w:spacing w:val="-5"/>
          <w:w w:val="91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v</w:t>
      </w:r>
      <w:r>
        <w:rPr>
          <w:rFonts w:ascii="Arial" w:eastAsia="Arial" w:hAnsi="Arial" w:cs="Arial"/>
          <w:w w:val="91"/>
          <w:sz w:val="20"/>
          <w:szCs w:val="20"/>
        </w:rPr>
        <w:t>en use</w:t>
      </w:r>
      <w:r>
        <w:rPr>
          <w:rFonts w:ascii="Arial" w:eastAsia="Arial" w:hAnsi="Arial" w:cs="Arial"/>
          <w:spacing w:val="-4"/>
          <w:w w:val="91"/>
          <w:sz w:val="20"/>
          <w:szCs w:val="20"/>
        </w:rPr>
        <w:t>r</w:t>
      </w:r>
      <w:r>
        <w:rPr>
          <w:rFonts w:ascii="Arial" w:eastAsia="Arial" w:hAnsi="Arial" w:cs="Arial"/>
          <w:w w:val="91"/>
          <w:sz w:val="20"/>
          <w:szCs w:val="20"/>
        </w:rPr>
        <w:t>-pr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o</w:t>
      </w:r>
      <w:r>
        <w:rPr>
          <w:rFonts w:ascii="Arial" w:eastAsia="Arial" w:hAnsi="Arial" w:cs="Arial"/>
          <w:w w:val="91"/>
          <w:sz w:val="20"/>
          <w:szCs w:val="20"/>
        </w:rPr>
        <w:t>vided</w:t>
      </w:r>
      <w:r>
        <w:rPr>
          <w:rFonts w:ascii="Arial" w:eastAsia="Arial" w:hAnsi="Arial" w:cs="Arial"/>
          <w:spacing w:val="-16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 xml:space="preserve">storylines </w:t>
      </w:r>
      <w:r>
        <w:rPr>
          <w:rFonts w:ascii="Arial" w:eastAsia="Arial" w:hAnsi="Arial" w:cs="Arial"/>
          <w:w w:val="87"/>
          <w:sz w:val="20"/>
          <w:szCs w:val="20"/>
        </w:rPr>
        <w:t>and</w:t>
      </w:r>
      <w:r>
        <w:rPr>
          <w:rFonts w:ascii="Arial" w:eastAsia="Arial" w:hAnsi="Arial" w:cs="Arial"/>
          <w:spacing w:val="1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then</w:t>
      </w:r>
      <w:r>
        <w:rPr>
          <w:rFonts w:ascii="Arial" w:eastAsia="Arial" w:hAnsi="Arial" w:cs="Arial"/>
          <w:spacing w:val="2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applies</w:t>
      </w:r>
      <w:r>
        <w:rPr>
          <w:rFonts w:ascii="Arial" w:eastAsia="Arial" w:hAnsi="Arial" w:cs="Arial"/>
          <w:spacing w:val="3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learned</w:t>
      </w:r>
      <w:r>
        <w:rPr>
          <w:rFonts w:ascii="Arial" w:eastAsia="Arial" w:hAnsi="Arial" w:cs="Arial"/>
          <w:spacing w:val="2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poli</w:t>
      </w:r>
      <w:r>
        <w:rPr>
          <w:rFonts w:ascii="Arial" w:eastAsia="Arial" w:hAnsi="Arial" w:cs="Arial"/>
          <w:spacing w:val="-3"/>
          <w:sz w:val="20"/>
          <w:szCs w:val="20"/>
        </w:rPr>
        <w:t>c</w:t>
      </w:r>
      <w:r>
        <w:rPr>
          <w:rFonts w:ascii="Arial" w:eastAsia="Arial" w:hAnsi="Arial" w:cs="Arial"/>
          <w:sz w:val="20"/>
          <w:szCs w:val="20"/>
        </w:rPr>
        <w:t>y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unseen</w:t>
      </w:r>
      <w:r>
        <w:rPr>
          <w:rFonts w:ascii="Arial" w:eastAsia="Arial" w:hAnsi="Arial" w:cs="Arial"/>
          <w:spacing w:val="23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data.</w:t>
      </w:r>
    </w:p>
    <w:p w14:paraId="27202F6F" w14:textId="77777777" w:rsidR="00CE37CF" w:rsidRDefault="007311F8">
      <w:pPr>
        <w:spacing w:before="2" w:after="0" w:line="249" w:lineRule="auto"/>
        <w:ind w:left="119" w:right="-54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5"/>
          <w:sz w:val="20"/>
          <w:szCs w:val="20"/>
        </w:rPr>
        <w:t>Santos</w:t>
      </w:r>
      <w:r>
        <w:rPr>
          <w:rFonts w:ascii="Arial" w:eastAsia="Arial" w:hAnsi="Arial" w:cs="Arial"/>
          <w:spacing w:val="33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et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al.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[21]</w:t>
      </w:r>
      <w:r>
        <w:rPr>
          <w:rFonts w:ascii="Arial" w:eastAsia="Arial" w:hAnsi="Arial" w:cs="Arial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introduced</w:t>
      </w:r>
      <w:r>
        <w:rPr>
          <w:rFonts w:ascii="Arial" w:eastAsia="Arial" w:hAnsi="Arial" w:cs="Arial"/>
          <w:spacing w:val="1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three</w:t>
      </w:r>
      <w:r>
        <w:rPr>
          <w:rFonts w:ascii="Arial" w:eastAsia="Arial" w:hAnsi="Arial" w:cs="Arial"/>
          <w:spacing w:val="2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methods</w:t>
      </w:r>
      <w:r>
        <w:rPr>
          <w:rFonts w:ascii="Arial" w:eastAsia="Arial" w:hAnsi="Arial" w:cs="Arial"/>
          <w:spacing w:val="3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association </w:t>
      </w:r>
      <w:r>
        <w:rPr>
          <w:rFonts w:ascii="Arial" w:eastAsia="Arial" w:hAnsi="Arial" w:cs="Arial"/>
          <w:w w:val="90"/>
          <w:sz w:val="20"/>
          <w:szCs w:val="20"/>
        </w:rPr>
        <w:t>analysis,</w:t>
      </w:r>
      <w:r>
        <w:rPr>
          <w:rFonts w:ascii="Arial" w:eastAsia="Arial" w:hAnsi="Arial" w:cs="Arial"/>
          <w:spacing w:val="1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Distance-based</w:t>
      </w:r>
      <w:r>
        <w:rPr>
          <w:rFonts w:ascii="Arial" w:eastAsia="Arial" w:hAnsi="Arial" w:cs="Arial"/>
          <w:spacing w:val="-8"/>
          <w:w w:val="9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0"/>
          <w:szCs w:val="20"/>
        </w:rPr>
        <w:t>Byesian</w:t>
      </w:r>
      <w:proofErr w:type="spellEnd"/>
      <w:r>
        <w:rPr>
          <w:rFonts w:ascii="Arial" w:eastAsia="Arial" w:hAnsi="Arial" w:cs="Arial"/>
          <w:spacing w:val="33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Inference,</w:t>
      </w:r>
      <w:r>
        <w:rPr>
          <w:rFonts w:ascii="Arial" w:eastAsia="Arial" w:hAnsi="Arial" w:cs="Arial"/>
          <w:spacing w:val="33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Spatial</w:t>
      </w:r>
      <w:r>
        <w:rPr>
          <w:rFonts w:ascii="Arial" w:eastAsia="Arial" w:hAnsi="Arial" w:cs="Arial"/>
          <w:spacing w:val="33"/>
          <w:w w:val="9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0"/>
          <w:szCs w:val="20"/>
        </w:rPr>
        <w:t>Associa</w:t>
      </w:r>
      <w:proofErr w:type="spellEnd"/>
      <w:r>
        <w:rPr>
          <w:rFonts w:ascii="Arial" w:eastAsia="Arial" w:hAnsi="Arial" w:cs="Arial"/>
          <w:w w:val="90"/>
          <w:sz w:val="20"/>
          <w:szCs w:val="20"/>
        </w:rPr>
        <w:t xml:space="preserve">- </w:t>
      </w:r>
      <w:proofErr w:type="spellStart"/>
      <w:r>
        <w:rPr>
          <w:rFonts w:ascii="Arial" w:eastAsia="Arial" w:hAnsi="Arial" w:cs="Arial"/>
          <w:sz w:val="20"/>
          <w:szCs w:val="20"/>
        </w:rPr>
        <w:t>tion</w:t>
      </w:r>
      <w:proofErr w:type="spellEnd"/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Ind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>x,</w:t>
      </w:r>
      <w:r>
        <w:rPr>
          <w:rFonts w:ascii="Arial" w:eastAsia="Arial" w:hAnsi="Arial" w:cs="Arial"/>
          <w:spacing w:val="1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and</w:t>
      </w:r>
      <w:r>
        <w:rPr>
          <w:rFonts w:ascii="Arial" w:eastAsia="Arial" w:hAnsi="Arial" w:cs="Arial"/>
          <w:spacing w:val="-8"/>
          <w:w w:val="9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0"/>
          <w:szCs w:val="20"/>
        </w:rPr>
        <w:t>Spatio</w:t>
      </w:r>
      <w:proofErr w:type="spellEnd"/>
      <w:r>
        <w:rPr>
          <w:rFonts w:ascii="Arial" w:eastAsia="Arial" w:hAnsi="Arial" w:cs="Arial"/>
          <w:w w:val="90"/>
          <w:sz w:val="20"/>
          <w:szCs w:val="20"/>
        </w:rPr>
        <w:t>-logical</w:t>
      </w:r>
      <w:r>
        <w:rPr>
          <w:rFonts w:ascii="Arial" w:eastAsia="Arial" w:hAnsi="Arial" w:cs="Arial"/>
          <w:spacing w:val="42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inference,</w:t>
      </w:r>
      <w:r>
        <w:rPr>
          <w:rFonts w:ascii="Arial" w:eastAsia="Arial" w:hAnsi="Arial" w:cs="Arial"/>
          <w:spacing w:val="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capture</w:t>
      </w:r>
      <w:r>
        <w:rPr>
          <w:rFonts w:ascii="Arial" w:eastAsia="Arial" w:hAnsi="Arial" w:cs="Arial"/>
          <w:spacing w:val="1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relatedness </w:t>
      </w:r>
      <w:r>
        <w:rPr>
          <w:rFonts w:ascii="Arial" w:eastAsia="Arial" w:hAnsi="Arial" w:cs="Arial"/>
          <w:w w:val="89"/>
          <w:sz w:val="20"/>
          <w:szCs w:val="20"/>
        </w:rPr>
        <w:t>among</w:t>
      </w:r>
      <w:r>
        <w:rPr>
          <w:rFonts w:ascii="Arial" w:eastAsia="Arial" w:hAnsi="Arial" w:cs="Arial"/>
          <w:spacing w:val="1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real-</w:t>
      </w:r>
      <w:r>
        <w:rPr>
          <w:rFonts w:ascii="Arial" w:eastAsia="Arial" w:hAnsi="Arial" w:cs="Arial"/>
          <w:spacing w:val="-2"/>
          <w:w w:val="89"/>
          <w:sz w:val="20"/>
          <w:szCs w:val="20"/>
        </w:rPr>
        <w:t>w</w:t>
      </w:r>
      <w:r>
        <w:rPr>
          <w:rFonts w:ascii="Arial" w:eastAsia="Arial" w:hAnsi="Arial" w:cs="Arial"/>
          <w:w w:val="89"/>
          <w:sz w:val="20"/>
          <w:szCs w:val="20"/>
        </w:rPr>
        <w:t xml:space="preserve">orld 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v</w:t>
      </w:r>
      <w:r>
        <w:rPr>
          <w:rFonts w:ascii="Arial" w:eastAsia="Arial" w:hAnsi="Arial" w:cs="Arial"/>
          <w:w w:val="89"/>
          <w:sz w:val="20"/>
          <w:szCs w:val="20"/>
        </w:rPr>
        <w:t>ents</w:t>
      </w:r>
      <w:r>
        <w:rPr>
          <w:rFonts w:ascii="Arial" w:eastAsia="Arial" w:hAnsi="Arial" w:cs="Arial"/>
          <w:spacing w:val="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high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data</w:t>
      </w:r>
      <w:r>
        <w:rPr>
          <w:rFonts w:ascii="Arial" w:eastAsia="Arial" w:hAnsi="Arial" w:cs="Arial"/>
          <w:spacing w:val="1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v</w:t>
      </w:r>
      <w:r>
        <w:rPr>
          <w:rFonts w:ascii="Arial" w:eastAsia="Arial" w:hAnsi="Arial" w:cs="Arial"/>
          <w:w w:val="87"/>
          <w:sz w:val="20"/>
          <w:szCs w:val="20"/>
        </w:rPr>
        <w:t>olumes, and</w:t>
      </w:r>
      <w:r>
        <w:rPr>
          <w:rFonts w:ascii="Arial" w:eastAsia="Arial" w:hAnsi="Arial" w:cs="Arial"/>
          <w:spacing w:val="2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model similar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85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5"/>
          <w:sz w:val="20"/>
          <w:szCs w:val="20"/>
        </w:rPr>
        <w:t>v</w:t>
      </w:r>
      <w:r>
        <w:rPr>
          <w:rFonts w:ascii="Arial" w:eastAsia="Arial" w:hAnsi="Arial" w:cs="Arial"/>
          <w:w w:val="85"/>
          <w:sz w:val="20"/>
          <w:szCs w:val="20"/>
        </w:rPr>
        <w:t>ents</w:t>
      </w:r>
      <w:r>
        <w:rPr>
          <w:rFonts w:ascii="Arial" w:eastAsia="Arial" w:hAnsi="Arial" w:cs="Arial"/>
          <w:spacing w:val="36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that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are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described</w:t>
      </w:r>
      <w:r>
        <w:rPr>
          <w:rFonts w:ascii="Arial" w:eastAsia="Arial" w:hAnsi="Arial" w:cs="Arial"/>
          <w:spacing w:val="3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disparately under</w:t>
      </w:r>
      <w:r>
        <w:rPr>
          <w:rFonts w:ascii="Arial" w:eastAsia="Arial" w:hAnsi="Arial" w:cs="Arial"/>
          <w:spacing w:val="3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high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data </w:t>
      </w:r>
      <w:r>
        <w:rPr>
          <w:rFonts w:ascii="Arial" w:eastAsia="Arial" w:hAnsi="Arial" w:cs="Arial"/>
          <w:spacing w:val="-5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ariabilit</w:t>
      </w:r>
      <w:r>
        <w:rPr>
          <w:rFonts w:ascii="Arial" w:eastAsia="Arial" w:hAnsi="Arial" w:cs="Arial"/>
          <w:spacing w:val="-13"/>
          <w:sz w:val="20"/>
          <w:szCs w:val="20"/>
        </w:rPr>
        <w:t>y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It</w:t>
      </w:r>
      <w:r>
        <w:rPr>
          <w:rFonts w:ascii="Arial" w:eastAsia="Arial" w:hAnsi="Arial" w:cs="Arial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w w:val="81"/>
          <w:sz w:val="20"/>
          <w:szCs w:val="20"/>
        </w:rPr>
        <w:t>ta</w:t>
      </w:r>
      <w:r>
        <w:rPr>
          <w:rFonts w:ascii="Arial" w:eastAsia="Arial" w:hAnsi="Arial" w:cs="Arial"/>
          <w:spacing w:val="-2"/>
          <w:w w:val="81"/>
          <w:sz w:val="20"/>
          <w:szCs w:val="20"/>
        </w:rPr>
        <w:t>k</w:t>
      </w:r>
      <w:r>
        <w:rPr>
          <w:rFonts w:ascii="Arial" w:eastAsia="Arial" w:hAnsi="Arial" w:cs="Arial"/>
          <w:w w:val="81"/>
          <w:sz w:val="20"/>
          <w:szCs w:val="20"/>
        </w:rPr>
        <w:t>es as</w:t>
      </w:r>
      <w:r>
        <w:rPr>
          <w:rFonts w:ascii="Arial" w:eastAsia="Arial" w:hAnsi="Arial" w:cs="Arial"/>
          <w:spacing w:val="37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input</w:t>
      </w:r>
      <w:r>
        <w:rPr>
          <w:rFonts w:ascii="Arial" w:eastAsia="Arial" w:hAnsi="Arial" w:cs="Arial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w w:val="80"/>
          <w:sz w:val="20"/>
          <w:szCs w:val="20"/>
        </w:rPr>
        <w:t>a</w:t>
      </w:r>
      <w:r>
        <w:rPr>
          <w:rFonts w:ascii="Arial" w:eastAsia="Arial" w:hAnsi="Arial" w:cs="Arial"/>
          <w:spacing w:val="43"/>
          <w:w w:val="8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0"/>
          <w:sz w:val="20"/>
          <w:szCs w:val="20"/>
        </w:rPr>
        <w:t xml:space="preserve">set </w:t>
      </w:r>
      <w:r>
        <w:rPr>
          <w:rFonts w:ascii="Arial" w:eastAsia="Arial" w:hAnsi="Arial" w:cs="Arial"/>
          <w:spacing w:val="5"/>
          <w:w w:val="8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proofErr w:type="gramEnd"/>
      <w:r>
        <w:rPr>
          <w:rFonts w:ascii="Arial" w:eastAsia="Arial" w:hAnsi="Arial" w:cs="Arial"/>
          <w:spacing w:val="3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0"/>
          <w:szCs w:val="20"/>
        </w:rPr>
        <w:t>geotemporally</w:t>
      </w:r>
      <w:proofErr w:type="spellEnd"/>
      <w:r>
        <w:rPr>
          <w:rFonts w:ascii="Arial" w:eastAsia="Arial" w:hAnsi="Arial" w:cs="Arial"/>
          <w:w w:val="90"/>
          <w:sz w:val="20"/>
          <w:szCs w:val="20"/>
        </w:rPr>
        <w:t xml:space="preserve">-encoded </w:t>
      </w:r>
      <w:r>
        <w:rPr>
          <w:rFonts w:ascii="Arial" w:eastAsia="Arial" w:hAnsi="Arial" w:cs="Arial"/>
          <w:sz w:val="20"/>
          <w:szCs w:val="20"/>
        </w:rPr>
        <w:t>t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xt</w:t>
      </w:r>
      <w:r>
        <w:rPr>
          <w:rFonts w:ascii="Arial" w:eastAsia="Arial" w:hAnsi="Arial" w:cs="Arial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 xml:space="preserve">streams </w:t>
      </w:r>
      <w:r>
        <w:rPr>
          <w:rFonts w:ascii="Arial" w:eastAsia="Arial" w:hAnsi="Arial" w:cs="Arial"/>
          <w:spacing w:val="18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about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violent</w:t>
      </w:r>
      <w:r>
        <w:rPr>
          <w:rFonts w:ascii="Arial" w:eastAsia="Arial" w:hAnsi="Arial" w:cs="Arial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85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5"/>
          <w:sz w:val="20"/>
          <w:szCs w:val="20"/>
        </w:rPr>
        <w:t>v</w:t>
      </w:r>
      <w:r>
        <w:rPr>
          <w:rFonts w:ascii="Arial" w:eastAsia="Arial" w:hAnsi="Arial" w:cs="Arial"/>
          <w:w w:val="85"/>
          <w:sz w:val="20"/>
          <w:szCs w:val="20"/>
        </w:rPr>
        <w:t xml:space="preserve">ents </w:t>
      </w:r>
      <w:r>
        <w:rPr>
          <w:rFonts w:ascii="Arial" w:eastAsia="Arial" w:hAnsi="Arial" w:cs="Arial"/>
          <w:spacing w:val="20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called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“storylines”.</w:t>
      </w:r>
      <w:r>
        <w:rPr>
          <w:rFonts w:ascii="Arial" w:eastAsia="Arial" w:hAnsi="Arial" w:cs="Arial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This </w:t>
      </w:r>
      <w:r>
        <w:rPr>
          <w:rFonts w:ascii="Arial" w:eastAsia="Arial" w:hAnsi="Arial" w:cs="Arial"/>
          <w:w w:val="89"/>
          <w:sz w:val="20"/>
          <w:szCs w:val="20"/>
        </w:rPr>
        <w:t>study</w:t>
      </w:r>
      <w:r>
        <w:rPr>
          <w:rFonts w:ascii="Arial" w:eastAsia="Arial" w:hAnsi="Arial" w:cs="Arial"/>
          <w:spacing w:val="18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demonstrated</w:t>
      </w:r>
      <w:r>
        <w:rPr>
          <w:rFonts w:ascii="Arial" w:eastAsia="Arial" w:hAnsi="Arial" w:cs="Arial"/>
          <w:spacing w:val="-1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that</w:t>
      </w:r>
      <w:r>
        <w:rPr>
          <w:rFonts w:ascii="Arial" w:eastAsia="Arial" w:hAnsi="Arial" w:cs="Arial"/>
          <w:spacing w:val="13"/>
          <w:w w:val="8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20"/>
          <w:szCs w:val="20"/>
        </w:rPr>
        <w:t>spatio</w:t>
      </w:r>
      <w:proofErr w:type="spellEnd"/>
      <w:r>
        <w:rPr>
          <w:rFonts w:ascii="Arial" w:eastAsia="Arial" w:hAnsi="Arial" w:cs="Arial"/>
          <w:w w:val="89"/>
          <w:sz w:val="20"/>
          <w:szCs w:val="20"/>
        </w:rPr>
        <w:t>-temporal</w:t>
      </w:r>
      <w:r>
        <w:rPr>
          <w:rFonts w:ascii="Arial" w:eastAsia="Arial" w:hAnsi="Arial" w:cs="Arial"/>
          <w:spacing w:val="2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storytelling</w:t>
      </w:r>
      <w:r>
        <w:rPr>
          <w:rFonts w:ascii="Arial" w:eastAsia="Arial" w:hAnsi="Arial" w:cs="Arial"/>
          <w:spacing w:val="1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able</w:t>
      </w:r>
      <w:r>
        <w:rPr>
          <w:rFonts w:ascii="Arial" w:eastAsia="Arial" w:hAnsi="Arial" w:cs="Arial"/>
          <w:spacing w:val="1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to </w:t>
      </w:r>
      <w:r>
        <w:rPr>
          <w:rFonts w:ascii="Arial" w:eastAsia="Arial" w:hAnsi="Arial" w:cs="Arial"/>
          <w:w w:val="88"/>
          <w:sz w:val="20"/>
          <w:szCs w:val="20"/>
        </w:rPr>
        <w:t>capture</w:t>
      </w:r>
      <w:r>
        <w:rPr>
          <w:rFonts w:ascii="Arial" w:eastAsia="Arial" w:hAnsi="Arial" w:cs="Arial"/>
          <w:spacing w:val="1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important associations</w:t>
      </w:r>
      <w:r>
        <w:rPr>
          <w:rFonts w:ascii="Arial" w:eastAsia="Arial" w:hAnsi="Arial" w:cs="Arial"/>
          <w:spacing w:val="1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among</w:t>
      </w:r>
      <w:r>
        <w:rPr>
          <w:rFonts w:ascii="Arial" w:eastAsia="Arial" w:hAnsi="Arial" w:cs="Arial"/>
          <w:spacing w:val="2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violent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v</w:t>
      </w:r>
      <w:r>
        <w:rPr>
          <w:rFonts w:ascii="Arial" w:eastAsia="Arial" w:hAnsi="Arial" w:cs="Arial"/>
          <w:w w:val="89"/>
          <w:sz w:val="20"/>
          <w:szCs w:val="20"/>
        </w:rPr>
        <w:t>ents</w:t>
      </w:r>
      <w:r>
        <w:rPr>
          <w:rFonts w:ascii="Arial" w:eastAsia="Arial" w:hAnsi="Arial" w:cs="Arial"/>
          <w:spacing w:val="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reported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social</w:t>
      </w:r>
      <w:r>
        <w:rPr>
          <w:rFonts w:ascii="Arial" w:eastAsia="Arial" w:hAnsi="Arial" w:cs="Arial"/>
          <w:spacing w:val="3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media</w:t>
      </w:r>
      <w:r>
        <w:rPr>
          <w:rFonts w:ascii="Arial" w:eastAsia="Arial" w:hAnsi="Arial" w:cs="Arial"/>
          <w:spacing w:val="26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and</w:t>
      </w:r>
      <w:r>
        <w:rPr>
          <w:rFonts w:ascii="Arial" w:eastAsia="Arial" w:hAnsi="Arial" w:cs="Arial"/>
          <w:spacing w:val="14"/>
          <w:w w:val="88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8"/>
          <w:sz w:val="20"/>
          <w:szCs w:val="20"/>
        </w:rPr>
        <w:t xml:space="preserve">traditional </w:t>
      </w:r>
      <w:r>
        <w:rPr>
          <w:rFonts w:ascii="Arial" w:eastAsia="Arial" w:hAnsi="Arial" w:cs="Arial"/>
          <w:spacing w:val="2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datasets</w:t>
      </w:r>
      <w:proofErr w:type="gramEnd"/>
      <w:r>
        <w:rPr>
          <w:rFonts w:ascii="Arial" w:eastAsia="Arial" w:hAnsi="Arial" w:cs="Arial"/>
          <w:w w:val="88"/>
          <w:sz w:val="20"/>
          <w:szCs w:val="20"/>
        </w:rPr>
        <w:t>.</w:t>
      </w:r>
    </w:p>
    <w:p w14:paraId="18C88B45" w14:textId="77777777" w:rsidR="00CE37CF" w:rsidRDefault="00CE37CF">
      <w:pPr>
        <w:spacing w:before="5" w:after="0" w:line="150" w:lineRule="exact"/>
        <w:rPr>
          <w:sz w:val="15"/>
          <w:szCs w:val="15"/>
        </w:rPr>
      </w:pPr>
    </w:p>
    <w:p w14:paraId="609396A7" w14:textId="77777777" w:rsidR="00CE37CF" w:rsidRDefault="007311F8">
      <w:pPr>
        <w:spacing w:after="0" w:line="240" w:lineRule="auto"/>
        <w:ind w:left="1712" w:right="1572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pacing w:val="10"/>
          <w:sz w:val="20"/>
          <w:szCs w:val="20"/>
        </w:rPr>
        <w:t>III</w:t>
      </w:r>
      <w:proofErr w:type="gramStart"/>
      <w:r>
        <w:rPr>
          <w:rFonts w:ascii="Arial" w:eastAsia="Arial" w:hAnsi="Arial" w:cs="Arial"/>
          <w:sz w:val="20"/>
          <w:szCs w:val="20"/>
        </w:rPr>
        <w:t xml:space="preserve">. </w:t>
      </w:r>
      <w:r>
        <w:rPr>
          <w:rFonts w:ascii="Arial" w:eastAsia="Arial" w:hAnsi="Arial" w:cs="Arial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spacing w:val="10"/>
          <w:w w:val="106"/>
          <w:sz w:val="20"/>
          <w:szCs w:val="20"/>
        </w:rPr>
        <w:t>M</w:t>
      </w:r>
      <w:r>
        <w:rPr>
          <w:rFonts w:ascii="Arial" w:eastAsia="Arial" w:hAnsi="Arial" w:cs="Arial"/>
          <w:spacing w:val="10"/>
          <w:w w:val="91"/>
          <w:sz w:val="16"/>
          <w:szCs w:val="16"/>
        </w:rPr>
        <w:t>E</w:t>
      </w:r>
      <w:r>
        <w:rPr>
          <w:rFonts w:ascii="Arial" w:eastAsia="Arial" w:hAnsi="Arial" w:cs="Arial"/>
          <w:spacing w:val="10"/>
          <w:w w:val="99"/>
          <w:sz w:val="16"/>
          <w:szCs w:val="16"/>
        </w:rPr>
        <w:t>TH</w:t>
      </w:r>
      <w:r>
        <w:rPr>
          <w:rFonts w:ascii="Arial" w:eastAsia="Arial" w:hAnsi="Arial" w:cs="Arial"/>
          <w:spacing w:val="10"/>
          <w:w w:val="92"/>
          <w:sz w:val="16"/>
          <w:szCs w:val="16"/>
        </w:rPr>
        <w:t>O</w:t>
      </w:r>
      <w:r>
        <w:rPr>
          <w:rFonts w:ascii="Arial" w:eastAsia="Arial" w:hAnsi="Arial" w:cs="Arial"/>
          <w:spacing w:val="10"/>
          <w:w w:val="99"/>
          <w:sz w:val="16"/>
          <w:szCs w:val="16"/>
        </w:rPr>
        <w:t>D</w:t>
      </w:r>
      <w:r>
        <w:rPr>
          <w:rFonts w:ascii="Arial" w:eastAsia="Arial" w:hAnsi="Arial" w:cs="Arial"/>
          <w:spacing w:val="10"/>
          <w:w w:val="92"/>
          <w:sz w:val="16"/>
          <w:szCs w:val="16"/>
        </w:rPr>
        <w:t>O</w:t>
      </w:r>
      <w:r>
        <w:rPr>
          <w:rFonts w:ascii="Arial" w:eastAsia="Arial" w:hAnsi="Arial" w:cs="Arial"/>
          <w:spacing w:val="10"/>
          <w:w w:val="109"/>
          <w:sz w:val="16"/>
          <w:szCs w:val="16"/>
        </w:rPr>
        <w:t>L</w:t>
      </w:r>
      <w:r>
        <w:rPr>
          <w:rFonts w:ascii="Arial" w:eastAsia="Arial" w:hAnsi="Arial" w:cs="Arial"/>
          <w:spacing w:val="10"/>
          <w:w w:val="92"/>
          <w:sz w:val="16"/>
          <w:szCs w:val="16"/>
        </w:rPr>
        <w:t>OG</w:t>
      </w:r>
      <w:r>
        <w:rPr>
          <w:rFonts w:ascii="Arial" w:eastAsia="Arial" w:hAnsi="Arial" w:cs="Arial"/>
          <w:w w:val="107"/>
          <w:sz w:val="16"/>
          <w:szCs w:val="16"/>
        </w:rPr>
        <w:t>Y</w:t>
      </w:r>
      <w:proofErr w:type="gramEnd"/>
    </w:p>
    <w:p w14:paraId="1907748A" w14:textId="77777777" w:rsidR="00CE37CF" w:rsidRDefault="007311F8">
      <w:pPr>
        <w:spacing w:before="86" w:after="0" w:line="240" w:lineRule="auto"/>
        <w:ind w:left="119" w:right="2423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A.</w:t>
      </w:r>
      <w:r>
        <w:rPr>
          <w:rFonts w:ascii="Arial" w:eastAsia="Arial" w:hAnsi="Arial" w:cs="Arial"/>
          <w:i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9"/>
          <w:sz w:val="20"/>
          <w:szCs w:val="20"/>
        </w:rPr>
        <w:t>Chan</w:t>
      </w:r>
      <w:r>
        <w:rPr>
          <w:rFonts w:ascii="Arial" w:eastAsia="Arial" w:hAnsi="Arial" w:cs="Arial"/>
          <w:i/>
          <w:spacing w:val="-2"/>
          <w:w w:val="89"/>
          <w:sz w:val="20"/>
          <w:szCs w:val="20"/>
        </w:rPr>
        <w:t>g</w:t>
      </w:r>
      <w:r>
        <w:rPr>
          <w:rFonts w:ascii="Arial" w:eastAsia="Arial" w:hAnsi="Arial" w:cs="Arial"/>
          <w:i/>
          <w:w w:val="89"/>
          <w:sz w:val="20"/>
          <w:szCs w:val="20"/>
        </w:rPr>
        <w:t>e</w:t>
      </w:r>
      <w:r>
        <w:rPr>
          <w:rFonts w:ascii="Arial" w:eastAsia="Arial" w:hAnsi="Arial" w:cs="Arial"/>
          <w:i/>
          <w:spacing w:val="1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9"/>
          <w:sz w:val="20"/>
          <w:szCs w:val="20"/>
        </w:rPr>
        <w:t>Analysis</w:t>
      </w:r>
      <w:r>
        <w:rPr>
          <w:rFonts w:ascii="Arial" w:eastAsia="Arial" w:hAnsi="Arial" w:cs="Arial"/>
          <w:i/>
          <w:spacing w:val="28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spacing w:val="-7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w w:val="87"/>
          <w:sz w:val="20"/>
          <w:szCs w:val="20"/>
        </w:rPr>
        <w:t>edicates</w:t>
      </w:r>
    </w:p>
    <w:p w14:paraId="4E0E8CE0" w14:textId="77777777" w:rsidR="00CE37CF" w:rsidRDefault="007311F8">
      <w:pPr>
        <w:spacing w:before="80" w:after="0" w:line="249" w:lineRule="auto"/>
        <w:ind w:left="119" w:right="-54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4"/>
          <w:w w:val="90"/>
          <w:sz w:val="20"/>
          <w:szCs w:val="20"/>
        </w:rPr>
        <w:t>W</w:t>
      </w:r>
      <w:r>
        <w:rPr>
          <w:rFonts w:ascii="Arial" w:eastAsia="Arial" w:hAnsi="Arial" w:cs="Arial"/>
          <w:w w:val="90"/>
          <w:sz w:val="20"/>
          <w:szCs w:val="20"/>
        </w:rPr>
        <w:t>e</w:t>
      </w:r>
      <w:r>
        <w:rPr>
          <w:rFonts w:ascii="Arial" w:eastAsia="Arial" w:hAnsi="Arial" w:cs="Arial"/>
          <w:spacing w:val="3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b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>gin</w:t>
      </w:r>
      <w:r>
        <w:rPr>
          <w:rFonts w:ascii="Arial" w:eastAsia="Arial" w:hAnsi="Arial" w:cs="Arial"/>
          <w:spacing w:val="3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by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creating</w:t>
      </w:r>
      <w:r>
        <w:rPr>
          <w:rFonts w:ascii="Arial" w:eastAsia="Arial" w:hAnsi="Arial" w:cs="Arial"/>
          <w:spacing w:val="32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our </w:t>
      </w:r>
      <w:r>
        <w:rPr>
          <w:rFonts w:ascii="Arial" w:eastAsia="Arial" w:hAnsi="Arial" w:cs="Arial"/>
          <w:w w:val="88"/>
          <w:sz w:val="20"/>
          <w:szCs w:val="20"/>
        </w:rPr>
        <w:t>change</w:t>
      </w:r>
      <w:r>
        <w:rPr>
          <w:rFonts w:ascii="Arial" w:eastAsia="Arial" w:hAnsi="Arial" w:cs="Arial"/>
          <w:spacing w:val="2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predicates</w:t>
      </w:r>
      <w:r w:rsidR="00365D11">
        <w:rPr>
          <w:rFonts w:ascii="Arial" w:eastAsia="Arial" w:hAnsi="Arial" w:cs="Arial"/>
          <w:w w:val="88"/>
          <w:sz w:val="20"/>
          <w:szCs w:val="20"/>
        </w:rPr>
        <w:t xml:space="preserve">. </w:t>
      </w:r>
      <w:r>
        <w:rPr>
          <w:rFonts w:ascii="Arial" w:eastAsia="Arial" w:hAnsi="Arial" w:cs="Arial"/>
          <w:w w:val="88"/>
          <w:sz w:val="20"/>
          <w:szCs w:val="20"/>
        </w:rPr>
        <w:t>There</w:t>
      </w:r>
      <w:r>
        <w:rPr>
          <w:rFonts w:ascii="Arial" w:eastAsia="Arial" w:hAnsi="Arial" w:cs="Arial"/>
          <w:spacing w:val="3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are </w:t>
      </w:r>
      <w:r>
        <w:rPr>
          <w:rFonts w:ascii="Arial" w:eastAsia="Arial" w:hAnsi="Arial" w:cs="Arial"/>
          <w:w w:val="86"/>
          <w:sz w:val="20"/>
          <w:szCs w:val="20"/>
        </w:rPr>
        <w:t>three</w:t>
      </w:r>
      <w:r>
        <w:rPr>
          <w:rFonts w:ascii="Arial" w:eastAsia="Arial" w:hAnsi="Arial" w:cs="Arial"/>
          <w:spacing w:val="1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change</w:t>
      </w:r>
      <w:r>
        <w:rPr>
          <w:rFonts w:ascii="Arial" w:eastAsia="Arial" w:hAnsi="Arial" w:cs="Arial"/>
          <w:spacing w:val="12"/>
          <w:w w:val="86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6"/>
          <w:sz w:val="20"/>
          <w:szCs w:val="20"/>
        </w:rPr>
        <w:t>functions</w:t>
      </w:r>
      <w:r w:rsidR="00365D11">
        <w:rPr>
          <w:rFonts w:ascii="Arial" w:eastAsia="Arial" w:hAnsi="Arial" w:cs="Arial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pacing w:val="1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that</w:t>
      </w:r>
      <w:proofErr w:type="gramEnd"/>
      <w:r>
        <w:rPr>
          <w:rFonts w:ascii="Arial" w:eastAsia="Arial" w:hAnsi="Arial" w:cs="Arial"/>
          <w:spacing w:val="2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are</w:t>
      </w:r>
      <w:r>
        <w:rPr>
          <w:rFonts w:ascii="Arial" w:eastAsia="Arial" w:hAnsi="Arial" w:cs="Arial"/>
          <w:spacing w:val="5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necessary</w:t>
      </w:r>
      <w:r>
        <w:rPr>
          <w:rFonts w:ascii="Arial" w:eastAsia="Arial" w:hAnsi="Arial" w:cs="Arial"/>
          <w:spacing w:val="-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complete</w:t>
      </w:r>
      <w:r>
        <w:rPr>
          <w:rFonts w:ascii="Arial" w:eastAsia="Arial" w:hAnsi="Arial" w:cs="Arial"/>
          <w:spacing w:val="2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change </w:t>
      </w:r>
      <w:r>
        <w:rPr>
          <w:rFonts w:ascii="Arial" w:eastAsia="Arial" w:hAnsi="Arial" w:cs="Arial"/>
          <w:w w:val="87"/>
          <w:sz w:val="20"/>
          <w:szCs w:val="20"/>
        </w:rPr>
        <w:t>predicates,</w:t>
      </w:r>
      <w:r>
        <w:rPr>
          <w:rFonts w:ascii="Arial" w:eastAsia="Arial" w:hAnsi="Arial" w:cs="Arial"/>
          <w:spacing w:val="2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we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define</w:t>
      </w:r>
      <w:r>
        <w:rPr>
          <w:rFonts w:ascii="Arial" w:eastAsia="Arial" w:hAnsi="Arial" w:cs="Arial"/>
          <w:spacing w:val="44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them</w:t>
      </w:r>
      <w:r>
        <w:rPr>
          <w:rFonts w:ascii="Arial" w:eastAsia="Arial" w:hAnsi="Arial" w:cs="Arial"/>
          <w:spacing w:val="40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as</w:t>
      </w:r>
      <w:r>
        <w:rPr>
          <w:rFonts w:ascii="Arial" w:eastAsia="Arial" w:hAnsi="Arial" w:cs="Arial"/>
          <w:spacing w:val="8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foll</w:t>
      </w:r>
      <w:r>
        <w:rPr>
          <w:rFonts w:ascii="Arial" w:eastAsia="Arial" w:hAnsi="Arial" w:cs="Arial"/>
          <w:spacing w:val="-5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ws:</w:t>
      </w:r>
    </w:p>
    <w:p w14:paraId="1F3F56CD" w14:textId="77777777" w:rsidR="00CE37CF" w:rsidRDefault="007311F8">
      <w:pPr>
        <w:spacing w:after="0" w:line="321" w:lineRule="exact"/>
        <w:ind w:left="279" w:right="317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w w:val="166"/>
          <w:position w:val="2"/>
          <w:sz w:val="14"/>
          <w:szCs w:val="14"/>
        </w:rPr>
        <w:t>•</w:t>
      </w:r>
      <w:r>
        <w:rPr>
          <w:rFonts w:ascii="Arial" w:eastAsia="Arial" w:hAnsi="Arial" w:cs="Arial"/>
          <w:i/>
          <w:spacing w:val="55"/>
          <w:w w:val="166"/>
          <w:position w:val="2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9"/>
          <w:position w:val="2"/>
          <w:sz w:val="20"/>
          <w:szCs w:val="20"/>
        </w:rPr>
        <w:t>A</w:t>
      </w:r>
      <w:r>
        <w:rPr>
          <w:rFonts w:ascii="Arial" w:eastAsia="Arial" w:hAnsi="Arial" w:cs="Arial"/>
          <w:i/>
          <w:spacing w:val="7"/>
          <w:w w:val="99"/>
          <w:position w:val="2"/>
          <w:sz w:val="20"/>
          <w:szCs w:val="20"/>
        </w:rPr>
        <w:t>g</w:t>
      </w:r>
      <w:r>
        <w:rPr>
          <w:rFonts w:ascii="Arial" w:eastAsia="Arial" w:hAnsi="Arial" w:cs="Arial"/>
          <w:i/>
          <w:spacing w:val="6"/>
          <w:w w:val="134"/>
          <w:position w:val="2"/>
          <w:sz w:val="20"/>
          <w:szCs w:val="20"/>
        </w:rPr>
        <w:t>r</w:t>
      </w:r>
      <w:r>
        <w:rPr>
          <w:rFonts w:ascii="Arial" w:eastAsia="Arial" w:hAnsi="Arial" w:cs="Arial"/>
          <w:i/>
          <w:w w:val="96"/>
          <w:position w:val="2"/>
          <w:sz w:val="20"/>
          <w:szCs w:val="20"/>
        </w:rPr>
        <w:t>eement</w:t>
      </w:r>
      <w:r>
        <w:rPr>
          <w:rFonts w:ascii="Arial" w:eastAsia="Arial" w:hAnsi="Arial" w:cs="Arial"/>
          <w:w w:val="116"/>
          <w:position w:val="2"/>
          <w:sz w:val="20"/>
          <w:szCs w:val="20"/>
        </w:rPr>
        <w:t>(</w:t>
      </w:r>
      <w:r>
        <w:rPr>
          <w:rFonts w:ascii="Arial" w:eastAsia="Arial" w:hAnsi="Arial" w:cs="Arial"/>
          <w:i/>
          <w:w w:val="90"/>
          <w:position w:val="2"/>
          <w:sz w:val="20"/>
          <w:szCs w:val="20"/>
        </w:rPr>
        <w:t>c,</w:t>
      </w:r>
      <w:r>
        <w:rPr>
          <w:rFonts w:ascii="Arial" w:eastAsia="Arial" w:hAnsi="Arial" w:cs="Arial"/>
          <w:i/>
          <w:spacing w:val="-22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2"/>
          <w:sz w:val="20"/>
          <w:szCs w:val="20"/>
        </w:rPr>
        <w:t>m</w:t>
      </w:r>
      <w:r>
        <w:rPr>
          <w:rFonts w:ascii="Arial" w:eastAsia="Arial" w:hAnsi="Arial" w:cs="Arial"/>
          <w:position w:val="2"/>
          <w:sz w:val="20"/>
          <w:szCs w:val="20"/>
        </w:rPr>
        <w:t>)</w:t>
      </w:r>
      <w:r>
        <w:rPr>
          <w:rFonts w:ascii="Arial" w:eastAsia="Arial" w:hAnsi="Arial" w:cs="Arial"/>
          <w:spacing w:val="19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w w:val="132"/>
          <w:position w:val="2"/>
          <w:sz w:val="20"/>
          <w:szCs w:val="20"/>
        </w:rPr>
        <w:t>=</w:t>
      </w:r>
      <w:r>
        <w:rPr>
          <w:rFonts w:ascii="Arial" w:eastAsia="Arial" w:hAnsi="Arial" w:cs="Arial"/>
          <w:spacing w:val="-18"/>
          <w:w w:val="132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position w:val="2"/>
          <w:sz w:val="20"/>
          <w:szCs w:val="20"/>
        </w:rPr>
        <w:t>(</w:t>
      </w:r>
      <w:r>
        <w:rPr>
          <w:rFonts w:ascii="Arial" w:eastAsia="Arial" w:hAnsi="Arial" w:cs="Arial"/>
          <w:i/>
          <w:position w:val="2"/>
          <w:sz w:val="20"/>
          <w:szCs w:val="20"/>
        </w:rPr>
        <w:t>a</w:t>
      </w:r>
      <w:r>
        <w:rPr>
          <w:rFonts w:ascii="Arial" w:eastAsia="Arial" w:hAnsi="Arial" w:cs="Arial"/>
          <w:i/>
          <w:spacing w:val="6"/>
          <w:position w:val="2"/>
          <w:sz w:val="20"/>
          <w:szCs w:val="20"/>
        </w:rPr>
        <w:t>r</w:t>
      </w:r>
      <w:r>
        <w:rPr>
          <w:rFonts w:ascii="Arial" w:eastAsia="Arial" w:hAnsi="Arial" w:cs="Arial"/>
          <w:i/>
          <w:position w:val="2"/>
          <w:sz w:val="20"/>
          <w:szCs w:val="20"/>
        </w:rPr>
        <w:t>ea</w:t>
      </w:r>
      <w:r>
        <w:rPr>
          <w:rFonts w:ascii="Arial" w:eastAsia="Arial" w:hAnsi="Arial" w:cs="Arial"/>
          <w:position w:val="2"/>
          <w:sz w:val="20"/>
          <w:szCs w:val="20"/>
        </w:rPr>
        <w:t>(</w:t>
      </w:r>
      <w:r>
        <w:rPr>
          <w:rFonts w:ascii="Arial" w:eastAsia="Arial" w:hAnsi="Arial" w:cs="Arial"/>
          <w:i/>
          <w:position w:val="2"/>
          <w:sz w:val="20"/>
          <w:szCs w:val="20"/>
        </w:rPr>
        <w:t>c</w:t>
      </w:r>
      <w:r>
        <w:rPr>
          <w:rFonts w:ascii="Arial" w:eastAsia="Arial" w:hAnsi="Arial" w:cs="Arial"/>
          <w:i/>
          <w:spacing w:val="-14"/>
          <w:position w:val="2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82"/>
          <w:position w:val="2"/>
          <w:sz w:val="20"/>
          <w:szCs w:val="20"/>
        </w:rPr>
        <w:t>∩</w:t>
      </w:r>
      <w:r>
        <w:rPr>
          <w:rFonts w:ascii="Meiryo" w:eastAsia="Meiryo" w:hAnsi="Meiryo" w:cs="Meiryo"/>
          <w:i/>
          <w:spacing w:val="-12"/>
          <w:w w:val="82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position w:val="2"/>
          <w:sz w:val="20"/>
          <w:szCs w:val="20"/>
        </w:rPr>
        <w:t>m</w:t>
      </w:r>
      <w:r>
        <w:rPr>
          <w:rFonts w:ascii="Arial" w:eastAsia="Arial" w:hAnsi="Arial" w:cs="Arial"/>
          <w:w w:val="116"/>
          <w:position w:val="2"/>
          <w:sz w:val="20"/>
          <w:szCs w:val="20"/>
        </w:rPr>
        <w:t>))</w:t>
      </w:r>
      <w:proofErr w:type="gramStart"/>
      <w:r>
        <w:rPr>
          <w:rFonts w:ascii="Arial" w:eastAsia="Arial" w:hAnsi="Arial" w:cs="Arial"/>
          <w:i/>
          <w:w w:val="179"/>
          <w:position w:val="2"/>
          <w:sz w:val="20"/>
          <w:szCs w:val="20"/>
        </w:rPr>
        <w:t>/</w:t>
      </w:r>
      <w:r>
        <w:rPr>
          <w:rFonts w:ascii="Arial" w:eastAsia="Arial" w:hAnsi="Arial" w:cs="Arial"/>
          <w:w w:val="116"/>
          <w:position w:val="2"/>
          <w:sz w:val="20"/>
          <w:szCs w:val="20"/>
        </w:rPr>
        <w:t>(</w:t>
      </w:r>
      <w:proofErr w:type="gramEnd"/>
      <w:r>
        <w:rPr>
          <w:rFonts w:ascii="Arial" w:eastAsia="Arial" w:hAnsi="Arial" w:cs="Arial"/>
          <w:i/>
          <w:w w:val="109"/>
          <w:position w:val="2"/>
          <w:sz w:val="20"/>
          <w:szCs w:val="20"/>
        </w:rPr>
        <w:t>a</w:t>
      </w:r>
      <w:r>
        <w:rPr>
          <w:rFonts w:ascii="Arial" w:eastAsia="Arial" w:hAnsi="Arial" w:cs="Arial"/>
          <w:i/>
          <w:spacing w:val="6"/>
          <w:w w:val="109"/>
          <w:position w:val="2"/>
          <w:sz w:val="20"/>
          <w:szCs w:val="20"/>
        </w:rPr>
        <w:t>r</w:t>
      </w:r>
      <w:r>
        <w:rPr>
          <w:rFonts w:ascii="Arial" w:eastAsia="Arial" w:hAnsi="Arial" w:cs="Arial"/>
          <w:i/>
          <w:w w:val="88"/>
          <w:position w:val="2"/>
          <w:sz w:val="20"/>
          <w:szCs w:val="20"/>
        </w:rPr>
        <w:t>ea</w:t>
      </w:r>
      <w:r>
        <w:rPr>
          <w:rFonts w:ascii="Arial" w:eastAsia="Arial" w:hAnsi="Arial" w:cs="Arial"/>
          <w:w w:val="116"/>
          <w:position w:val="2"/>
          <w:sz w:val="20"/>
          <w:szCs w:val="20"/>
        </w:rPr>
        <w:t>(</w:t>
      </w:r>
      <w:r>
        <w:rPr>
          <w:rFonts w:ascii="Arial" w:eastAsia="Arial" w:hAnsi="Arial" w:cs="Arial"/>
          <w:i/>
          <w:w w:val="86"/>
          <w:position w:val="2"/>
          <w:sz w:val="20"/>
          <w:szCs w:val="20"/>
        </w:rPr>
        <w:t>c</w:t>
      </w:r>
      <w:r>
        <w:rPr>
          <w:rFonts w:ascii="Arial" w:eastAsia="Arial" w:hAnsi="Arial" w:cs="Arial"/>
          <w:i/>
          <w:spacing w:val="-11"/>
          <w:position w:val="2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82"/>
          <w:position w:val="2"/>
          <w:sz w:val="20"/>
          <w:szCs w:val="20"/>
        </w:rPr>
        <w:t>∪</w:t>
      </w:r>
      <w:r>
        <w:rPr>
          <w:rFonts w:ascii="Meiryo" w:eastAsia="Meiryo" w:hAnsi="Meiryo" w:cs="Meiryo"/>
          <w:i/>
          <w:spacing w:val="-12"/>
          <w:w w:val="82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position w:val="2"/>
          <w:sz w:val="20"/>
          <w:szCs w:val="20"/>
        </w:rPr>
        <w:t>m</w:t>
      </w:r>
      <w:r>
        <w:rPr>
          <w:rFonts w:ascii="Arial" w:eastAsia="Arial" w:hAnsi="Arial" w:cs="Arial"/>
          <w:w w:val="116"/>
          <w:position w:val="2"/>
          <w:sz w:val="20"/>
          <w:szCs w:val="20"/>
        </w:rPr>
        <w:t>))</w:t>
      </w:r>
    </w:p>
    <w:p w14:paraId="5BF1BFC0" w14:textId="77777777" w:rsidR="00CE37CF" w:rsidRDefault="007311F8">
      <w:pPr>
        <w:spacing w:after="0" w:line="239" w:lineRule="exact"/>
        <w:ind w:left="279" w:right="41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w w:val="166"/>
          <w:position w:val="4"/>
          <w:sz w:val="14"/>
          <w:szCs w:val="14"/>
        </w:rPr>
        <w:t>•</w:t>
      </w:r>
      <w:r>
        <w:rPr>
          <w:rFonts w:ascii="Arial" w:eastAsia="Arial" w:hAnsi="Arial" w:cs="Arial"/>
          <w:i/>
          <w:spacing w:val="55"/>
          <w:w w:val="166"/>
          <w:position w:val="4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8"/>
          <w:position w:val="4"/>
          <w:sz w:val="20"/>
          <w:szCs w:val="20"/>
        </w:rPr>
        <w:t>C</w:t>
      </w:r>
      <w:r>
        <w:rPr>
          <w:rFonts w:ascii="Arial" w:eastAsia="Arial" w:hAnsi="Arial" w:cs="Arial"/>
          <w:i/>
          <w:spacing w:val="-41"/>
          <w:position w:val="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position w:val="4"/>
          <w:sz w:val="20"/>
          <w:szCs w:val="20"/>
        </w:rPr>
        <w:t>ontainmen</w:t>
      </w:r>
      <w:r>
        <w:rPr>
          <w:rFonts w:ascii="Arial" w:eastAsia="Arial" w:hAnsi="Arial" w:cs="Arial"/>
          <w:i/>
          <w:spacing w:val="1"/>
          <w:position w:val="4"/>
          <w:sz w:val="20"/>
          <w:szCs w:val="20"/>
        </w:rPr>
        <w:t>t</w:t>
      </w:r>
      <w:proofErr w:type="spellEnd"/>
      <w:r>
        <w:rPr>
          <w:rFonts w:ascii="Arial" w:eastAsia="Arial" w:hAnsi="Arial" w:cs="Arial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position w:val="4"/>
          <w:sz w:val="20"/>
          <w:szCs w:val="20"/>
        </w:rPr>
        <w:t>c,</w:t>
      </w:r>
      <w:r>
        <w:rPr>
          <w:rFonts w:ascii="Arial" w:eastAsia="Arial" w:hAnsi="Arial" w:cs="Arial"/>
          <w:i/>
          <w:spacing w:val="23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4"/>
          <w:sz w:val="20"/>
          <w:szCs w:val="20"/>
        </w:rPr>
        <w:t>m</w:t>
      </w:r>
      <w:r>
        <w:rPr>
          <w:rFonts w:ascii="Arial" w:eastAsia="Arial" w:hAnsi="Arial" w:cs="Arial"/>
          <w:position w:val="4"/>
          <w:sz w:val="20"/>
          <w:szCs w:val="20"/>
        </w:rPr>
        <w:t>)</w:t>
      </w:r>
      <w:r>
        <w:rPr>
          <w:rFonts w:ascii="Arial" w:eastAsia="Arial" w:hAnsi="Arial" w:cs="Arial"/>
          <w:spacing w:val="19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w w:val="132"/>
          <w:position w:val="4"/>
          <w:sz w:val="20"/>
          <w:szCs w:val="20"/>
        </w:rPr>
        <w:t>=</w:t>
      </w:r>
      <w:r>
        <w:rPr>
          <w:rFonts w:ascii="Arial" w:eastAsia="Arial" w:hAnsi="Arial" w:cs="Arial"/>
          <w:spacing w:val="-18"/>
          <w:w w:val="132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position w:val="4"/>
          <w:sz w:val="20"/>
          <w:szCs w:val="20"/>
        </w:rPr>
        <w:t>a</w:t>
      </w:r>
      <w:r>
        <w:rPr>
          <w:rFonts w:ascii="Arial" w:eastAsia="Arial" w:hAnsi="Arial" w:cs="Arial"/>
          <w:i/>
          <w:spacing w:val="6"/>
          <w:position w:val="4"/>
          <w:sz w:val="20"/>
          <w:szCs w:val="20"/>
        </w:rPr>
        <w:t>r</w:t>
      </w:r>
      <w:r>
        <w:rPr>
          <w:rFonts w:ascii="Arial" w:eastAsia="Arial" w:hAnsi="Arial" w:cs="Arial"/>
          <w:i/>
          <w:position w:val="4"/>
          <w:sz w:val="20"/>
          <w:szCs w:val="20"/>
        </w:rPr>
        <w:t>ea</w:t>
      </w:r>
      <w:r>
        <w:rPr>
          <w:rFonts w:ascii="Arial" w:eastAsia="Arial" w:hAnsi="Arial" w:cs="Arial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position w:val="4"/>
          <w:sz w:val="20"/>
          <w:szCs w:val="20"/>
        </w:rPr>
        <w:t>c</w:t>
      </w:r>
      <w:r>
        <w:rPr>
          <w:rFonts w:ascii="Arial" w:eastAsia="Arial" w:hAnsi="Arial" w:cs="Arial"/>
          <w:i/>
          <w:spacing w:val="-14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82"/>
          <w:position w:val="4"/>
          <w:sz w:val="20"/>
          <w:szCs w:val="20"/>
        </w:rPr>
        <w:t>∩</w:t>
      </w:r>
      <w:r>
        <w:rPr>
          <w:rFonts w:ascii="Meiryo" w:eastAsia="Meiryo" w:hAnsi="Meiryo" w:cs="Meiryo"/>
          <w:i/>
          <w:spacing w:val="-12"/>
          <w:w w:val="82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position w:val="4"/>
          <w:sz w:val="20"/>
          <w:szCs w:val="20"/>
        </w:rPr>
        <w:t>m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))</w:t>
      </w:r>
      <w:proofErr w:type="gramStart"/>
      <w:r>
        <w:rPr>
          <w:rFonts w:ascii="Arial" w:eastAsia="Arial" w:hAnsi="Arial" w:cs="Arial"/>
          <w:i/>
          <w:w w:val="179"/>
          <w:position w:val="4"/>
          <w:sz w:val="20"/>
          <w:szCs w:val="20"/>
        </w:rPr>
        <w:t>/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(</w:t>
      </w:r>
      <w:proofErr w:type="gramEnd"/>
      <w:r>
        <w:rPr>
          <w:rFonts w:ascii="Arial" w:eastAsia="Arial" w:hAnsi="Arial" w:cs="Arial"/>
          <w:i/>
          <w:w w:val="109"/>
          <w:position w:val="4"/>
          <w:sz w:val="20"/>
          <w:szCs w:val="20"/>
        </w:rPr>
        <w:t>a</w:t>
      </w:r>
      <w:r>
        <w:rPr>
          <w:rFonts w:ascii="Arial" w:eastAsia="Arial" w:hAnsi="Arial" w:cs="Arial"/>
          <w:i/>
          <w:spacing w:val="6"/>
          <w:w w:val="109"/>
          <w:position w:val="4"/>
          <w:sz w:val="20"/>
          <w:szCs w:val="20"/>
        </w:rPr>
        <w:t>r</w:t>
      </w:r>
      <w:r>
        <w:rPr>
          <w:rFonts w:ascii="Arial" w:eastAsia="Arial" w:hAnsi="Arial" w:cs="Arial"/>
          <w:i/>
          <w:w w:val="88"/>
          <w:position w:val="4"/>
          <w:sz w:val="20"/>
          <w:szCs w:val="20"/>
        </w:rPr>
        <w:t>ea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w w:val="105"/>
          <w:position w:val="4"/>
          <w:sz w:val="20"/>
          <w:szCs w:val="20"/>
        </w:rPr>
        <w:t>m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))</w:t>
      </w:r>
    </w:p>
    <w:p w14:paraId="64561B50" w14:textId="77777777" w:rsidR="00CE37CF" w:rsidRDefault="007311F8">
      <w:pPr>
        <w:spacing w:after="0" w:line="239" w:lineRule="exact"/>
        <w:ind w:left="279" w:right="23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w w:val="166"/>
          <w:position w:val="4"/>
          <w:sz w:val="14"/>
          <w:szCs w:val="14"/>
        </w:rPr>
        <w:t>•</w:t>
      </w:r>
      <w:r>
        <w:rPr>
          <w:rFonts w:ascii="Arial" w:eastAsia="Arial" w:hAnsi="Arial" w:cs="Arial"/>
          <w:i/>
          <w:spacing w:val="55"/>
          <w:w w:val="166"/>
          <w:position w:val="4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pacing w:val="6"/>
          <w:w w:val="97"/>
          <w:position w:val="4"/>
          <w:sz w:val="20"/>
          <w:szCs w:val="20"/>
        </w:rPr>
        <w:t>O</w:t>
      </w:r>
      <w:r>
        <w:rPr>
          <w:rFonts w:ascii="Arial" w:eastAsia="Arial" w:hAnsi="Arial" w:cs="Arial"/>
          <w:i/>
          <w:spacing w:val="7"/>
          <w:w w:val="96"/>
          <w:position w:val="4"/>
          <w:sz w:val="20"/>
          <w:szCs w:val="20"/>
        </w:rPr>
        <w:t>v</w:t>
      </w:r>
      <w:r>
        <w:rPr>
          <w:rFonts w:ascii="Arial" w:eastAsia="Arial" w:hAnsi="Arial" w:cs="Arial"/>
          <w:i/>
          <w:w w:val="102"/>
          <w:position w:val="4"/>
          <w:sz w:val="20"/>
          <w:szCs w:val="20"/>
        </w:rPr>
        <w:t>e</w:t>
      </w:r>
      <w:r>
        <w:rPr>
          <w:rFonts w:ascii="Arial" w:eastAsia="Arial" w:hAnsi="Arial" w:cs="Arial"/>
          <w:i/>
          <w:spacing w:val="6"/>
          <w:w w:val="102"/>
          <w:position w:val="4"/>
          <w:sz w:val="20"/>
          <w:szCs w:val="20"/>
        </w:rPr>
        <w:t>r</w:t>
      </w:r>
      <w:r>
        <w:rPr>
          <w:rFonts w:ascii="Arial" w:eastAsia="Arial" w:hAnsi="Arial" w:cs="Arial"/>
          <w:i/>
          <w:spacing w:val="4"/>
          <w:w w:val="133"/>
          <w:position w:val="4"/>
          <w:sz w:val="20"/>
          <w:szCs w:val="20"/>
        </w:rPr>
        <w:t>l</w:t>
      </w:r>
      <w:r>
        <w:rPr>
          <w:rFonts w:ascii="Arial" w:eastAsia="Arial" w:hAnsi="Arial" w:cs="Arial"/>
          <w:i/>
          <w:w w:val="92"/>
          <w:position w:val="4"/>
          <w:sz w:val="20"/>
          <w:szCs w:val="20"/>
        </w:rPr>
        <w:t>ap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w w:val="95"/>
          <w:position w:val="4"/>
          <w:sz w:val="20"/>
          <w:szCs w:val="20"/>
        </w:rPr>
        <w:t>s,</w:t>
      </w:r>
      <w:r>
        <w:rPr>
          <w:rFonts w:ascii="Arial" w:eastAsia="Arial" w:hAnsi="Arial" w:cs="Arial"/>
          <w:i/>
          <w:spacing w:val="-22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4"/>
          <w:sz w:val="20"/>
          <w:szCs w:val="20"/>
        </w:rPr>
        <w:t>p</w:t>
      </w:r>
      <w:r>
        <w:rPr>
          <w:rFonts w:ascii="Arial" w:eastAsia="Arial" w:hAnsi="Arial" w:cs="Arial"/>
          <w:position w:val="4"/>
          <w:sz w:val="20"/>
          <w:szCs w:val="20"/>
        </w:rPr>
        <w:t xml:space="preserve">) </w:t>
      </w:r>
      <w:r>
        <w:rPr>
          <w:rFonts w:ascii="Arial" w:eastAsia="Arial" w:hAnsi="Arial" w:cs="Arial"/>
          <w:w w:val="132"/>
          <w:position w:val="4"/>
          <w:sz w:val="20"/>
          <w:szCs w:val="20"/>
        </w:rPr>
        <w:t>=</w:t>
      </w:r>
      <w:r>
        <w:rPr>
          <w:rFonts w:ascii="Arial" w:eastAsia="Arial" w:hAnsi="Arial" w:cs="Arial"/>
          <w:spacing w:val="-18"/>
          <w:w w:val="132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4"/>
          <w:sz w:val="20"/>
          <w:szCs w:val="20"/>
        </w:rPr>
        <w:t>a</w:t>
      </w:r>
      <w:r>
        <w:rPr>
          <w:rFonts w:ascii="Arial" w:eastAsia="Arial" w:hAnsi="Arial" w:cs="Arial"/>
          <w:i/>
          <w:spacing w:val="6"/>
          <w:position w:val="4"/>
          <w:sz w:val="20"/>
          <w:szCs w:val="20"/>
        </w:rPr>
        <w:t>r</w:t>
      </w:r>
      <w:r>
        <w:rPr>
          <w:rFonts w:ascii="Arial" w:eastAsia="Arial" w:hAnsi="Arial" w:cs="Arial"/>
          <w:i/>
          <w:position w:val="4"/>
          <w:sz w:val="20"/>
          <w:szCs w:val="20"/>
        </w:rPr>
        <w:t>ea</w:t>
      </w:r>
      <w:r>
        <w:rPr>
          <w:rFonts w:ascii="Arial" w:eastAsia="Arial" w:hAnsi="Arial" w:cs="Arial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position w:val="4"/>
          <w:sz w:val="20"/>
          <w:szCs w:val="20"/>
        </w:rPr>
        <w:t>s</w:t>
      </w:r>
      <w:r>
        <w:rPr>
          <w:rFonts w:ascii="Arial" w:eastAsia="Arial" w:hAnsi="Arial" w:cs="Arial"/>
          <w:i/>
          <w:spacing w:val="-18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82"/>
          <w:position w:val="4"/>
          <w:sz w:val="20"/>
          <w:szCs w:val="20"/>
        </w:rPr>
        <w:t>∩</w:t>
      </w:r>
      <w:r>
        <w:rPr>
          <w:rFonts w:ascii="Meiryo" w:eastAsia="Meiryo" w:hAnsi="Meiryo" w:cs="Meiryo"/>
          <w:i/>
          <w:spacing w:val="-12"/>
          <w:w w:val="82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position w:val="4"/>
          <w:sz w:val="20"/>
          <w:szCs w:val="20"/>
        </w:rPr>
        <w:t>p</w:t>
      </w:r>
      <w:r>
        <w:rPr>
          <w:rFonts w:ascii="Arial" w:eastAsia="Arial" w:hAnsi="Arial" w:cs="Arial"/>
          <w:position w:val="1"/>
          <w:sz w:val="14"/>
          <w:szCs w:val="14"/>
        </w:rPr>
        <w:t>1</w:t>
      </w:r>
      <w:r>
        <w:rPr>
          <w:rFonts w:ascii="Arial" w:eastAsia="Arial" w:hAnsi="Arial" w:cs="Arial"/>
          <w:spacing w:val="15"/>
          <w:position w:val="1"/>
          <w:sz w:val="14"/>
          <w:szCs w:val="14"/>
        </w:rPr>
        <w:t xml:space="preserve"> </w:t>
      </w:r>
      <w:r>
        <w:rPr>
          <w:rFonts w:ascii="Meiryo" w:eastAsia="Meiryo" w:hAnsi="Meiryo" w:cs="Meiryo"/>
          <w:i/>
          <w:w w:val="82"/>
          <w:position w:val="4"/>
          <w:sz w:val="20"/>
          <w:szCs w:val="20"/>
        </w:rPr>
        <w:t>∩</w:t>
      </w:r>
      <w:r>
        <w:rPr>
          <w:rFonts w:ascii="Meiryo" w:eastAsia="Meiryo" w:hAnsi="Meiryo" w:cs="Meiryo"/>
          <w:i/>
          <w:spacing w:val="-12"/>
          <w:w w:val="82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position w:val="4"/>
          <w:sz w:val="20"/>
          <w:szCs w:val="20"/>
        </w:rPr>
        <w:t>.</w:t>
      </w:r>
      <w:r>
        <w:rPr>
          <w:rFonts w:ascii="Arial" w:eastAsia="Arial" w:hAnsi="Arial" w:cs="Arial"/>
          <w:i/>
          <w:spacing w:val="-26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position w:val="4"/>
          <w:sz w:val="20"/>
          <w:szCs w:val="20"/>
        </w:rPr>
        <w:t>.</w:t>
      </w:r>
      <w:r>
        <w:rPr>
          <w:rFonts w:ascii="Arial" w:eastAsia="Arial" w:hAnsi="Arial" w:cs="Arial"/>
          <w:i/>
          <w:spacing w:val="-26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4"/>
          <w:sz w:val="20"/>
          <w:szCs w:val="20"/>
        </w:rPr>
        <w:t>.</w:t>
      </w:r>
      <w:r>
        <w:rPr>
          <w:rFonts w:ascii="Arial" w:eastAsia="Arial" w:hAnsi="Arial" w:cs="Arial"/>
          <w:i/>
          <w:spacing w:val="18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82"/>
          <w:position w:val="4"/>
          <w:sz w:val="20"/>
          <w:szCs w:val="20"/>
        </w:rPr>
        <w:t>∩</w:t>
      </w:r>
      <w:r>
        <w:rPr>
          <w:rFonts w:ascii="Meiryo" w:eastAsia="Meiryo" w:hAnsi="Meiryo" w:cs="Meiryo"/>
          <w:i/>
          <w:spacing w:val="-12"/>
          <w:w w:val="82"/>
          <w:position w:val="4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i/>
          <w:w w:val="90"/>
          <w:position w:val="4"/>
          <w:sz w:val="20"/>
          <w:szCs w:val="20"/>
        </w:rPr>
        <w:t>p</w:t>
      </w:r>
      <w:r>
        <w:rPr>
          <w:rFonts w:ascii="Arial" w:eastAsia="Arial" w:hAnsi="Arial" w:cs="Arial"/>
          <w:i/>
          <w:w w:val="121"/>
          <w:position w:val="1"/>
          <w:sz w:val="14"/>
          <w:szCs w:val="14"/>
        </w:rPr>
        <w:t>m</w:t>
      </w:r>
      <w:r>
        <w:rPr>
          <w:rFonts w:ascii="Arial" w:eastAsia="Arial" w:hAnsi="Arial" w:cs="Arial"/>
          <w:i/>
          <w:spacing w:val="-29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)</w:t>
      </w:r>
      <w:proofErr w:type="gramEnd"/>
      <w:r>
        <w:rPr>
          <w:rFonts w:ascii="Arial" w:eastAsia="Arial" w:hAnsi="Arial" w:cs="Arial"/>
          <w:w w:val="116"/>
          <w:position w:val="4"/>
          <w:sz w:val="20"/>
          <w:szCs w:val="20"/>
        </w:rPr>
        <w:t>)</w:t>
      </w:r>
      <w:r>
        <w:rPr>
          <w:rFonts w:ascii="Arial" w:eastAsia="Arial" w:hAnsi="Arial" w:cs="Arial"/>
          <w:i/>
          <w:w w:val="126"/>
          <w:position w:val="4"/>
          <w:sz w:val="20"/>
          <w:szCs w:val="20"/>
        </w:rPr>
        <w:t>/a</w:t>
      </w:r>
      <w:r>
        <w:rPr>
          <w:rFonts w:ascii="Arial" w:eastAsia="Arial" w:hAnsi="Arial" w:cs="Arial"/>
          <w:i/>
          <w:spacing w:val="6"/>
          <w:w w:val="126"/>
          <w:position w:val="4"/>
          <w:sz w:val="20"/>
          <w:szCs w:val="20"/>
        </w:rPr>
        <w:t>r</w:t>
      </w:r>
      <w:r>
        <w:rPr>
          <w:rFonts w:ascii="Arial" w:eastAsia="Arial" w:hAnsi="Arial" w:cs="Arial"/>
          <w:i/>
          <w:w w:val="88"/>
          <w:position w:val="4"/>
          <w:sz w:val="20"/>
          <w:szCs w:val="20"/>
        </w:rPr>
        <w:t>ea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w w:val="93"/>
          <w:position w:val="4"/>
          <w:sz w:val="20"/>
          <w:szCs w:val="20"/>
        </w:rPr>
        <w:t>s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)</w:t>
      </w:r>
    </w:p>
    <w:p w14:paraId="5662C1D9" w14:textId="77777777" w:rsidR="00CE37CF" w:rsidRDefault="007311F8">
      <w:pPr>
        <w:spacing w:before="8" w:after="0" w:line="240" w:lineRule="auto"/>
        <w:ind w:left="119" w:right="-57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9"/>
          <w:sz w:val="20"/>
          <w:szCs w:val="20"/>
        </w:rPr>
        <w:t>Here,</w:t>
      </w:r>
      <w:r>
        <w:rPr>
          <w:rFonts w:ascii="Arial" w:eastAsia="Arial" w:hAnsi="Arial" w:cs="Arial"/>
          <w:spacing w:val="1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c</w:t>
      </w:r>
      <w:r>
        <w:rPr>
          <w:rFonts w:ascii="Arial" w:eastAsia="Arial" w:hAnsi="Arial" w:cs="Arial"/>
          <w:i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</w:t>
      </w:r>
      <w:r>
        <w:rPr>
          <w:rFonts w:ascii="Arial" w:eastAsia="Arial" w:hAnsi="Arial" w:cs="Arial"/>
          <w:spacing w:val="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spatial</w:t>
      </w:r>
      <w:r>
        <w:rPr>
          <w:rFonts w:ascii="Arial" w:eastAsia="Arial" w:hAnsi="Arial" w:cs="Arial"/>
          <w:spacing w:val="2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cluster</w:t>
      </w:r>
      <w:r>
        <w:rPr>
          <w:rFonts w:ascii="Arial" w:eastAsia="Arial" w:hAnsi="Arial" w:cs="Arial"/>
          <w:spacing w:val="28"/>
          <w:w w:val="88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8"/>
          <w:sz w:val="20"/>
          <w:szCs w:val="20"/>
        </w:rPr>
        <w:t xml:space="preserve">polygon </w:t>
      </w:r>
      <w:r>
        <w:rPr>
          <w:rFonts w:ascii="Arial" w:eastAsia="Arial" w:hAnsi="Arial" w:cs="Arial"/>
          <w:spacing w:val="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from</w:t>
      </w:r>
      <w:proofErr w:type="gramEnd"/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the</w:t>
      </w:r>
      <w:r>
        <w:rPr>
          <w:rFonts w:ascii="Arial" w:eastAsia="Arial" w:hAnsi="Arial" w:cs="Arial"/>
          <w:spacing w:val="1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batch</w:t>
      </w:r>
      <w:r>
        <w:rPr>
          <w:rFonts w:ascii="Arial" w:eastAsia="Arial" w:hAnsi="Arial" w:cs="Arial"/>
          <w:spacing w:val="1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timed</w:t>
      </w:r>
      <w:r>
        <w:rPr>
          <w:rFonts w:ascii="Arial" w:eastAsia="Arial" w:hAnsi="Arial" w:cs="Arial"/>
          <w:spacing w:val="3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proofErr w:type="spellStart"/>
      <w:r>
        <w:rPr>
          <w:rFonts w:ascii="Arial" w:eastAsia="Arial" w:hAnsi="Arial" w:cs="Arial"/>
          <w:i/>
          <w:w w:val="181"/>
          <w:position w:val="-3"/>
          <w:sz w:val="14"/>
          <w:szCs w:val="14"/>
        </w:rPr>
        <w:t>i</w:t>
      </w:r>
      <w:proofErr w:type="spellEnd"/>
      <w:r>
        <w:rPr>
          <w:rFonts w:ascii="Arial" w:eastAsia="Arial" w:hAnsi="Arial" w:cs="Arial"/>
          <w:i/>
          <w:w w:val="181"/>
          <w:position w:val="-3"/>
          <w:sz w:val="14"/>
          <w:szCs w:val="14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and</w:t>
      </w:r>
      <w:r>
        <w:rPr>
          <w:rFonts w:ascii="Arial" w:eastAsia="Arial" w:hAnsi="Arial" w:cs="Arial"/>
          <w:spacing w:val="29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m</w:t>
      </w:r>
      <w:r>
        <w:rPr>
          <w:rFonts w:ascii="Arial" w:eastAsia="Arial" w:hAnsi="Arial" w:cs="Arial"/>
          <w:i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another</w:t>
      </w:r>
      <w:r>
        <w:rPr>
          <w:rFonts w:ascii="Arial" w:eastAsia="Arial" w:hAnsi="Arial" w:cs="Arial"/>
          <w:spacing w:val="13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spatial</w:t>
      </w:r>
      <w:r>
        <w:rPr>
          <w:rFonts w:ascii="Arial" w:eastAsia="Arial" w:hAnsi="Arial" w:cs="Arial"/>
          <w:spacing w:val="2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cluster</w:t>
      </w:r>
      <w:r>
        <w:rPr>
          <w:rFonts w:ascii="Arial" w:eastAsia="Arial" w:hAnsi="Arial" w:cs="Arial"/>
          <w:spacing w:val="2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polygon</w:t>
      </w:r>
      <w:r>
        <w:rPr>
          <w:rFonts w:ascii="Arial" w:eastAsia="Arial" w:hAnsi="Arial" w:cs="Arial"/>
          <w:spacing w:val="4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from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</w:t>
      </w:r>
      <w:r>
        <w:rPr>
          <w:rFonts w:ascii="Arial" w:eastAsia="Arial" w:hAnsi="Arial" w:cs="Arial"/>
          <w:spacing w:val="26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batch </w:t>
      </w:r>
      <w:r>
        <w:rPr>
          <w:rFonts w:ascii="Arial" w:eastAsia="Arial" w:hAnsi="Arial" w:cs="Arial"/>
          <w:spacing w:val="9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timed </w:t>
      </w:r>
      <w:r>
        <w:rPr>
          <w:rFonts w:ascii="Arial" w:eastAsia="Arial" w:hAnsi="Arial" w:cs="Arial"/>
          <w:i/>
          <w:w w:val="129"/>
          <w:sz w:val="20"/>
          <w:szCs w:val="20"/>
        </w:rPr>
        <w:t>t</w:t>
      </w:r>
      <w:proofErr w:type="spellStart"/>
      <w:r>
        <w:rPr>
          <w:rFonts w:ascii="Arial" w:eastAsia="Arial" w:hAnsi="Arial" w:cs="Arial"/>
          <w:i/>
          <w:w w:val="181"/>
          <w:position w:val="-3"/>
          <w:sz w:val="14"/>
          <w:szCs w:val="14"/>
        </w:rPr>
        <w:t>i</w:t>
      </w:r>
      <w:r>
        <w:rPr>
          <w:rFonts w:ascii="Arial" w:eastAsia="Arial" w:hAnsi="Arial" w:cs="Arial"/>
          <w:w w:val="149"/>
          <w:position w:val="-3"/>
          <w:sz w:val="14"/>
          <w:szCs w:val="14"/>
        </w:rPr>
        <w:t>+</w:t>
      </w:r>
      <w:r>
        <w:rPr>
          <w:rFonts w:ascii="Arial" w:eastAsia="Arial" w:hAnsi="Arial" w:cs="Arial"/>
          <w:i/>
          <w:w w:val="128"/>
          <w:position w:val="-3"/>
          <w:sz w:val="14"/>
          <w:szCs w:val="14"/>
        </w:rPr>
        <w:t>x</w:t>
      </w:r>
      <w:proofErr w:type="spellEnd"/>
      <w:r>
        <w:rPr>
          <w:rFonts w:ascii="Arial" w:eastAsia="Arial" w:hAnsi="Arial" w:cs="Arial"/>
          <w:i/>
          <w:spacing w:val="-29"/>
          <w:position w:val="-3"/>
          <w:sz w:val="14"/>
          <w:szCs w:val="14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,</w:t>
      </w:r>
      <w:r>
        <w:rPr>
          <w:rFonts w:ascii="Arial" w:eastAsia="Arial" w:hAnsi="Arial" w:cs="Arial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3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 xml:space="preserve">x  </w:t>
      </w:r>
      <w:r>
        <w:rPr>
          <w:rFonts w:ascii="Arial" w:eastAsia="Arial" w:hAnsi="Arial" w:cs="Arial"/>
          <w:sz w:val="20"/>
          <w:szCs w:val="20"/>
        </w:rPr>
        <w:t>indicating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 xml:space="preserve">a </w:t>
      </w:r>
      <w:r>
        <w:rPr>
          <w:rFonts w:ascii="Arial" w:eastAsia="Arial" w:hAnsi="Arial" w:cs="Arial"/>
          <w:spacing w:val="10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time</w:t>
      </w:r>
      <w:r>
        <w:rPr>
          <w:rFonts w:ascii="Arial" w:eastAsia="Arial" w:hAnsi="Arial" w:cs="Arial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increase.</w:t>
      </w:r>
      <w:r>
        <w:rPr>
          <w:rFonts w:ascii="Arial" w:eastAsia="Arial" w:hAnsi="Arial" w:cs="Arial"/>
          <w:spacing w:val="42"/>
          <w:w w:val="87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pacing w:val="-14"/>
          <w:w w:val="87"/>
          <w:sz w:val="20"/>
          <w:szCs w:val="20"/>
        </w:rPr>
        <w:t>W</w:t>
      </w:r>
      <w:r>
        <w:rPr>
          <w:rFonts w:ascii="Arial" w:eastAsia="Arial" w:hAnsi="Arial" w:cs="Arial"/>
          <w:w w:val="87"/>
          <w:sz w:val="20"/>
          <w:szCs w:val="20"/>
        </w:rPr>
        <w:t xml:space="preserve">e </w:t>
      </w:r>
      <w:r>
        <w:rPr>
          <w:rFonts w:ascii="Arial" w:eastAsia="Arial" w:hAnsi="Arial" w:cs="Arial"/>
          <w:spacing w:val="1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denote</w:t>
      </w:r>
      <w:proofErr w:type="gramEnd"/>
      <w:r>
        <w:rPr>
          <w:rFonts w:ascii="Arial" w:eastAsia="Arial" w:hAnsi="Arial" w:cs="Arial"/>
          <w:spacing w:val="4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cluster</w:t>
      </w:r>
    </w:p>
    <w:p w14:paraId="25B3905A" w14:textId="77777777" w:rsidR="00CE37CF" w:rsidRDefault="007311F8">
      <w:pPr>
        <w:spacing w:after="0" w:line="266" w:lineRule="exact"/>
        <w:ind w:left="119" w:right="-59"/>
        <w:jc w:val="both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84"/>
          <w:position w:val="3"/>
          <w:sz w:val="20"/>
          <w:szCs w:val="20"/>
        </w:rPr>
        <w:t>intersection</w:t>
      </w:r>
      <w:proofErr w:type="gramEnd"/>
      <w:r>
        <w:rPr>
          <w:rFonts w:ascii="Arial" w:eastAsia="Arial" w:hAnsi="Arial" w:cs="Arial"/>
          <w:w w:val="84"/>
          <w:position w:val="3"/>
          <w:sz w:val="20"/>
          <w:szCs w:val="20"/>
        </w:rPr>
        <w:t xml:space="preserve">  </w:t>
      </w:r>
      <w:r>
        <w:rPr>
          <w:rFonts w:ascii="Arial" w:eastAsia="Arial" w:hAnsi="Arial" w:cs="Arial"/>
          <w:spacing w:val="2"/>
          <w:w w:val="84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position w:val="3"/>
          <w:sz w:val="20"/>
          <w:szCs w:val="20"/>
        </w:rPr>
        <w:t>as</w:t>
      </w:r>
      <w:r>
        <w:rPr>
          <w:rFonts w:ascii="Arial" w:eastAsia="Arial" w:hAnsi="Arial" w:cs="Arial"/>
          <w:spacing w:val="21"/>
          <w:w w:val="84"/>
          <w:position w:val="3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84"/>
          <w:position w:val="3"/>
          <w:sz w:val="20"/>
          <w:szCs w:val="20"/>
        </w:rPr>
        <w:t>∩</w:t>
      </w:r>
      <w:r>
        <w:rPr>
          <w:rFonts w:ascii="Meiryo" w:eastAsia="Meiryo" w:hAnsi="Meiryo" w:cs="Meiryo"/>
          <w:i/>
          <w:spacing w:val="21"/>
          <w:w w:val="84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position w:val="3"/>
          <w:sz w:val="20"/>
          <w:szCs w:val="20"/>
        </w:rPr>
        <w:t>and</w:t>
      </w:r>
      <w:r>
        <w:rPr>
          <w:rFonts w:ascii="Arial" w:eastAsia="Arial" w:hAnsi="Arial" w:cs="Arial"/>
          <w:spacing w:val="-22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position w:val="3"/>
          <w:sz w:val="20"/>
          <w:szCs w:val="20"/>
        </w:rPr>
        <w:t>union</w:t>
      </w:r>
      <w:r>
        <w:rPr>
          <w:rFonts w:ascii="Arial" w:eastAsia="Arial" w:hAnsi="Arial" w:cs="Arial"/>
          <w:spacing w:val="-14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80"/>
          <w:position w:val="3"/>
          <w:sz w:val="20"/>
          <w:szCs w:val="20"/>
        </w:rPr>
        <w:t>as</w:t>
      </w:r>
      <w:r>
        <w:rPr>
          <w:rFonts w:ascii="Arial" w:eastAsia="Arial" w:hAnsi="Arial" w:cs="Arial"/>
          <w:spacing w:val="32"/>
          <w:w w:val="80"/>
          <w:position w:val="3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80"/>
          <w:position w:val="3"/>
          <w:sz w:val="20"/>
          <w:szCs w:val="20"/>
        </w:rPr>
        <w:t>∪</w:t>
      </w:r>
      <w:r>
        <w:rPr>
          <w:rFonts w:ascii="Arial" w:eastAsia="Arial" w:hAnsi="Arial" w:cs="Arial"/>
          <w:w w:val="80"/>
          <w:position w:val="3"/>
          <w:sz w:val="20"/>
          <w:szCs w:val="20"/>
        </w:rPr>
        <w:t>.</w:t>
      </w:r>
      <w:r>
        <w:rPr>
          <w:rFonts w:ascii="Arial" w:eastAsia="Arial" w:hAnsi="Arial" w:cs="Arial"/>
          <w:spacing w:val="44"/>
          <w:w w:val="80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3"/>
          <w:sz w:val="20"/>
          <w:szCs w:val="20"/>
        </w:rPr>
        <w:t>A</w:t>
      </w:r>
      <w:r>
        <w:rPr>
          <w:rFonts w:ascii="Arial" w:eastAsia="Arial" w:hAnsi="Arial" w:cs="Arial"/>
          <w:i/>
          <w:spacing w:val="6"/>
          <w:position w:val="3"/>
          <w:sz w:val="20"/>
          <w:szCs w:val="20"/>
        </w:rPr>
        <w:t>r</w:t>
      </w:r>
      <w:r>
        <w:rPr>
          <w:rFonts w:ascii="Arial" w:eastAsia="Arial" w:hAnsi="Arial" w:cs="Arial"/>
          <w:i/>
          <w:position w:val="3"/>
          <w:sz w:val="20"/>
          <w:szCs w:val="20"/>
        </w:rPr>
        <w:t>ea</w:t>
      </w:r>
      <w:r>
        <w:rPr>
          <w:rFonts w:ascii="Arial" w:eastAsia="Arial" w:hAnsi="Arial" w:cs="Arial"/>
          <w:position w:val="3"/>
          <w:sz w:val="20"/>
          <w:szCs w:val="20"/>
        </w:rPr>
        <w:t>(</w:t>
      </w:r>
      <w:r>
        <w:rPr>
          <w:rFonts w:ascii="Arial" w:eastAsia="Arial" w:hAnsi="Arial" w:cs="Arial"/>
          <w:i/>
          <w:position w:val="3"/>
          <w:sz w:val="20"/>
          <w:szCs w:val="20"/>
        </w:rPr>
        <w:t>x</w:t>
      </w:r>
      <w:proofErr w:type="gramStart"/>
      <w:r>
        <w:rPr>
          <w:rFonts w:ascii="Arial" w:eastAsia="Arial" w:hAnsi="Arial" w:cs="Arial"/>
          <w:position w:val="3"/>
          <w:sz w:val="20"/>
          <w:szCs w:val="20"/>
        </w:rPr>
        <w:t xml:space="preserve">) </w:t>
      </w:r>
      <w:r>
        <w:rPr>
          <w:rFonts w:ascii="Arial" w:eastAsia="Arial" w:hAnsi="Arial" w:cs="Arial"/>
          <w:spacing w:val="15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position w:val="3"/>
          <w:sz w:val="20"/>
          <w:szCs w:val="20"/>
        </w:rPr>
        <w:t>denotes</w:t>
      </w:r>
      <w:proofErr w:type="gramEnd"/>
      <w:r>
        <w:rPr>
          <w:rFonts w:ascii="Arial" w:eastAsia="Arial" w:hAnsi="Arial" w:cs="Arial"/>
          <w:spacing w:val="33"/>
          <w:w w:val="85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position w:val="3"/>
          <w:sz w:val="20"/>
          <w:szCs w:val="20"/>
        </w:rPr>
        <w:t>the</w:t>
      </w:r>
      <w:r>
        <w:rPr>
          <w:rFonts w:ascii="Arial" w:eastAsia="Arial" w:hAnsi="Arial" w:cs="Arial"/>
          <w:spacing w:val="-11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82"/>
          <w:position w:val="3"/>
          <w:sz w:val="20"/>
          <w:szCs w:val="20"/>
        </w:rPr>
        <w:t>area</w:t>
      </w:r>
    </w:p>
    <w:p w14:paraId="74B5A376" w14:textId="77777777" w:rsidR="00CE37CF" w:rsidRDefault="007311F8">
      <w:pPr>
        <w:spacing w:after="0" w:line="194" w:lineRule="exact"/>
        <w:ind w:left="119" w:right="84"/>
        <w:jc w:val="both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ov</w:t>
      </w:r>
      <w:r>
        <w:rPr>
          <w:rFonts w:ascii="Arial" w:eastAsia="Arial" w:hAnsi="Arial" w:cs="Arial"/>
          <w:w w:val="88"/>
          <w:sz w:val="20"/>
          <w:szCs w:val="20"/>
        </w:rPr>
        <w:t>ered</w:t>
      </w:r>
      <w:proofErr w:type="gramEnd"/>
      <w:r>
        <w:rPr>
          <w:rFonts w:ascii="Arial" w:eastAsia="Arial" w:hAnsi="Arial" w:cs="Arial"/>
          <w:spacing w:val="2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by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polygon</w:t>
      </w:r>
      <w:r>
        <w:rPr>
          <w:rFonts w:ascii="Arial" w:eastAsia="Arial" w:hAnsi="Arial" w:cs="Arial"/>
          <w:spacing w:val="18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x</w:t>
      </w:r>
      <w:r>
        <w:rPr>
          <w:rFonts w:ascii="Arial" w:eastAsia="Arial" w:hAnsi="Arial" w:cs="Arial"/>
          <w:sz w:val="20"/>
          <w:szCs w:val="20"/>
        </w:rPr>
        <w:t>,</w:t>
      </w:r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upto</w:t>
      </w:r>
      <w:proofErr w:type="spellEnd"/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</w:t>
      </w:r>
      <w:r>
        <w:rPr>
          <w:rFonts w:ascii="Arial" w:eastAsia="Arial" w:hAnsi="Arial" w:cs="Arial"/>
          <w:spacing w:val="19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desired </w:t>
      </w:r>
      <w:r>
        <w:rPr>
          <w:rFonts w:ascii="Arial" w:eastAsia="Arial" w:hAnsi="Arial" w:cs="Arial"/>
          <w:spacing w:val="4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5"/>
          <w:sz w:val="20"/>
          <w:szCs w:val="20"/>
        </w:rPr>
        <w:t>e</w:t>
      </w:r>
      <w:r>
        <w:rPr>
          <w:rFonts w:ascii="Arial" w:eastAsia="Arial" w:hAnsi="Arial" w:cs="Arial"/>
          <w:spacing w:val="-3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el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accura</w:t>
      </w:r>
      <w:r>
        <w:rPr>
          <w:rFonts w:ascii="Arial" w:eastAsia="Arial" w:hAnsi="Arial" w:cs="Arial"/>
          <w:spacing w:val="-3"/>
          <w:w w:val="86"/>
          <w:sz w:val="20"/>
          <w:szCs w:val="20"/>
        </w:rPr>
        <w:t>c</w:t>
      </w:r>
      <w:r>
        <w:rPr>
          <w:rFonts w:ascii="Arial" w:eastAsia="Arial" w:hAnsi="Arial" w:cs="Arial"/>
          <w:spacing w:val="-13"/>
          <w:w w:val="99"/>
          <w:sz w:val="20"/>
          <w:szCs w:val="20"/>
        </w:rPr>
        <w:t>y</w:t>
      </w:r>
      <w:r>
        <w:rPr>
          <w:rFonts w:ascii="Arial" w:eastAsia="Arial" w:hAnsi="Arial" w:cs="Arial"/>
          <w:w w:val="89"/>
          <w:sz w:val="20"/>
          <w:szCs w:val="20"/>
        </w:rPr>
        <w:t>.</w:t>
      </w:r>
    </w:p>
    <w:p w14:paraId="774CCCBE" w14:textId="77777777" w:rsidR="00CE37CF" w:rsidRDefault="007311F8">
      <w:pPr>
        <w:spacing w:before="7" w:after="0" w:line="240" w:lineRule="exact"/>
        <w:ind w:left="119" w:right="-57" w:firstLine="199"/>
        <w:jc w:val="both"/>
        <w:rPr>
          <w:rFonts w:ascii="Arial" w:eastAsia="Arial" w:hAnsi="Arial" w:cs="Arial"/>
          <w:sz w:val="20"/>
          <w:szCs w:val="20"/>
        </w:rPr>
      </w:pPr>
      <w:r>
        <w:pict w14:anchorId="004A9CB4"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left:0;text-align:left;margin-left:98.35pt;margin-top:95.45pt;width:27.75pt;height:10.65pt;z-index:-251661824;mso-position-horizontal-relative:page" filled="f" stroked="f">
            <v:textbox inset="0,0,0,0">
              <w:txbxContent>
                <w:p w14:paraId="3B79D480" w14:textId="77777777" w:rsidR="007311F8" w:rsidRDefault="007311F8">
                  <w:pPr>
                    <w:spacing w:after="0" w:line="134" w:lineRule="exact"/>
                    <w:ind w:right="-72"/>
                    <w:rPr>
                      <w:rFonts w:ascii="Arial" w:eastAsia="Arial" w:hAnsi="Arial" w:cs="Arial"/>
                      <w:sz w:val="14"/>
                      <w:szCs w:val="14"/>
                    </w:rPr>
                  </w:pPr>
                  <w:r>
                    <w:rPr>
                      <w:rFonts w:ascii="Arial" w:eastAsia="Arial" w:hAnsi="Arial" w:cs="Arial"/>
                      <w:w w:val="115"/>
                      <w:position w:val="5"/>
                      <w:sz w:val="20"/>
                      <w:szCs w:val="20"/>
                    </w:rPr>
                    <w:t>"£</w:t>
                  </w:r>
                  <w:r>
                    <w:rPr>
                      <w:rFonts w:ascii="Arial" w:eastAsia="Arial" w:hAnsi="Arial" w:cs="Arial"/>
                      <w:i/>
                      <w:w w:val="124"/>
                      <w:sz w:val="14"/>
                      <w:szCs w:val="14"/>
                    </w:rPr>
                    <w:t>N</w:t>
                  </w:r>
                  <w:r>
                    <w:rPr>
                      <w:rFonts w:ascii="Arial" w:eastAsia="Arial" w:hAnsi="Arial" w:cs="Arial"/>
                      <w:i/>
                      <w:spacing w:val="-24"/>
                      <w:sz w:val="14"/>
                      <w:szCs w:val="1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i/>
                      <w:w w:val="152"/>
                      <w:sz w:val="14"/>
                      <w:szCs w:val="14"/>
                    </w:rPr>
                    <w:t>−</w:t>
                  </w:r>
                  <w:r>
                    <w:rPr>
                      <w:rFonts w:ascii="Arial" w:eastAsia="Arial" w:hAnsi="Arial" w:cs="Arial"/>
                      <w:w w:val="101"/>
                      <w:sz w:val="14"/>
                      <w:szCs w:val="14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6"/>
          <w:sz w:val="20"/>
          <w:szCs w:val="20"/>
        </w:rPr>
        <w:t xml:space="preserve">change </w:t>
      </w:r>
      <w:r>
        <w:rPr>
          <w:rFonts w:ascii="Arial" w:eastAsia="Arial" w:hAnsi="Arial" w:cs="Arial"/>
          <w:spacing w:val="10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function</w:t>
      </w:r>
      <w:proofErr w:type="gramEnd"/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spacing w:val="7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spacing w:val="6"/>
          <w:w w:val="134"/>
          <w:sz w:val="20"/>
          <w:szCs w:val="20"/>
        </w:rPr>
        <w:t>r</w:t>
      </w:r>
      <w:r>
        <w:rPr>
          <w:rFonts w:ascii="Arial" w:eastAsia="Arial" w:hAnsi="Arial" w:cs="Arial"/>
          <w:i/>
          <w:w w:val="96"/>
          <w:sz w:val="20"/>
          <w:szCs w:val="20"/>
        </w:rPr>
        <w:t>eement</w:t>
      </w:r>
      <w:r>
        <w:rPr>
          <w:rFonts w:ascii="Arial" w:eastAsia="Arial" w:hAnsi="Arial" w:cs="Arial"/>
          <w:w w:val="116"/>
          <w:sz w:val="20"/>
          <w:szCs w:val="20"/>
        </w:rPr>
        <w:t>(</w:t>
      </w:r>
      <w:r>
        <w:rPr>
          <w:rFonts w:ascii="Arial" w:eastAsia="Arial" w:hAnsi="Arial" w:cs="Arial"/>
          <w:i/>
          <w:w w:val="90"/>
          <w:sz w:val="20"/>
          <w:szCs w:val="20"/>
        </w:rPr>
        <w:t>c,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m</w:t>
      </w:r>
      <w:r>
        <w:rPr>
          <w:rFonts w:ascii="Arial" w:eastAsia="Arial" w:hAnsi="Arial" w:cs="Arial"/>
          <w:sz w:val="20"/>
          <w:szCs w:val="20"/>
        </w:rPr>
        <w:t xml:space="preserve">) 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w w:val="82"/>
          <w:sz w:val="20"/>
          <w:szCs w:val="20"/>
        </w:rPr>
        <w:t xml:space="preserve">a </w:t>
      </w:r>
      <w:r>
        <w:rPr>
          <w:rFonts w:ascii="Arial" w:eastAsia="Arial" w:hAnsi="Arial" w:cs="Arial"/>
          <w:spacing w:val="11"/>
          <w:w w:val="82"/>
          <w:sz w:val="20"/>
          <w:szCs w:val="20"/>
        </w:rPr>
        <w:t xml:space="preserve"> </w:t>
      </w:r>
      <w:r>
        <w:rPr>
          <w:rFonts w:ascii="Arial" w:eastAsia="Arial" w:hAnsi="Arial" w:cs="Arial"/>
          <w:w w:val="82"/>
          <w:sz w:val="20"/>
          <w:szCs w:val="20"/>
        </w:rPr>
        <w:t xml:space="preserve">measure </w:t>
      </w:r>
      <w:r>
        <w:rPr>
          <w:rFonts w:ascii="Arial" w:eastAsia="Arial" w:hAnsi="Arial" w:cs="Arial"/>
          <w:spacing w:val="37"/>
          <w:w w:val="8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 similarit</w:t>
      </w:r>
      <w:r>
        <w:rPr>
          <w:rFonts w:ascii="Arial" w:eastAsia="Arial" w:hAnsi="Arial" w:cs="Arial"/>
          <w:spacing w:val="-13"/>
          <w:sz w:val="20"/>
          <w:szCs w:val="20"/>
        </w:rPr>
        <w:t>y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8"/>
          <w:sz w:val="20"/>
          <w:szCs w:val="20"/>
        </w:rPr>
        <w:t>C</w:t>
      </w:r>
      <w:r>
        <w:rPr>
          <w:rFonts w:ascii="Arial" w:eastAsia="Arial" w:hAnsi="Arial" w:cs="Arial"/>
          <w:i/>
          <w:spacing w:val="-4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ontainmen</w:t>
      </w:r>
      <w:r>
        <w:rPr>
          <w:rFonts w:ascii="Arial" w:eastAsia="Arial" w:hAnsi="Arial" w:cs="Arial"/>
          <w:i/>
          <w:spacing w:val="1"/>
          <w:sz w:val="20"/>
          <w:szCs w:val="20"/>
        </w:rPr>
        <w:t>t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i/>
          <w:sz w:val="20"/>
          <w:szCs w:val="20"/>
        </w:rPr>
        <w:t>c,</w:t>
      </w:r>
      <w:r>
        <w:rPr>
          <w:rFonts w:ascii="Arial" w:eastAsia="Arial" w:hAnsi="Arial" w:cs="Arial"/>
          <w:i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m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measures</w:t>
      </w:r>
      <w:r>
        <w:rPr>
          <w:rFonts w:ascii="Arial" w:eastAsia="Arial" w:hAnsi="Arial" w:cs="Arial"/>
          <w:spacing w:val="8"/>
          <w:w w:val="87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7"/>
          <w:sz w:val="20"/>
          <w:szCs w:val="20"/>
        </w:rPr>
        <w:t xml:space="preserve">whether </w:t>
      </w:r>
      <w:r>
        <w:rPr>
          <w:rFonts w:ascii="Arial" w:eastAsia="Arial" w:hAnsi="Arial" w:cs="Arial"/>
          <w:spacing w:val="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ind</w:t>
      </w:r>
      <w:r>
        <w:rPr>
          <w:rFonts w:ascii="Arial" w:eastAsia="Arial" w:hAnsi="Arial" w:cs="Arial"/>
          <w:spacing w:val="-5"/>
          <w:sz w:val="20"/>
          <w:szCs w:val="20"/>
        </w:rPr>
        <w:t>i</w:t>
      </w:r>
      <w:r>
        <w:rPr>
          <w:rFonts w:ascii="Arial" w:eastAsia="Arial" w:hAnsi="Arial" w:cs="Arial"/>
          <w:sz w:val="20"/>
          <w:szCs w:val="20"/>
        </w:rPr>
        <w:t>vidual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polygons</w:t>
      </w:r>
      <w:r>
        <w:rPr>
          <w:rFonts w:ascii="Arial" w:eastAsia="Arial" w:hAnsi="Arial" w:cs="Arial"/>
          <w:spacing w:val="-1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 xml:space="preserve">coincide. </w:t>
      </w:r>
      <w:r>
        <w:rPr>
          <w:rFonts w:ascii="Arial" w:eastAsia="Arial" w:hAnsi="Arial" w:cs="Arial"/>
          <w:spacing w:val="-16"/>
          <w:sz w:val="20"/>
          <w:szCs w:val="20"/>
        </w:rPr>
        <w:t>T</w:t>
      </w:r>
      <w:r>
        <w:rPr>
          <w:rFonts w:ascii="Arial" w:eastAsia="Arial" w:hAnsi="Arial" w:cs="Arial"/>
          <w:sz w:val="20"/>
          <w:szCs w:val="20"/>
        </w:rPr>
        <w:t>o</w:t>
      </w:r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measure</w:t>
      </w:r>
      <w:r>
        <w:rPr>
          <w:rFonts w:ascii="Arial" w:eastAsia="Arial" w:hAnsi="Arial" w:cs="Arial"/>
          <w:spacing w:val="-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concurrence</w:t>
      </w:r>
      <w:r>
        <w:rPr>
          <w:rFonts w:ascii="Arial" w:eastAsia="Arial" w:hAnsi="Arial" w:cs="Arial"/>
          <w:spacing w:val="25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between</w:t>
      </w:r>
      <w:r>
        <w:rPr>
          <w:rFonts w:ascii="Arial" w:eastAsia="Arial" w:hAnsi="Arial" w:cs="Arial"/>
          <w:spacing w:val="10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one</w:t>
      </w:r>
      <w:r>
        <w:rPr>
          <w:rFonts w:ascii="Arial" w:eastAsia="Arial" w:hAnsi="Arial" w:cs="Arial"/>
          <w:spacing w:val="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poly- </w:t>
      </w:r>
      <w:proofErr w:type="spellStart"/>
      <w:r>
        <w:rPr>
          <w:rFonts w:ascii="Arial" w:eastAsia="Arial" w:hAnsi="Arial" w:cs="Arial"/>
          <w:w w:val="84"/>
          <w:sz w:val="20"/>
          <w:szCs w:val="20"/>
        </w:rPr>
        <w:t>gon</w:t>
      </w:r>
      <w:proofErr w:type="spellEnd"/>
      <w:r>
        <w:rPr>
          <w:rFonts w:ascii="Arial" w:eastAsia="Arial" w:hAnsi="Arial" w:cs="Arial"/>
          <w:spacing w:val="19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and</w:t>
      </w:r>
      <w:r>
        <w:rPr>
          <w:rFonts w:ascii="Arial" w:eastAsia="Arial" w:hAnsi="Arial" w:cs="Arial"/>
          <w:spacing w:val="9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a</w:t>
      </w:r>
      <w:r>
        <w:rPr>
          <w:rFonts w:ascii="Arial" w:eastAsia="Arial" w:hAnsi="Arial" w:cs="Arial"/>
          <w:spacing w:val="-4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set</w:t>
      </w:r>
      <w:r>
        <w:rPr>
          <w:rFonts w:ascii="Arial" w:eastAsia="Arial" w:hAnsi="Arial" w:cs="Arial"/>
          <w:spacing w:val="-3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polygons,</w:t>
      </w:r>
      <w:r>
        <w:rPr>
          <w:rFonts w:ascii="Arial" w:eastAsia="Arial" w:hAnsi="Arial" w:cs="Arial"/>
          <w:spacing w:val="4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we</w:t>
      </w:r>
      <w:r>
        <w:rPr>
          <w:rFonts w:ascii="Arial" w:eastAsia="Arial" w:hAnsi="Arial" w:cs="Arial"/>
          <w:spacing w:val="11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use</w:t>
      </w:r>
      <w:r>
        <w:rPr>
          <w:rFonts w:ascii="Arial" w:eastAsia="Arial" w:hAnsi="Arial" w:cs="Arial"/>
          <w:spacing w:val="-1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the</w:t>
      </w:r>
      <w:r>
        <w:rPr>
          <w:rFonts w:ascii="Arial" w:eastAsia="Arial" w:hAnsi="Arial" w:cs="Arial"/>
          <w:spacing w:val="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97"/>
          <w:sz w:val="20"/>
          <w:szCs w:val="20"/>
        </w:rPr>
        <w:t>O</w:t>
      </w:r>
      <w:r>
        <w:rPr>
          <w:rFonts w:ascii="Arial" w:eastAsia="Arial" w:hAnsi="Arial" w:cs="Arial"/>
          <w:i/>
          <w:spacing w:val="7"/>
          <w:w w:val="96"/>
          <w:sz w:val="20"/>
          <w:szCs w:val="20"/>
        </w:rPr>
        <w:t>v</w:t>
      </w:r>
      <w:r>
        <w:rPr>
          <w:rFonts w:ascii="Arial" w:eastAsia="Arial" w:hAnsi="Arial" w:cs="Arial"/>
          <w:i/>
          <w:w w:val="102"/>
          <w:sz w:val="20"/>
          <w:szCs w:val="20"/>
        </w:rPr>
        <w:t>e</w:t>
      </w:r>
      <w:r>
        <w:rPr>
          <w:rFonts w:ascii="Arial" w:eastAsia="Arial" w:hAnsi="Arial" w:cs="Arial"/>
          <w:i/>
          <w:spacing w:val="6"/>
          <w:w w:val="102"/>
          <w:sz w:val="20"/>
          <w:szCs w:val="20"/>
        </w:rPr>
        <w:t>r</w:t>
      </w:r>
      <w:r>
        <w:rPr>
          <w:rFonts w:ascii="Arial" w:eastAsia="Arial" w:hAnsi="Arial" w:cs="Arial"/>
          <w:i/>
          <w:spacing w:val="4"/>
          <w:w w:val="133"/>
          <w:sz w:val="20"/>
          <w:szCs w:val="20"/>
        </w:rPr>
        <w:t>l</w:t>
      </w:r>
      <w:r>
        <w:rPr>
          <w:rFonts w:ascii="Arial" w:eastAsia="Arial" w:hAnsi="Arial" w:cs="Arial"/>
          <w:i/>
          <w:w w:val="92"/>
          <w:sz w:val="20"/>
          <w:szCs w:val="20"/>
        </w:rPr>
        <w:t>ap</w:t>
      </w:r>
      <w:r>
        <w:rPr>
          <w:rFonts w:ascii="Arial" w:eastAsia="Arial" w:hAnsi="Arial" w:cs="Arial"/>
          <w:w w:val="116"/>
          <w:sz w:val="20"/>
          <w:szCs w:val="20"/>
        </w:rPr>
        <w:t>(</w:t>
      </w:r>
      <w:r>
        <w:rPr>
          <w:rFonts w:ascii="Arial" w:eastAsia="Arial" w:hAnsi="Arial" w:cs="Arial"/>
          <w:i/>
          <w:w w:val="95"/>
          <w:sz w:val="20"/>
          <w:szCs w:val="20"/>
        </w:rPr>
        <w:t>s,</w:t>
      </w:r>
      <w:r>
        <w:rPr>
          <w:rFonts w:ascii="Arial" w:eastAsia="Arial" w:hAnsi="Arial" w:cs="Arial"/>
          <w:i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p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 xml:space="preserve">functions. </w:t>
      </w:r>
      <w:r>
        <w:rPr>
          <w:rFonts w:ascii="Arial" w:eastAsia="Arial" w:hAnsi="Arial" w:cs="Arial"/>
          <w:w w:val="89"/>
          <w:sz w:val="20"/>
          <w:szCs w:val="20"/>
        </w:rPr>
        <w:t>Here</w:t>
      </w:r>
      <w:r>
        <w:rPr>
          <w:rFonts w:ascii="Arial" w:eastAsia="Arial" w:hAnsi="Arial" w:cs="Arial"/>
          <w:spacing w:val="20"/>
          <w:w w:val="89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i/>
          <w:w w:val="90"/>
          <w:sz w:val="20"/>
          <w:szCs w:val="20"/>
        </w:rPr>
        <w:t>p</w:t>
      </w:r>
      <w:r>
        <w:rPr>
          <w:rFonts w:ascii="Arial" w:eastAsia="Arial" w:hAnsi="Arial" w:cs="Arial"/>
          <w:w w:val="101"/>
          <w:position w:val="-3"/>
          <w:sz w:val="14"/>
          <w:szCs w:val="14"/>
        </w:rPr>
        <w:t>1</w:t>
      </w:r>
      <w:r>
        <w:rPr>
          <w:rFonts w:ascii="Arial" w:eastAsia="Arial" w:hAnsi="Arial" w:cs="Arial"/>
          <w:spacing w:val="-29"/>
          <w:position w:val="-3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,</w:t>
      </w:r>
      <w:proofErr w:type="gramEnd"/>
      <w:r>
        <w:rPr>
          <w:rFonts w:ascii="Arial" w:eastAsia="Arial" w:hAnsi="Arial" w:cs="Arial"/>
          <w:i/>
          <w:spacing w:val="-21"/>
          <w:w w:val="9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sz w:val="20"/>
          <w:szCs w:val="20"/>
        </w:rPr>
        <w:t>...,</w:t>
      </w:r>
      <w:r>
        <w:rPr>
          <w:rFonts w:ascii="Arial" w:eastAsia="Arial" w:hAnsi="Arial" w:cs="Arial"/>
          <w:i/>
          <w:spacing w:val="-21"/>
          <w:w w:val="9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p</w:t>
      </w:r>
      <w:r>
        <w:rPr>
          <w:rFonts w:ascii="Arial" w:eastAsia="Arial" w:hAnsi="Arial" w:cs="Arial"/>
          <w:i/>
          <w:position w:val="-3"/>
          <w:sz w:val="14"/>
          <w:szCs w:val="14"/>
        </w:rPr>
        <w:t xml:space="preserve">m </w:t>
      </w:r>
      <w:r>
        <w:rPr>
          <w:rFonts w:ascii="Arial" w:eastAsia="Arial" w:hAnsi="Arial" w:cs="Arial"/>
          <w:i/>
          <w:spacing w:val="15"/>
          <w:position w:val="-3"/>
          <w:sz w:val="14"/>
          <w:szCs w:val="14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are</w:t>
      </w:r>
      <w:r>
        <w:rPr>
          <w:rFonts w:ascii="Arial" w:eastAsia="Arial" w:hAnsi="Arial" w:cs="Arial"/>
          <w:spacing w:val="1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spatial</w:t>
      </w:r>
      <w:r>
        <w:rPr>
          <w:rFonts w:ascii="Arial" w:eastAsia="Arial" w:hAnsi="Arial" w:cs="Arial"/>
          <w:spacing w:val="3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clusters</w:t>
      </w:r>
      <w:r>
        <w:rPr>
          <w:rFonts w:ascii="Arial" w:eastAsia="Arial" w:hAnsi="Arial" w:cs="Arial"/>
          <w:spacing w:val="2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from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</w:t>
      </w:r>
      <w:r>
        <w:rPr>
          <w:rFonts w:ascii="Arial" w:eastAsia="Arial" w:hAnsi="Arial" w:cs="Arial"/>
          <w:spacing w:val="19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batch </w:t>
      </w:r>
      <w:r>
        <w:rPr>
          <w:rFonts w:ascii="Arial" w:eastAsia="Arial" w:hAnsi="Arial" w:cs="Arial"/>
          <w:spacing w:val="2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3"/>
          <w:sz w:val="20"/>
          <w:szCs w:val="20"/>
        </w:rPr>
        <w:t>b</w:t>
      </w:r>
      <w:r>
        <w:rPr>
          <w:rFonts w:ascii="Arial" w:eastAsia="Arial" w:hAnsi="Arial" w:cs="Arial"/>
          <w:w w:val="83"/>
          <w:sz w:val="20"/>
          <w:szCs w:val="20"/>
        </w:rPr>
        <w:t>,</w:t>
      </w:r>
      <w:r>
        <w:rPr>
          <w:rFonts w:ascii="Arial" w:eastAsia="Arial" w:hAnsi="Arial" w:cs="Arial"/>
          <w:spacing w:val="19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and</w:t>
      </w:r>
      <w:r>
        <w:rPr>
          <w:rFonts w:ascii="Arial" w:eastAsia="Arial" w:hAnsi="Arial" w:cs="Arial"/>
          <w:spacing w:val="33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s</w:t>
      </w:r>
      <w:r>
        <w:rPr>
          <w:rFonts w:ascii="Arial" w:eastAsia="Arial" w:hAnsi="Arial" w:cs="Arial"/>
          <w:i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 xml:space="preserve">a </w:t>
      </w:r>
      <w:r>
        <w:rPr>
          <w:rFonts w:ascii="Arial" w:eastAsia="Arial" w:hAnsi="Arial" w:cs="Arial"/>
          <w:w w:val="90"/>
          <w:sz w:val="20"/>
          <w:szCs w:val="20"/>
        </w:rPr>
        <w:t>cluster</w:t>
      </w:r>
      <w:r>
        <w:rPr>
          <w:rFonts w:ascii="Arial" w:eastAsia="Arial" w:hAnsi="Arial" w:cs="Arial"/>
          <w:spacing w:val="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from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</w:t>
      </w:r>
      <w:r>
        <w:rPr>
          <w:rFonts w:ascii="Arial" w:eastAsia="Arial" w:hAnsi="Arial" w:cs="Arial"/>
          <w:spacing w:val="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di</w:t>
      </w:r>
      <w:r>
        <w:rPr>
          <w:rFonts w:ascii="Arial" w:eastAsia="Arial" w:hAnsi="Arial" w:cs="Arial"/>
          <w:spacing w:val="-4"/>
          <w:w w:val="86"/>
          <w:sz w:val="20"/>
          <w:szCs w:val="20"/>
        </w:rPr>
        <w:t>f</w:t>
      </w:r>
      <w:r>
        <w:rPr>
          <w:rFonts w:ascii="Arial" w:eastAsia="Arial" w:hAnsi="Arial" w:cs="Arial"/>
          <w:w w:val="86"/>
          <w:sz w:val="20"/>
          <w:szCs w:val="20"/>
        </w:rPr>
        <w:t xml:space="preserve">ferent </w:t>
      </w:r>
      <w:r>
        <w:rPr>
          <w:rFonts w:ascii="Arial" w:eastAsia="Arial" w:hAnsi="Arial" w:cs="Arial"/>
          <w:spacing w:val="20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batch</w:t>
      </w:r>
      <w:r>
        <w:rPr>
          <w:rFonts w:ascii="Arial" w:eastAsia="Arial" w:hAnsi="Arial" w:cs="Arial"/>
          <w:spacing w:val="19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76"/>
          <w:sz w:val="20"/>
          <w:szCs w:val="20"/>
        </w:rPr>
        <w:t>b</w:t>
      </w:r>
      <w:r>
        <w:rPr>
          <w:rFonts w:ascii="Arial" w:eastAsia="Arial" w:hAnsi="Arial" w:cs="Arial"/>
          <w:i/>
          <w:w w:val="147"/>
          <w:position w:val="7"/>
          <w:sz w:val="14"/>
          <w:szCs w:val="14"/>
        </w:rPr>
        <w:t>l</w:t>
      </w:r>
      <w:r>
        <w:rPr>
          <w:rFonts w:ascii="Arial" w:eastAsia="Arial" w:hAnsi="Arial" w:cs="Arial"/>
          <w:i/>
          <w:spacing w:val="-29"/>
          <w:position w:val="7"/>
          <w:sz w:val="14"/>
          <w:szCs w:val="14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Other</w:t>
      </w:r>
      <w:r>
        <w:rPr>
          <w:rFonts w:ascii="Arial" w:eastAsia="Arial" w:hAnsi="Arial" w:cs="Arial"/>
          <w:spacing w:val="1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basic</w:t>
      </w:r>
      <w:r>
        <w:rPr>
          <w:rFonts w:ascii="Arial" w:eastAsia="Arial" w:hAnsi="Arial" w:cs="Arial"/>
          <w:spacing w:val="-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functions</w:t>
      </w:r>
      <w:r>
        <w:rPr>
          <w:rFonts w:ascii="Arial" w:eastAsia="Arial" w:hAnsi="Arial" w:cs="Arial"/>
          <w:spacing w:val="3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include </w:t>
      </w:r>
      <w:r>
        <w:rPr>
          <w:rFonts w:ascii="Arial" w:eastAsia="Arial" w:hAnsi="Arial" w:cs="Arial"/>
          <w:i/>
          <w:w w:val="98"/>
          <w:sz w:val="20"/>
          <w:szCs w:val="20"/>
        </w:rPr>
        <w:t>C</w:t>
      </w:r>
      <w:r>
        <w:rPr>
          <w:rFonts w:ascii="Arial" w:eastAsia="Arial" w:hAnsi="Arial" w:cs="Arial"/>
          <w:i/>
          <w:spacing w:val="-4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ent</w:t>
      </w:r>
      <w:r>
        <w:rPr>
          <w:rFonts w:ascii="Arial" w:eastAsia="Arial" w:hAnsi="Arial" w:cs="Arial"/>
          <w:i/>
          <w:spacing w:val="6"/>
          <w:sz w:val="20"/>
          <w:szCs w:val="20"/>
        </w:rPr>
        <w:t>r</w:t>
      </w:r>
      <w:r>
        <w:rPr>
          <w:rFonts w:ascii="Arial" w:eastAsia="Arial" w:hAnsi="Arial" w:cs="Arial"/>
          <w:i/>
          <w:sz w:val="20"/>
          <w:szCs w:val="20"/>
        </w:rPr>
        <w:t>oid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i/>
          <w:sz w:val="20"/>
          <w:szCs w:val="20"/>
        </w:rPr>
        <w:t>x</w:t>
      </w:r>
      <w:r>
        <w:rPr>
          <w:rFonts w:ascii="Arial" w:eastAsia="Arial" w:hAnsi="Arial" w:cs="Arial"/>
          <w:sz w:val="20"/>
          <w:szCs w:val="20"/>
        </w:rPr>
        <w:t>)</w:t>
      </w:r>
      <w:proofErr w:type="gramStart"/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which</w:t>
      </w:r>
      <w:proofErr w:type="gramEnd"/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indicates</w:t>
      </w:r>
      <w:r>
        <w:rPr>
          <w:rFonts w:ascii="Arial" w:eastAsia="Arial" w:hAnsi="Arial" w:cs="Arial"/>
          <w:spacing w:val="3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Centorid</w:t>
      </w:r>
      <w:proofErr w:type="spellEnd"/>
      <w:r>
        <w:rPr>
          <w:rFonts w:ascii="Arial" w:eastAsia="Arial" w:hAnsi="Arial" w:cs="Arial"/>
          <w:spacing w:val="35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42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polygon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w w:val="78"/>
          <w:sz w:val="20"/>
          <w:szCs w:val="20"/>
        </w:rPr>
        <w:t xml:space="preserve">as </w:t>
      </w:r>
      <w:r>
        <w:rPr>
          <w:rFonts w:ascii="Arial" w:eastAsia="Arial" w:hAnsi="Arial" w:cs="Arial"/>
          <w:w w:val="85"/>
          <w:sz w:val="20"/>
          <w:szCs w:val="20"/>
        </w:rPr>
        <w:t xml:space="preserve">defined </w:t>
      </w:r>
      <w:r>
        <w:rPr>
          <w:rFonts w:ascii="Arial" w:eastAsia="Arial" w:hAnsi="Arial" w:cs="Arial"/>
          <w:spacing w:val="1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as:</w:t>
      </w:r>
    </w:p>
    <w:p w14:paraId="58577DFF" w14:textId="77777777" w:rsidR="00CE37CF" w:rsidRDefault="007311F8">
      <w:pPr>
        <w:tabs>
          <w:tab w:val="left" w:pos="4640"/>
        </w:tabs>
        <w:spacing w:after="0" w:line="240" w:lineRule="exact"/>
        <w:ind w:left="199" w:right="-20"/>
        <w:rPr>
          <w:rFonts w:ascii="Arial" w:eastAsia="Arial" w:hAnsi="Arial" w:cs="Arial"/>
          <w:sz w:val="10"/>
          <w:szCs w:val="10"/>
        </w:rPr>
      </w:pPr>
      <w:r>
        <w:br w:type="column"/>
      </w:r>
      <w:r>
        <w:rPr>
          <w:rFonts w:ascii="Arial" w:eastAsia="Arial" w:hAnsi="Arial" w:cs="Arial"/>
          <w:w w:val="93"/>
          <w:position w:val="4"/>
          <w:sz w:val="20"/>
          <w:szCs w:val="20"/>
        </w:rPr>
        <w:t>7)</w:t>
      </w:r>
      <w:r>
        <w:rPr>
          <w:rFonts w:ascii="Arial" w:eastAsia="Arial" w:hAnsi="Arial" w:cs="Arial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spacing w:val="8"/>
          <w:position w:val="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spacing w:val="12"/>
          <w:w w:val="91"/>
          <w:position w:val="4"/>
          <w:sz w:val="20"/>
          <w:szCs w:val="20"/>
        </w:rPr>
        <w:t>S</w:t>
      </w:r>
      <w:r>
        <w:rPr>
          <w:rFonts w:ascii="Arial" w:eastAsia="Arial" w:hAnsi="Arial" w:cs="Arial"/>
          <w:i/>
          <w:w w:val="132"/>
          <w:position w:val="4"/>
          <w:sz w:val="20"/>
          <w:szCs w:val="20"/>
        </w:rPr>
        <w:t>hif</w:t>
      </w:r>
      <w:proofErr w:type="spellEnd"/>
      <w:r>
        <w:rPr>
          <w:rFonts w:ascii="Arial" w:eastAsia="Arial" w:hAnsi="Arial" w:cs="Arial"/>
          <w:i/>
          <w:spacing w:val="-34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0"/>
          <w:position w:val="4"/>
          <w:sz w:val="20"/>
          <w:szCs w:val="20"/>
        </w:rPr>
        <w:t>ting</w:t>
      </w:r>
      <w:r>
        <w:rPr>
          <w:rFonts w:ascii="Arial" w:eastAsia="Arial" w:hAnsi="Arial" w:cs="Arial"/>
          <w:i/>
          <w:spacing w:val="7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99"/>
          <w:position w:val="4"/>
          <w:sz w:val="20"/>
          <w:szCs w:val="20"/>
        </w:rPr>
        <w:t>↔</w:t>
      </w:r>
      <w:r>
        <w:rPr>
          <w:rFonts w:ascii="Meiryo" w:eastAsia="Meiryo" w:hAnsi="Meiryo" w:cs="Meiryo"/>
          <w:i/>
          <w:spacing w:val="11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79"/>
          <w:position w:val="10"/>
          <w:sz w:val="10"/>
          <w:szCs w:val="10"/>
          <w:u w:val="single" w:color="000000"/>
        </w:rPr>
        <w:t xml:space="preserve"> </w:t>
      </w:r>
      <w:r>
        <w:rPr>
          <w:rFonts w:ascii="Arial" w:eastAsia="Arial" w:hAnsi="Arial" w:cs="Arial"/>
          <w:i/>
          <w:position w:val="10"/>
          <w:sz w:val="10"/>
          <w:szCs w:val="10"/>
          <w:u w:val="single" w:color="000000"/>
        </w:rPr>
        <w:t xml:space="preserve">   </w:t>
      </w:r>
      <w:r>
        <w:rPr>
          <w:rFonts w:ascii="Arial" w:eastAsia="Arial" w:hAnsi="Arial" w:cs="Arial"/>
          <w:i/>
          <w:spacing w:val="6"/>
          <w:position w:val="10"/>
          <w:sz w:val="10"/>
          <w:szCs w:val="10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i/>
          <w:w w:val="239"/>
          <w:position w:val="10"/>
          <w:sz w:val="10"/>
          <w:szCs w:val="10"/>
          <w:u w:val="single" w:color="000000"/>
        </w:rPr>
        <w:t>i</w:t>
      </w:r>
      <w:proofErr w:type="spellEnd"/>
      <w:r>
        <w:rPr>
          <w:rFonts w:ascii="Arial" w:eastAsia="Arial" w:hAnsi="Arial" w:cs="Arial"/>
          <w:w w:val="149"/>
          <w:position w:val="10"/>
          <w:sz w:val="10"/>
          <w:szCs w:val="10"/>
          <w:u w:val="single" w:color="000000"/>
        </w:rPr>
        <w:t>=1</w:t>
      </w:r>
      <w:r>
        <w:rPr>
          <w:rFonts w:ascii="Arial" w:eastAsia="Arial" w:hAnsi="Arial" w:cs="Arial"/>
          <w:w w:val="179"/>
          <w:position w:val="10"/>
          <w:sz w:val="10"/>
          <w:szCs w:val="10"/>
          <w:u w:val="single" w:color="000000"/>
        </w:rPr>
        <w:t xml:space="preserve"> </w:t>
      </w:r>
      <w:r>
        <w:rPr>
          <w:rFonts w:ascii="Arial" w:eastAsia="Arial" w:hAnsi="Arial" w:cs="Arial"/>
          <w:position w:val="10"/>
          <w:sz w:val="10"/>
          <w:szCs w:val="10"/>
          <w:u w:val="single" w:color="000000"/>
        </w:rPr>
        <w:tab/>
      </w:r>
    </w:p>
    <w:p w14:paraId="2F898BE9" w14:textId="77777777" w:rsidR="00CE37CF" w:rsidRDefault="007311F8">
      <w:pPr>
        <w:spacing w:after="0" w:line="194" w:lineRule="exact"/>
        <w:ind w:right="99"/>
        <w:jc w:val="right"/>
        <w:rPr>
          <w:rFonts w:ascii="Arial" w:eastAsia="Arial" w:hAnsi="Arial" w:cs="Arial"/>
          <w:sz w:val="20"/>
          <w:szCs w:val="20"/>
        </w:rPr>
      </w:pPr>
      <w:r>
        <w:pict w14:anchorId="496A508D">
          <v:shape id="_x0000_s1063" type="#_x0000_t202" style="position:absolute;left:0;text-align:left;margin-left:465pt;margin-top:-6.15pt;width:6.3pt;height:6.95pt;z-index:-251664896;mso-position-horizontal-relative:page" filled="f" stroked="f">
            <v:textbox inset="0,0,0,0">
              <w:txbxContent>
                <w:p w14:paraId="070F97AB" w14:textId="77777777" w:rsidR="007311F8" w:rsidRDefault="007311F8">
                  <w:pPr>
                    <w:spacing w:after="0" w:line="134" w:lineRule="exact"/>
                    <w:ind w:right="-61"/>
                    <w:rPr>
                      <w:rFonts w:ascii="Arial" w:eastAsia="Arial" w:hAnsi="Arial" w:cs="Arial"/>
                      <w:sz w:val="14"/>
                      <w:szCs w:val="14"/>
                    </w:rPr>
                  </w:pPr>
                  <w:r>
                    <w:rPr>
                      <w:rFonts w:ascii="Arial" w:eastAsia="Arial" w:hAnsi="Arial" w:cs="Arial"/>
                      <w:i/>
                      <w:w w:val="124"/>
                      <w:sz w:val="14"/>
                      <w:szCs w:val="14"/>
                    </w:rPr>
                    <w:t>N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Arial" w:eastAsia="Arial" w:hAnsi="Arial" w:cs="Arial"/>
          <w:w w:val="91"/>
          <w:sz w:val="20"/>
          <w:szCs w:val="20"/>
        </w:rPr>
        <w:t xml:space="preserve">Implementations </w:t>
      </w:r>
      <w:r>
        <w:rPr>
          <w:rFonts w:ascii="Arial" w:eastAsia="Arial" w:hAnsi="Arial" w:cs="Arial"/>
          <w:spacing w:val="30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these </w:t>
      </w:r>
      <w:r>
        <w:rPr>
          <w:rFonts w:ascii="Arial" w:eastAsia="Arial" w:hAnsi="Arial" w:cs="Arial"/>
          <w:spacing w:val="39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change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predicates </w:t>
      </w:r>
      <w:r>
        <w:rPr>
          <w:rFonts w:ascii="Arial" w:eastAsia="Arial" w:hAnsi="Arial" w:cs="Arial"/>
          <w:spacing w:val="3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can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be</w:t>
      </w:r>
    </w:p>
    <w:p w14:paraId="4AC92F2D" w14:textId="77777777" w:rsidR="00CE37CF" w:rsidRDefault="007311F8">
      <w:pPr>
        <w:spacing w:before="9" w:after="0" w:line="240" w:lineRule="auto"/>
        <w:ind w:left="485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92"/>
          <w:sz w:val="20"/>
          <w:szCs w:val="20"/>
        </w:rPr>
        <w:t>found</w:t>
      </w:r>
      <w:proofErr w:type="gramEnd"/>
      <w:r>
        <w:rPr>
          <w:rFonts w:ascii="Arial" w:eastAsia="Arial" w:hAnsi="Arial" w:cs="Arial"/>
          <w:spacing w:val="18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Section</w:t>
      </w:r>
      <w:r>
        <w:rPr>
          <w:rFonts w:ascii="Arial" w:eastAsia="Arial" w:hAnsi="Arial" w:cs="Arial"/>
          <w:spacing w:val="2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119"/>
          <w:sz w:val="20"/>
          <w:szCs w:val="20"/>
        </w:rPr>
        <w:t>I</w:t>
      </w:r>
      <w:r>
        <w:rPr>
          <w:rFonts w:ascii="Arial" w:eastAsia="Arial" w:hAnsi="Arial" w:cs="Arial"/>
          <w:spacing w:val="-26"/>
          <w:w w:val="107"/>
          <w:sz w:val="20"/>
          <w:szCs w:val="20"/>
        </w:rPr>
        <w:t>V</w:t>
      </w:r>
      <w:r>
        <w:rPr>
          <w:rFonts w:ascii="Arial" w:eastAsia="Arial" w:hAnsi="Arial" w:cs="Arial"/>
          <w:w w:val="89"/>
          <w:sz w:val="20"/>
          <w:szCs w:val="20"/>
        </w:rPr>
        <w:t>.</w:t>
      </w:r>
    </w:p>
    <w:p w14:paraId="2323C0C5" w14:textId="77777777" w:rsidR="00CE37CF" w:rsidRDefault="00CE37CF">
      <w:pPr>
        <w:spacing w:before="7" w:after="0" w:line="110" w:lineRule="exact"/>
        <w:rPr>
          <w:sz w:val="11"/>
          <w:szCs w:val="11"/>
        </w:rPr>
      </w:pPr>
    </w:p>
    <w:p w14:paraId="2DA6FCDD" w14:textId="77777777" w:rsidR="00CE37CF" w:rsidRDefault="007311F8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B.</w:t>
      </w:r>
      <w:r>
        <w:rPr>
          <w:rFonts w:ascii="Arial" w:eastAsia="Arial" w:hAnsi="Arial" w:cs="Arial"/>
          <w:i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5"/>
          <w:w w:val="91"/>
          <w:sz w:val="20"/>
          <w:szCs w:val="20"/>
        </w:rPr>
        <w:t>P</w:t>
      </w:r>
      <w:r>
        <w:rPr>
          <w:rFonts w:ascii="Arial" w:eastAsia="Arial" w:hAnsi="Arial" w:cs="Arial"/>
          <w:i/>
          <w:w w:val="91"/>
          <w:sz w:val="20"/>
          <w:szCs w:val="20"/>
        </w:rPr>
        <w:t>olygon</w:t>
      </w:r>
      <w:r>
        <w:rPr>
          <w:rFonts w:ascii="Arial" w:eastAsia="Arial" w:hAnsi="Arial" w:cs="Arial"/>
          <w:i/>
          <w:spacing w:val="23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1"/>
          <w:sz w:val="20"/>
          <w:szCs w:val="20"/>
        </w:rPr>
        <w:t>Gene</w:t>
      </w:r>
      <w:r>
        <w:rPr>
          <w:rFonts w:ascii="Arial" w:eastAsia="Arial" w:hAnsi="Arial" w:cs="Arial"/>
          <w:i/>
          <w:spacing w:val="-3"/>
          <w:w w:val="91"/>
          <w:sz w:val="20"/>
          <w:szCs w:val="20"/>
        </w:rPr>
        <w:t>r</w:t>
      </w:r>
      <w:r>
        <w:rPr>
          <w:rFonts w:ascii="Arial" w:eastAsia="Arial" w:hAnsi="Arial" w:cs="Arial"/>
          <w:i/>
          <w:w w:val="91"/>
          <w:sz w:val="20"/>
          <w:szCs w:val="20"/>
        </w:rPr>
        <w:t>ation</w:t>
      </w:r>
      <w:r>
        <w:rPr>
          <w:rFonts w:ascii="Arial" w:eastAsia="Arial" w:hAnsi="Arial" w:cs="Arial"/>
          <w:i/>
          <w:spacing w:val="21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</w:t>
      </w:r>
      <w:r>
        <w:rPr>
          <w:rFonts w:ascii="Arial" w:eastAsia="Arial" w:hAnsi="Arial" w:cs="Arial"/>
          <w:i/>
          <w:spacing w:val="-9"/>
          <w:sz w:val="20"/>
          <w:szCs w:val="20"/>
        </w:rPr>
        <w:t>r</w:t>
      </w:r>
      <w:r>
        <w:rPr>
          <w:rFonts w:ascii="Arial" w:eastAsia="Arial" w:hAnsi="Arial" w:cs="Arial"/>
          <w:i/>
          <w:sz w:val="20"/>
          <w:szCs w:val="20"/>
        </w:rPr>
        <w:t>om</w:t>
      </w:r>
      <w:r>
        <w:rPr>
          <w:rFonts w:ascii="Arial" w:eastAsia="Arial" w:hAnsi="Arial" w:cs="Arial"/>
          <w:i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6"/>
          <w:sz w:val="20"/>
          <w:szCs w:val="20"/>
        </w:rPr>
        <w:t>P</w:t>
      </w:r>
      <w:r>
        <w:rPr>
          <w:rFonts w:ascii="Arial" w:eastAsia="Arial" w:hAnsi="Arial" w:cs="Arial"/>
          <w:i/>
          <w:sz w:val="20"/>
          <w:szCs w:val="20"/>
        </w:rPr>
        <w:t>oint</w:t>
      </w:r>
      <w:r>
        <w:rPr>
          <w:rFonts w:ascii="Arial" w:eastAsia="Arial" w:hAnsi="Arial" w:cs="Arial"/>
          <w:i/>
          <w:spacing w:val="-11"/>
          <w:sz w:val="20"/>
          <w:szCs w:val="20"/>
        </w:rPr>
        <w:t xml:space="preserve"> </w:t>
      </w:r>
      <w:del w:id="0" w:author="Sujing Wang" w:date="2019-07-31T16:21:00Z">
        <w:r w:rsidDel="00260894">
          <w:rPr>
            <w:rFonts w:ascii="Arial" w:eastAsia="Arial" w:hAnsi="Arial" w:cs="Arial"/>
            <w:i/>
            <w:sz w:val="20"/>
            <w:szCs w:val="20"/>
          </w:rPr>
          <w:delText>Map</w:delText>
        </w:r>
        <w:r w:rsidDel="00260894">
          <w:rPr>
            <w:rFonts w:ascii="Arial" w:eastAsia="Arial" w:hAnsi="Arial" w:cs="Arial"/>
            <w:i/>
            <w:spacing w:val="-13"/>
            <w:sz w:val="20"/>
            <w:szCs w:val="20"/>
          </w:rPr>
          <w:delText xml:space="preserve"> </w:delText>
        </w:r>
      </w:del>
      <w:r>
        <w:rPr>
          <w:rFonts w:ascii="Arial" w:eastAsia="Arial" w:hAnsi="Arial" w:cs="Arial"/>
          <w:i/>
          <w:sz w:val="20"/>
          <w:szCs w:val="20"/>
        </w:rPr>
        <w:t>Data</w:t>
      </w:r>
      <w:r>
        <w:rPr>
          <w:rFonts w:ascii="Arial" w:eastAsia="Arial" w:hAnsi="Arial" w:cs="Arial"/>
          <w:i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9"/>
          <w:sz w:val="20"/>
          <w:szCs w:val="20"/>
        </w:rPr>
        <w:t>Sou</w:t>
      </w:r>
      <w:r>
        <w:rPr>
          <w:rFonts w:ascii="Arial" w:eastAsia="Arial" w:hAnsi="Arial" w:cs="Arial"/>
          <w:i/>
          <w:spacing w:val="-7"/>
          <w:w w:val="89"/>
          <w:sz w:val="20"/>
          <w:szCs w:val="20"/>
        </w:rPr>
        <w:t>r</w:t>
      </w:r>
      <w:r>
        <w:rPr>
          <w:rFonts w:ascii="Arial" w:eastAsia="Arial" w:hAnsi="Arial" w:cs="Arial"/>
          <w:i/>
          <w:w w:val="81"/>
          <w:sz w:val="20"/>
          <w:szCs w:val="20"/>
        </w:rPr>
        <w:t>ces</w:t>
      </w:r>
    </w:p>
    <w:p w14:paraId="7A3F8612" w14:textId="77777777" w:rsidR="00CE37CF" w:rsidRDefault="007311F8">
      <w:pPr>
        <w:spacing w:before="67" w:after="0" w:line="249" w:lineRule="auto"/>
        <w:ind w:right="65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4"/>
          <w:w w:val="89"/>
          <w:sz w:val="20"/>
          <w:szCs w:val="20"/>
        </w:rPr>
        <w:t>W</w:t>
      </w:r>
      <w:r>
        <w:rPr>
          <w:rFonts w:ascii="Arial" w:eastAsia="Arial" w:hAnsi="Arial" w:cs="Arial"/>
          <w:w w:val="89"/>
          <w:sz w:val="20"/>
          <w:szCs w:val="20"/>
        </w:rPr>
        <w:t>e</w:t>
      </w:r>
      <w:r>
        <w:rPr>
          <w:rFonts w:ascii="Arial" w:eastAsia="Arial" w:hAnsi="Arial" w:cs="Arial"/>
          <w:spacing w:val="18"/>
          <w:w w:val="89"/>
          <w:sz w:val="20"/>
          <w:szCs w:val="20"/>
        </w:rPr>
        <w:t xml:space="preserve"> </w:t>
      </w:r>
      <w:del w:id="1" w:author="Sujing Wang" w:date="2019-07-31T16:21:00Z">
        <w:r w:rsidDel="00260894">
          <w:rPr>
            <w:rFonts w:ascii="Arial" w:eastAsia="Arial" w:hAnsi="Arial" w:cs="Arial"/>
            <w:w w:val="89"/>
            <w:sz w:val="20"/>
            <w:szCs w:val="20"/>
          </w:rPr>
          <w:delText>are</w:delText>
        </w:r>
        <w:r w:rsidDel="00260894">
          <w:rPr>
            <w:rFonts w:ascii="Arial" w:eastAsia="Arial" w:hAnsi="Arial" w:cs="Arial"/>
            <w:spacing w:val="-2"/>
            <w:w w:val="89"/>
            <w:sz w:val="20"/>
            <w:szCs w:val="20"/>
          </w:rPr>
          <w:delText xml:space="preserve"> </w:delText>
        </w:r>
        <w:r w:rsidDel="00260894">
          <w:rPr>
            <w:rFonts w:ascii="Arial" w:eastAsia="Arial" w:hAnsi="Arial" w:cs="Arial"/>
            <w:w w:val="89"/>
            <w:sz w:val="20"/>
            <w:szCs w:val="20"/>
          </w:rPr>
          <w:delText xml:space="preserve">implementing </w:delText>
        </w:r>
        <w:r w:rsidDel="00260894">
          <w:rPr>
            <w:rFonts w:ascii="Arial" w:eastAsia="Arial" w:hAnsi="Arial" w:cs="Arial"/>
            <w:spacing w:val="10"/>
            <w:w w:val="89"/>
            <w:sz w:val="20"/>
            <w:szCs w:val="20"/>
          </w:rPr>
          <w:delText xml:space="preserve"> </w:delText>
        </w:r>
        <w:r w:rsidDel="00260894">
          <w:rPr>
            <w:rFonts w:ascii="Arial" w:eastAsia="Arial" w:hAnsi="Arial" w:cs="Arial"/>
            <w:w w:val="89"/>
            <w:sz w:val="20"/>
            <w:szCs w:val="20"/>
          </w:rPr>
          <w:delText>and</w:delText>
        </w:r>
        <w:r w:rsidDel="00260894">
          <w:rPr>
            <w:rFonts w:ascii="Arial" w:eastAsia="Arial" w:hAnsi="Arial" w:cs="Arial"/>
            <w:spacing w:val="2"/>
            <w:w w:val="89"/>
            <w:sz w:val="20"/>
            <w:szCs w:val="20"/>
          </w:rPr>
          <w:delText xml:space="preserve"> </w:delText>
        </w:r>
        <w:r w:rsidDel="00260894">
          <w:rPr>
            <w:rFonts w:ascii="Arial" w:eastAsia="Arial" w:hAnsi="Arial" w:cs="Arial"/>
            <w:w w:val="89"/>
            <w:sz w:val="20"/>
            <w:szCs w:val="20"/>
          </w:rPr>
          <w:delText>impr</w:delText>
        </w:r>
        <w:r w:rsidDel="00260894">
          <w:rPr>
            <w:rFonts w:ascii="Arial" w:eastAsia="Arial" w:hAnsi="Arial" w:cs="Arial"/>
            <w:spacing w:val="-3"/>
            <w:w w:val="89"/>
            <w:sz w:val="20"/>
            <w:szCs w:val="20"/>
          </w:rPr>
          <w:delText>o</w:delText>
        </w:r>
        <w:r w:rsidDel="00260894">
          <w:rPr>
            <w:rFonts w:ascii="Arial" w:eastAsia="Arial" w:hAnsi="Arial" w:cs="Arial"/>
            <w:w w:val="89"/>
            <w:sz w:val="20"/>
            <w:szCs w:val="20"/>
          </w:rPr>
          <w:delText xml:space="preserve">ving </w:delText>
        </w:r>
        <w:r w:rsidDel="00260894">
          <w:rPr>
            <w:rFonts w:ascii="Arial" w:eastAsia="Arial" w:hAnsi="Arial" w:cs="Arial"/>
            <w:spacing w:val="18"/>
            <w:w w:val="89"/>
            <w:sz w:val="20"/>
            <w:szCs w:val="20"/>
          </w:rPr>
          <w:delText xml:space="preserve"> </w:delText>
        </w:r>
        <w:r w:rsidDel="00260894">
          <w:rPr>
            <w:rFonts w:ascii="Arial" w:eastAsia="Arial" w:hAnsi="Arial" w:cs="Arial"/>
            <w:w w:val="89"/>
            <w:sz w:val="20"/>
            <w:szCs w:val="20"/>
          </w:rPr>
          <w:delText>upon</w:delText>
        </w:r>
      </w:del>
      <w:ins w:id="2" w:author="Sujing Wang" w:date="2019-07-31T16:21:00Z">
        <w:r w:rsidR="00260894">
          <w:rPr>
            <w:rFonts w:ascii="Arial" w:eastAsia="Arial" w:hAnsi="Arial" w:cs="Arial"/>
            <w:w w:val="89"/>
            <w:sz w:val="20"/>
            <w:szCs w:val="20"/>
          </w:rPr>
          <w:t>improve</w:t>
        </w:r>
      </w:ins>
      <w:r>
        <w:rPr>
          <w:rFonts w:ascii="Arial" w:eastAsia="Arial" w:hAnsi="Arial" w:cs="Arial"/>
          <w:spacing w:val="1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the</w:t>
      </w:r>
      <w:r>
        <w:rPr>
          <w:rFonts w:ascii="Arial" w:eastAsia="Arial" w:hAnsi="Arial" w:cs="Arial"/>
          <w:spacing w:val="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change</w:t>
      </w:r>
      <w:r>
        <w:rPr>
          <w:rFonts w:ascii="Arial" w:eastAsia="Arial" w:hAnsi="Arial" w:cs="Arial"/>
          <w:spacing w:val="-8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anal</w:t>
      </w:r>
      <w:del w:id="3" w:author="Sujing Wang" w:date="2019-07-31T16:21:00Z">
        <w:r w:rsidDel="00260894">
          <w:rPr>
            <w:rFonts w:ascii="Arial" w:eastAsia="Arial" w:hAnsi="Arial" w:cs="Arial"/>
            <w:w w:val="89"/>
            <w:sz w:val="20"/>
            <w:szCs w:val="20"/>
          </w:rPr>
          <w:delText xml:space="preserve">- </w:delText>
        </w:r>
      </w:del>
      <w:r>
        <w:rPr>
          <w:rFonts w:ascii="Arial" w:eastAsia="Arial" w:hAnsi="Arial" w:cs="Arial"/>
          <w:w w:val="90"/>
          <w:sz w:val="20"/>
          <w:szCs w:val="20"/>
        </w:rPr>
        <w:t>ysis</w:t>
      </w:r>
      <w:r>
        <w:rPr>
          <w:rFonts w:ascii="Arial" w:eastAsia="Arial" w:hAnsi="Arial" w:cs="Arial"/>
          <w:spacing w:val="1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fram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e</w:t>
      </w:r>
      <w:r>
        <w:rPr>
          <w:rFonts w:ascii="Arial" w:eastAsia="Arial" w:hAnsi="Arial" w:cs="Arial"/>
          <w:spacing w:val="-2"/>
          <w:w w:val="90"/>
          <w:sz w:val="20"/>
          <w:szCs w:val="20"/>
        </w:rPr>
        <w:t>w</w:t>
      </w:r>
      <w:r>
        <w:rPr>
          <w:rFonts w:ascii="Arial" w:eastAsia="Arial" w:hAnsi="Arial" w:cs="Arial"/>
          <w:w w:val="90"/>
          <w:sz w:val="20"/>
          <w:szCs w:val="20"/>
        </w:rPr>
        <w:t>ork</w:t>
      </w:r>
      <w:r>
        <w:rPr>
          <w:rFonts w:ascii="Arial" w:eastAsia="Arial" w:hAnsi="Arial" w:cs="Arial"/>
          <w:spacing w:val="44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called</w:t>
      </w:r>
      <w:r>
        <w:rPr>
          <w:rFonts w:ascii="Arial" w:eastAsia="Arial" w:hAnsi="Arial" w:cs="Arial"/>
          <w:spacing w:val="23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Aconcagua</w:t>
      </w:r>
      <w:r>
        <w:rPr>
          <w:rFonts w:ascii="Arial" w:eastAsia="Arial" w:hAnsi="Arial" w:cs="Arial"/>
          <w:spacing w:val="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[6].</w:t>
      </w:r>
      <w:r>
        <w:rPr>
          <w:rFonts w:ascii="Arial" w:eastAsia="Arial" w:hAnsi="Arial" w:cs="Arial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The</w:t>
      </w:r>
      <w:r>
        <w:rPr>
          <w:rFonts w:ascii="Arial" w:eastAsia="Arial" w:hAnsi="Arial" w:cs="Arial"/>
          <w:spacing w:val="2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system</w:t>
      </w:r>
      <w:r>
        <w:rPr>
          <w:rFonts w:ascii="Arial" w:eastAsia="Arial" w:hAnsi="Arial" w:cs="Arial"/>
          <w:spacing w:val="1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e</w:t>
      </w:r>
      <w:r>
        <w:rPr>
          <w:rFonts w:ascii="Arial" w:eastAsia="Arial" w:hAnsi="Arial" w:cs="Arial"/>
          <w:w w:val="87"/>
          <w:sz w:val="20"/>
          <w:szCs w:val="20"/>
        </w:rPr>
        <w:t>xpects</w:t>
      </w:r>
      <w:r>
        <w:rPr>
          <w:rFonts w:ascii="Arial" w:eastAsia="Arial" w:hAnsi="Arial" w:cs="Arial"/>
          <w:spacing w:val="1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an </w:t>
      </w:r>
      <w:r>
        <w:rPr>
          <w:rFonts w:ascii="Arial" w:eastAsia="Arial" w:hAnsi="Arial" w:cs="Arial"/>
          <w:w w:val="94"/>
          <w:sz w:val="20"/>
          <w:szCs w:val="20"/>
        </w:rPr>
        <w:t>input</w:t>
      </w:r>
      <w:r>
        <w:rPr>
          <w:rFonts w:ascii="Arial" w:eastAsia="Arial" w:hAnsi="Arial" w:cs="Arial"/>
          <w:spacing w:val="4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emotion</w:t>
      </w:r>
      <w:r>
        <w:rPr>
          <w:rFonts w:ascii="Arial" w:eastAsia="Arial" w:hAnsi="Arial" w:cs="Arial"/>
          <w:spacing w:val="2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polygons</w:t>
      </w:r>
      <w:r>
        <w:rPr>
          <w:rFonts w:ascii="Arial" w:eastAsia="Arial" w:hAnsi="Arial" w:cs="Arial"/>
          <w:spacing w:val="2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annotated</w:t>
      </w:r>
      <w:r>
        <w:rPr>
          <w:rFonts w:ascii="Arial" w:eastAsia="Arial" w:hAnsi="Arial" w:cs="Arial"/>
          <w:spacing w:val="-1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emotion</w:t>
      </w:r>
      <w:r>
        <w:rPr>
          <w:rFonts w:ascii="Arial" w:eastAsia="Arial" w:hAnsi="Arial" w:cs="Arial"/>
          <w:spacing w:val="4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assessment </w:t>
      </w:r>
      <w:r>
        <w:rPr>
          <w:rFonts w:ascii="Arial" w:eastAsia="Arial" w:hAnsi="Arial" w:cs="Arial"/>
          <w:w w:val="84"/>
          <w:sz w:val="20"/>
          <w:szCs w:val="20"/>
        </w:rPr>
        <w:t>scores</w:t>
      </w:r>
      <w:proofErr w:type="gramStart"/>
      <w:r>
        <w:rPr>
          <w:rFonts w:ascii="Arial" w:eastAsia="Arial" w:hAnsi="Arial" w:cs="Arial"/>
          <w:w w:val="84"/>
          <w:sz w:val="20"/>
          <w:szCs w:val="20"/>
        </w:rPr>
        <w:t xml:space="preserve">, </w:t>
      </w:r>
      <w:r>
        <w:rPr>
          <w:rFonts w:ascii="Arial" w:eastAsia="Arial" w:hAnsi="Arial" w:cs="Arial"/>
          <w:spacing w:val="13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proofErr w:type="gramEnd"/>
      <w:r>
        <w:rPr>
          <w:rFonts w:ascii="Arial" w:eastAsia="Arial" w:hAnsi="Arial" w:cs="Arial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+1</w:t>
      </w:r>
      <w:r>
        <w:rPr>
          <w:rFonts w:ascii="Arial" w:eastAsia="Arial" w:hAnsi="Arial" w:cs="Arial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representing  </w:t>
      </w:r>
      <w:r>
        <w:rPr>
          <w:rFonts w:ascii="Arial" w:eastAsia="Arial" w:hAnsi="Arial" w:cs="Arial"/>
          <w:spacing w:val="23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a </w:t>
      </w:r>
      <w:r>
        <w:rPr>
          <w:rFonts w:ascii="Arial" w:eastAsia="Arial" w:hAnsi="Arial" w:cs="Arial"/>
          <w:spacing w:val="9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ery</w:t>
      </w:r>
      <w:r>
        <w:rPr>
          <w:rFonts w:ascii="Arial" w:eastAsia="Arial" w:hAnsi="Arial" w:cs="Arial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high</w:t>
      </w:r>
      <w:r>
        <w:rPr>
          <w:rFonts w:ascii="Arial" w:eastAsia="Arial" w:hAnsi="Arial" w:cs="Arial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posit</w:t>
      </w:r>
      <w:r>
        <w:rPr>
          <w:rFonts w:ascii="Arial" w:eastAsia="Arial" w:hAnsi="Arial" w:cs="Arial"/>
          <w:spacing w:val="-5"/>
          <w:w w:val="92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92"/>
          <w:sz w:val="20"/>
          <w:szCs w:val="20"/>
        </w:rPr>
        <w:t>v</w:t>
      </w:r>
      <w:r>
        <w:rPr>
          <w:rFonts w:ascii="Arial" w:eastAsia="Arial" w:hAnsi="Arial" w:cs="Arial"/>
          <w:w w:val="92"/>
          <w:sz w:val="20"/>
          <w:szCs w:val="20"/>
        </w:rPr>
        <w:t xml:space="preserve">e </w:t>
      </w:r>
      <w:r>
        <w:rPr>
          <w:rFonts w:ascii="Arial" w:eastAsia="Arial" w:hAnsi="Arial" w:cs="Arial"/>
          <w:spacing w:val="5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emotion and</w:t>
      </w:r>
      <w:r>
        <w:rPr>
          <w:rFonts w:ascii="Arial" w:eastAsia="Arial" w:hAnsi="Arial" w:cs="Arial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-1</w:t>
      </w:r>
      <w:r>
        <w:rPr>
          <w:rFonts w:ascii="Arial" w:eastAsia="Arial" w:hAnsi="Arial" w:cs="Arial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representing  </w:t>
      </w:r>
      <w:r>
        <w:rPr>
          <w:rFonts w:ascii="Arial" w:eastAsia="Arial" w:hAnsi="Arial" w:cs="Arial"/>
          <w:spacing w:val="34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a </w:t>
      </w:r>
      <w:r>
        <w:rPr>
          <w:rFonts w:ascii="Arial" w:eastAsia="Arial" w:hAnsi="Arial" w:cs="Arial"/>
          <w:spacing w:val="20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ery</w:t>
      </w:r>
      <w:r>
        <w:rPr>
          <w:rFonts w:ascii="Arial" w:eastAsia="Arial" w:hAnsi="Arial" w:cs="Arial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high</w:t>
      </w:r>
      <w:r>
        <w:rPr>
          <w:rFonts w:ascii="Arial" w:eastAsia="Arial" w:hAnsi="Arial" w:cs="Arial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n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-1"/>
          <w:w w:val="88"/>
          <w:sz w:val="20"/>
          <w:szCs w:val="20"/>
        </w:rPr>
        <w:t>g</w:t>
      </w:r>
      <w:r>
        <w:rPr>
          <w:rFonts w:ascii="Arial" w:eastAsia="Arial" w:hAnsi="Arial" w:cs="Arial"/>
          <w:w w:val="88"/>
          <w:sz w:val="20"/>
          <w:szCs w:val="20"/>
        </w:rPr>
        <w:t>at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v</w:t>
      </w:r>
      <w:r>
        <w:rPr>
          <w:rFonts w:ascii="Arial" w:eastAsia="Arial" w:hAnsi="Arial" w:cs="Arial"/>
          <w:w w:val="88"/>
          <w:sz w:val="20"/>
          <w:szCs w:val="20"/>
        </w:rPr>
        <w:t xml:space="preserve">e </w:t>
      </w:r>
      <w:r>
        <w:rPr>
          <w:rFonts w:ascii="Arial" w:eastAsia="Arial" w:hAnsi="Arial" w:cs="Arial"/>
          <w:spacing w:val="2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emotion.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While this</w:t>
      </w:r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6"/>
          <w:sz w:val="20"/>
          <w:szCs w:val="20"/>
        </w:rPr>
        <w:t xml:space="preserve">method </w:t>
      </w:r>
      <w:r>
        <w:rPr>
          <w:rFonts w:ascii="Arial" w:eastAsia="Arial" w:hAnsi="Arial" w:cs="Arial"/>
          <w:spacing w:val="9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does</w:t>
      </w:r>
      <w:proofErr w:type="gramEnd"/>
      <w:r>
        <w:rPr>
          <w:rFonts w:ascii="Arial" w:eastAsia="Arial" w:hAnsi="Arial" w:cs="Arial"/>
          <w:spacing w:val="2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lead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inconsistencies</w:t>
      </w:r>
      <w:r>
        <w:rPr>
          <w:rFonts w:ascii="Arial" w:eastAsia="Arial" w:hAnsi="Arial" w:cs="Arial"/>
          <w:spacing w:val="3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locations</w:t>
      </w:r>
      <w:r>
        <w:rPr>
          <w:rFonts w:ascii="Arial" w:eastAsia="Arial" w:hAnsi="Arial" w:cs="Arial"/>
          <w:spacing w:val="34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due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to </w:t>
      </w:r>
      <w:r>
        <w:rPr>
          <w:rFonts w:ascii="Arial" w:eastAsia="Arial" w:hAnsi="Arial" w:cs="Arial"/>
          <w:w w:val="89"/>
          <w:sz w:val="20"/>
          <w:szCs w:val="20"/>
        </w:rPr>
        <w:t>geo</w:t>
      </w:r>
      <w:ins w:id="4" w:author="Sujing Wang" w:date="2019-07-31T16:22:00Z">
        <w:r w:rsidR="00260894">
          <w:rPr>
            <w:rFonts w:ascii="Arial" w:eastAsia="Arial" w:hAnsi="Arial" w:cs="Arial"/>
            <w:w w:val="89"/>
            <w:sz w:val="20"/>
            <w:szCs w:val="20"/>
          </w:rPr>
          <w:t>-</w:t>
        </w:r>
      </w:ins>
      <w:r>
        <w:rPr>
          <w:rFonts w:ascii="Arial" w:eastAsia="Arial" w:hAnsi="Arial" w:cs="Arial"/>
          <w:w w:val="89"/>
          <w:sz w:val="20"/>
          <w:szCs w:val="20"/>
        </w:rPr>
        <w:t>referencing</w:t>
      </w:r>
      <w:r>
        <w:rPr>
          <w:rFonts w:ascii="Arial" w:eastAsia="Arial" w:hAnsi="Arial" w:cs="Arial"/>
          <w:spacing w:val="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inaccuracies,</w:t>
      </w:r>
      <w:r>
        <w:rPr>
          <w:rFonts w:ascii="Arial" w:eastAsia="Arial" w:hAnsi="Arial" w:cs="Arial"/>
          <w:spacing w:val="-9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we</w:t>
      </w:r>
      <w:r>
        <w:rPr>
          <w:rFonts w:ascii="Arial" w:eastAsia="Arial" w:hAnsi="Arial" w:cs="Arial"/>
          <w:spacing w:val="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find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that</w:t>
      </w:r>
      <w:r>
        <w:rPr>
          <w:rFonts w:ascii="Arial" w:eastAsia="Arial" w:hAnsi="Arial" w:cs="Arial"/>
          <w:spacing w:val="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the</w:t>
      </w:r>
      <w:r>
        <w:rPr>
          <w:rFonts w:ascii="Arial" w:eastAsia="Arial" w:hAnsi="Arial" w:cs="Arial"/>
          <w:spacing w:val="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8 </w:t>
      </w:r>
      <w:r>
        <w:rPr>
          <w:rFonts w:ascii="Arial" w:eastAsia="Arial" w:hAnsi="Arial" w:cs="Arial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10m</w:t>
      </w:r>
      <w:r>
        <w:rPr>
          <w:rFonts w:ascii="Arial" w:eastAsia="Arial" w:hAnsi="Arial" w:cs="Arial"/>
          <w:spacing w:val="2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 xml:space="preserve">precision </w:t>
      </w:r>
      <w:r>
        <w:rPr>
          <w:rFonts w:ascii="Arial" w:eastAsia="Arial" w:hAnsi="Arial" w:cs="Arial"/>
          <w:sz w:val="20"/>
          <w:szCs w:val="20"/>
        </w:rPr>
        <w:t>[8]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92"/>
          <w:sz w:val="20"/>
          <w:szCs w:val="20"/>
        </w:rPr>
        <w:t>w</w:t>
      </w:r>
      <w:r>
        <w:rPr>
          <w:rFonts w:ascii="Arial" w:eastAsia="Arial" w:hAnsi="Arial" w:cs="Arial"/>
          <w:w w:val="92"/>
          <w:sz w:val="20"/>
          <w:szCs w:val="20"/>
        </w:rPr>
        <w:t>orks</w:t>
      </w:r>
      <w:r>
        <w:rPr>
          <w:rFonts w:ascii="Arial" w:eastAsia="Arial" w:hAnsi="Arial" w:cs="Arial"/>
          <w:spacing w:val="21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well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within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city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limits.</w:t>
      </w:r>
    </w:p>
    <w:p w14:paraId="72074DEE" w14:textId="77777777" w:rsidR="00CE37CF" w:rsidRDefault="007311F8">
      <w:pPr>
        <w:spacing w:after="0" w:line="226" w:lineRule="exact"/>
        <w:ind w:right="99"/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6"/>
          <w:sz w:val="20"/>
          <w:szCs w:val="20"/>
        </w:rPr>
        <w:t>There</w:t>
      </w:r>
      <w:r>
        <w:rPr>
          <w:rFonts w:ascii="Arial" w:eastAsia="Arial" w:hAnsi="Arial" w:cs="Arial"/>
          <w:spacing w:val="1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are</w:t>
      </w:r>
      <w:r>
        <w:rPr>
          <w:rFonts w:ascii="Arial" w:eastAsia="Arial" w:hAnsi="Arial" w:cs="Arial"/>
          <w:spacing w:val="1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s</w:t>
      </w:r>
      <w:r>
        <w:rPr>
          <w:rFonts w:ascii="Arial" w:eastAsia="Arial" w:hAnsi="Arial" w:cs="Arial"/>
          <w:spacing w:val="-4"/>
          <w:w w:val="86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6"/>
          <w:sz w:val="20"/>
          <w:szCs w:val="20"/>
        </w:rPr>
        <w:t>v</w:t>
      </w:r>
      <w:r>
        <w:rPr>
          <w:rFonts w:ascii="Arial" w:eastAsia="Arial" w:hAnsi="Arial" w:cs="Arial"/>
          <w:w w:val="86"/>
          <w:sz w:val="20"/>
          <w:szCs w:val="20"/>
        </w:rPr>
        <w:t>eral</w:t>
      </w:r>
      <w:r>
        <w:rPr>
          <w:rFonts w:ascii="Arial" w:eastAsia="Arial" w:hAnsi="Arial" w:cs="Arial"/>
          <w:spacing w:val="1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86"/>
          <w:sz w:val="20"/>
          <w:szCs w:val="20"/>
        </w:rPr>
        <w:t>w</w:t>
      </w:r>
      <w:r>
        <w:rPr>
          <w:rFonts w:ascii="Arial" w:eastAsia="Arial" w:hAnsi="Arial" w:cs="Arial"/>
          <w:w w:val="86"/>
          <w:sz w:val="20"/>
          <w:szCs w:val="20"/>
        </w:rPr>
        <w:t>ays</w:t>
      </w:r>
      <w:r>
        <w:rPr>
          <w:rFonts w:ascii="Arial" w:eastAsia="Arial" w:hAnsi="Arial" w:cs="Arial"/>
          <w:spacing w:val="2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using</w:t>
      </w:r>
      <w:r>
        <w:rPr>
          <w:rFonts w:ascii="Arial" w:eastAsia="Arial" w:hAnsi="Arial" w:cs="Arial"/>
          <w:spacing w:val="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the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numerous</w:t>
      </w:r>
      <w:r>
        <w:rPr>
          <w:rFonts w:ascii="Arial" w:eastAsia="Arial" w:hAnsi="Arial" w:cs="Arial"/>
          <w:spacing w:val="-13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point</w:t>
      </w:r>
      <w:r>
        <w:rPr>
          <w:rFonts w:ascii="Arial" w:eastAsia="Arial" w:hAnsi="Arial" w:cs="Arial"/>
          <w:spacing w:val="22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data</w:t>
      </w:r>
      <w:r>
        <w:rPr>
          <w:rFonts w:ascii="Arial" w:eastAsia="Arial" w:hAnsi="Arial" w:cs="Arial"/>
          <w:spacing w:val="-1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we</w:t>
      </w:r>
    </w:p>
    <w:p w14:paraId="1D45AB29" w14:textId="77777777" w:rsidR="00CE37CF" w:rsidRDefault="007311F8">
      <w:pPr>
        <w:spacing w:before="9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87"/>
          <w:sz w:val="20"/>
          <w:szCs w:val="20"/>
        </w:rPr>
        <w:t>h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av</w:t>
      </w:r>
      <w:r>
        <w:rPr>
          <w:rFonts w:ascii="Arial" w:eastAsia="Arial" w:hAnsi="Arial" w:cs="Arial"/>
          <w:w w:val="87"/>
          <w:sz w:val="20"/>
          <w:szCs w:val="20"/>
        </w:rPr>
        <w:t>e</w:t>
      </w:r>
      <w:proofErr w:type="gramEnd"/>
      <w:r>
        <w:rPr>
          <w:rFonts w:ascii="Arial" w:eastAsia="Arial" w:hAnsi="Arial" w:cs="Arial"/>
          <w:spacing w:val="1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obtained</w:t>
      </w:r>
      <w:r>
        <w:rPr>
          <w:rFonts w:ascii="Arial" w:eastAsia="Arial" w:hAnsi="Arial" w:cs="Arial"/>
          <w:spacing w:val="3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from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step</w:t>
      </w:r>
      <w:r>
        <w:rPr>
          <w:rFonts w:ascii="Arial" w:eastAsia="Arial" w:hAnsi="Arial" w:cs="Arial"/>
          <w:spacing w:val="23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into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actual</w:t>
      </w:r>
      <w:r>
        <w:rPr>
          <w:rFonts w:ascii="Arial" w:eastAsia="Arial" w:hAnsi="Arial" w:cs="Arial"/>
          <w:spacing w:val="8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polygonal</w:t>
      </w:r>
      <w:r>
        <w:rPr>
          <w:rFonts w:ascii="Arial" w:eastAsia="Arial" w:hAnsi="Arial" w:cs="Arial"/>
          <w:spacing w:val="36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map:</w:t>
      </w:r>
    </w:p>
    <w:p w14:paraId="14C3F593" w14:textId="77777777" w:rsidR="00CE37CF" w:rsidRDefault="007311F8">
      <w:pPr>
        <w:spacing w:before="34" w:after="0" w:line="249" w:lineRule="auto"/>
        <w:ind w:left="485" w:right="65" w:hanging="28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Creating</w:t>
      </w:r>
      <w:r>
        <w:rPr>
          <w:rFonts w:ascii="Arial" w:eastAsia="Arial" w:hAnsi="Arial" w:cs="Arial"/>
          <w:spacing w:val="38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closed</w:t>
      </w:r>
      <w:r>
        <w:rPr>
          <w:rFonts w:ascii="Arial" w:eastAsia="Arial" w:hAnsi="Arial" w:cs="Arial"/>
          <w:spacing w:val="2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contour</w:t>
      </w:r>
      <w:r>
        <w:rPr>
          <w:rFonts w:ascii="Arial" w:eastAsia="Arial" w:hAnsi="Arial" w:cs="Arial"/>
          <w:spacing w:val="4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lines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contour</w:t>
      </w:r>
      <w:r>
        <w:rPr>
          <w:rFonts w:ascii="Arial" w:eastAsia="Arial" w:hAnsi="Arial" w:cs="Arial"/>
          <w:spacing w:val="29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lines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that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lie on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boundary</w:t>
      </w:r>
      <w:r>
        <w:rPr>
          <w:rFonts w:ascii="Arial" w:eastAsia="Arial" w:hAnsi="Arial" w:cs="Arial"/>
          <w:spacing w:val="2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6"/>
          <w:sz w:val="20"/>
          <w:szCs w:val="20"/>
        </w:rPr>
        <w:t>obser</w:t>
      </w:r>
      <w:r>
        <w:rPr>
          <w:rFonts w:ascii="Arial" w:eastAsia="Arial" w:hAnsi="Arial" w:cs="Arial"/>
          <w:spacing w:val="-4"/>
          <w:w w:val="86"/>
          <w:sz w:val="20"/>
          <w:szCs w:val="20"/>
        </w:rPr>
        <w:t>v</w:t>
      </w:r>
      <w:r>
        <w:rPr>
          <w:rFonts w:ascii="Arial" w:eastAsia="Arial" w:hAnsi="Arial" w:cs="Arial"/>
          <w:w w:val="86"/>
          <w:sz w:val="20"/>
          <w:szCs w:val="20"/>
        </w:rPr>
        <w:t xml:space="preserve">ation </w:t>
      </w:r>
      <w:r>
        <w:rPr>
          <w:rFonts w:ascii="Arial" w:eastAsia="Arial" w:hAnsi="Arial" w:cs="Arial"/>
          <w:spacing w:val="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area</w:t>
      </w:r>
      <w:proofErr w:type="gramEnd"/>
      <w:r>
        <w:rPr>
          <w:rFonts w:ascii="Arial" w:eastAsia="Arial" w:hAnsi="Arial" w:cs="Arial"/>
          <w:w w:val="86"/>
          <w:sz w:val="20"/>
          <w:szCs w:val="20"/>
        </w:rPr>
        <w:t>.</w:t>
      </w:r>
    </w:p>
    <w:p w14:paraId="3CB0CC4A" w14:textId="77777777" w:rsidR="00CE37CF" w:rsidRDefault="007311F8">
      <w:pPr>
        <w:spacing w:after="0"/>
        <w:ind w:left="165" w:right="99"/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6"/>
          <w:sz w:val="20"/>
          <w:szCs w:val="20"/>
        </w:rPr>
        <w:t xml:space="preserve">Creating </w:t>
      </w:r>
      <w:r>
        <w:rPr>
          <w:rFonts w:ascii="Arial" w:eastAsia="Arial" w:hAnsi="Arial" w:cs="Arial"/>
          <w:spacing w:val="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</w:t>
      </w:r>
      <w:proofErr w:type="gramEnd"/>
      <w:r>
        <w:rPr>
          <w:rFonts w:ascii="Arial" w:eastAsia="Arial" w:hAnsi="Arial" w:cs="Arial"/>
          <w:spacing w:val="1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co</w:t>
      </w:r>
      <w:r>
        <w:rPr>
          <w:rFonts w:ascii="Arial" w:eastAsia="Arial" w:hAnsi="Arial" w:cs="Arial"/>
          <w:spacing w:val="-7"/>
          <w:w w:val="86"/>
          <w:sz w:val="20"/>
          <w:szCs w:val="20"/>
        </w:rPr>
        <w:t>n</w:t>
      </w:r>
      <w:r>
        <w:rPr>
          <w:rFonts w:ascii="Arial" w:eastAsia="Arial" w:hAnsi="Arial" w:cs="Arial"/>
          <w:spacing w:val="-3"/>
          <w:w w:val="86"/>
          <w:sz w:val="20"/>
          <w:szCs w:val="20"/>
        </w:rPr>
        <w:t>ve</w:t>
      </w:r>
      <w:r>
        <w:rPr>
          <w:rFonts w:ascii="Arial" w:eastAsia="Arial" w:hAnsi="Arial" w:cs="Arial"/>
          <w:w w:val="86"/>
          <w:sz w:val="20"/>
          <w:szCs w:val="20"/>
        </w:rPr>
        <w:t>x</w:t>
      </w:r>
      <w:r>
        <w:rPr>
          <w:rFonts w:ascii="Arial" w:eastAsia="Arial" w:hAnsi="Arial" w:cs="Arial"/>
          <w:spacing w:val="4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hull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from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points</w:t>
      </w:r>
      <w:r>
        <w:rPr>
          <w:rFonts w:ascii="Arial" w:eastAsia="Arial" w:hAnsi="Arial" w:cs="Arial"/>
          <w:spacing w:val="19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similar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 xml:space="preserve">scores. </w:t>
      </w:r>
      <w:proofErr w:type="gramStart"/>
      <w:r>
        <w:rPr>
          <w:rFonts w:ascii="Arial" w:eastAsia="Arial" w:hAnsi="Arial" w:cs="Arial"/>
          <w:spacing w:val="-14"/>
          <w:w w:val="89"/>
          <w:sz w:val="20"/>
          <w:szCs w:val="20"/>
        </w:rPr>
        <w:t>W</w:t>
      </w:r>
      <w:r>
        <w:rPr>
          <w:rFonts w:ascii="Arial" w:eastAsia="Arial" w:hAnsi="Arial" w:cs="Arial"/>
          <w:w w:val="89"/>
          <w:sz w:val="20"/>
          <w:szCs w:val="20"/>
        </w:rPr>
        <w:t xml:space="preserve">e </w:t>
      </w:r>
      <w:r>
        <w:rPr>
          <w:rFonts w:ascii="Arial" w:eastAsia="Arial" w:hAnsi="Arial" w:cs="Arial"/>
          <w:spacing w:val="1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elaborate</w:t>
      </w:r>
      <w:proofErr w:type="gramEnd"/>
      <w:r>
        <w:rPr>
          <w:rFonts w:ascii="Arial" w:eastAsia="Arial" w:hAnsi="Arial" w:cs="Arial"/>
          <w:spacing w:val="4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creating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co</w:t>
      </w:r>
      <w:r>
        <w:rPr>
          <w:rFonts w:ascii="Arial" w:eastAsia="Arial" w:hAnsi="Arial" w:cs="Arial"/>
          <w:spacing w:val="-7"/>
          <w:w w:val="90"/>
          <w:sz w:val="20"/>
          <w:szCs w:val="20"/>
        </w:rPr>
        <w:t>n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ve</w:t>
      </w:r>
      <w:r>
        <w:rPr>
          <w:rFonts w:ascii="Arial" w:eastAsia="Arial" w:hAnsi="Arial" w:cs="Arial"/>
          <w:w w:val="90"/>
          <w:sz w:val="20"/>
          <w:szCs w:val="20"/>
        </w:rPr>
        <w:t xml:space="preserve">x </w:t>
      </w:r>
      <w:r>
        <w:rPr>
          <w:rFonts w:ascii="Arial" w:eastAsia="Arial" w:hAnsi="Arial" w:cs="Arial"/>
          <w:spacing w:val="1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hulls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w w:val="102"/>
          <w:sz w:val="20"/>
          <w:szCs w:val="20"/>
        </w:rPr>
        <w:t>foll</w:t>
      </w:r>
      <w:r>
        <w:rPr>
          <w:rFonts w:ascii="Arial" w:eastAsia="Arial" w:hAnsi="Arial" w:cs="Arial"/>
          <w:spacing w:val="-5"/>
          <w:w w:val="102"/>
          <w:sz w:val="20"/>
          <w:szCs w:val="20"/>
        </w:rPr>
        <w:t>o</w:t>
      </w:r>
      <w:r>
        <w:rPr>
          <w:rFonts w:ascii="Arial" w:eastAsia="Arial" w:hAnsi="Arial" w:cs="Arial"/>
          <w:w w:val="96"/>
          <w:sz w:val="20"/>
          <w:szCs w:val="20"/>
        </w:rPr>
        <w:t>wing</w:t>
      </w:r>
    </w:p>
    <w:p w14:paraId="6599FC16" w14:textId="77777777" w:rsidR="00CE37CF" w:rsidRDefault="007311F8">
      <w:pPr>
        <w:spacing w:after="0" w:line="205" w:lineRule="exact"/>
        <w:ind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section</w:t>
      </w:r>
      <w:proofErr w:type="gramEnd"/>
      <w:r>
        <w:rPr>
          <w:rFonts w:ascii="Arial" w:eastAsia="Arial" w:hAnsi="Arial" w:cs="Arial"/>
          <w:sz w:val="20"/>
          <w:szCs w:val="20"/>
        </w:rPr>
        <w:t>.</w:t>
      </w:r>
    </w:p>
    <w:p w14:paraId="5F68C396" w14:textId="77777777" w:rsidR="00CE37CF" w:rsidRDefault="00CE37CF">
      <w:pPr>
        <w:spacing w:before="7" w:after="0" w:line="110" w:lineRule="exact"/>
        <w:rPr>
          <w:sz w:val="11"/>
          <w:szCs w:val="11"/>
        </w:rPr>
      </w:pPr>
    </w:p>
    <w:p w14:paraId="51244B66" w14:textId="77777777" w:rsidR="00CE37CF" w:rsidRDefault="007311F8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C.</w:t>
      </w:r>
      <w:r>
        <w:rPr>
          <w:rFonts w:ascii="Arial" w:eastAsia="Arial" w:hAnsi="Arial" w:cs="Arial"/>
          <w:i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9"/>
          <w:sz w:val="20"/>
          <w:szCs w:val="20"/>
        </w:rPr>
        <w:t>Chan</w:t>
      </w:r>
      <w:r>
        <w:rPr>
          <w:rFonts w:ascii="Arial" w:eastAsia="Arial" w:hAnsi="Arial" w:cs="Arial"/>
          <w:i/>
          <w:spacing w:val="-2"/>
          <w:w w:val="89"/>
          <w:sz w:val="20"/>
          <w:szCs w:val="20"/>
        </w:rPr>
        <w:t>g</w:t>
      </w:r>
      <w:r>
        <w:rPr>
          <w:rFonts w:ascii="Arial" w:eastAsia="Arial" w:hAnsi="Arial" w:cs="Arial"/>
          <w:i/>
          <w:w w:val="89"/>
          <w:sz w:val="20"/>
          <w:szCs w:val="20"/>
        </w:rPr>
        <w:t>e</w:t>
      </w:r>
      <w:r>
        <w:rPr>
          <w:rFonts w:ascii="Arial" w:eastAsia="Arial" w:hAnsi="Arial" w:cs="Arial"/>
          <w:i/>
          <w:spacing w:val="1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9"/>
          <w:sz w:val="20"/>
          <w:szCs w:val="20"/>
        </w:rPr>
        <w:t>Analysis</w:t>
      </w:r>
      <w:r>
        <w:rPr>
          <w:rFonts w:ascii="Arial" w:eastAsia="Arial" w:hAnsi="Arial" w:cs="Arial"/>
          <w:i/>
          <w:spacing w:val="28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for</w:t>
      </w:r>
      <w:r>
        <w:rPr>
          <w:rFonts w:ascii="Arial" w:eastAsia="Arial" w:hAnsi="Arial" w:cs="Arial"/>
          <w:i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5"/>
          <w:w w:val="92"/>
          <w:sz w:val="20"/>
          <w:szCs w:val="20"/>
        </w:rPr>
        <w:t>P</w:t>
      </w:r>
      <w:r>
        <w:rPr>
          <w:rFonts w:ascii="Arial" w:eastAsia="Arial" w:hAnsi="Arial" w:cs="Arial"/>
          <w:i/>
          <w:w w:val="92"/>
          <w:sz w:val="20"/>
          <w:szCs w:val="20"/>
        </w:rPr>
        <w:t>olygonal</w:t>
      </w:r>
      <w:r>
        <w:rPr>
          <w:rFonts w:ascii="Arial" w:eastAsia="Arial" w:hAnsi="Arial" w:cs="Arial"/>
          <w:i/>
          <w:spacing w:val="23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Map</w:t>
      </w:r>
      <w:r>
        <w:rPr>
          <w:rFonts w:ascii="Arial" w:eastAsia="Arial" w:hAnsi="Arial" w:cs="Arial"/>
          <w:i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Data</w:t>
      </w:r>
      <w:r>
        <w:rPr>
          <w:rFonts w:ascii="Arial" w:eastAsia="Arial" w:hAnsi="Arial" w:cs="Arial"/>
          <w:i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9"/>
          <w:sz w:val="20"/>
          <w:szCs w:val="20"/>
        </w:rPr>
        <w:t>Sou</w:t>
      </w:r>
      <w:r>
        <w:rPr>
          <w:rFonts w:ascii="Arial" w:eastAsia="Arial" w:hAnsi="Arial" w:cs="Arial"/>
          <w:i/>
          <w:spacing w:val="-7"/>
          <w:w w:val="89"/>
          <w:sz w:val="20"/>
          <w:szCs w:val="20"/>
        </w:rPr>
        <w:t>r</w:t>
      </w:r>
      <w:r>
        <w:rPr>
          <w:rFonts w:ascii="Arial" w:eastAsia="Arial" w:hAnsi="Arial" w:cs="Arial"/>
          <w:i/>
          <w:w w:val="81"/>
          <w:sz w:val="20"/>
          <w:szCs w:val="20"/>
        </w:rPr>
        <w:t>ces</w:t>
      </w:r>
    </w:p>
    <w:p w14:paraId="786D7632" w14:textId="77777777" w:rsidR="00CE37CF" w:rsidDel="00260894" w:rsidRDefault="007311F8">
      <w:pPr>
        <w:spacing w:before="67" w:after="0" w:line="248" w:lineRule="auto"/>
        <w:ind w:left="-34" w:right="99" w:firstLine="199"/>
        <w:jc w:val="right"/>
        <w:rPr>
          <w:del w:id="5" w:author="Sujing Wang" w:date="2019-07-31T16:23:00Z"/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8"/>
          <w:sz w:val="20"/>
          <w:szCs w:val="20"/>
        </w:rPr>
        <w:t>Our</w:t>
      </w:r>
      <w:r>
        <w:rPr>
          <w:rFonts w:ascii="Arial" w:eastAsia="Arial" w:hAnsi="Arial" w:cs="Arial"/>
          <w:spacing w:val="1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approach</w:t>
      </w:r>
      <w:r>
        <w:rPr>
          <w:rFonts w:ascii="Arial" w:eastAsia="Arial" w:hAnsi="Arial" w:cs="Arial"/>
          <w:spacing w:val="-7"/>
          <w:w w:val="88"/>
          <w:sz w:val="20"/>
          <w:szCs w:val="20"/>
        </w:rPr>
        <w:t xml:space="preserve"> </w:t>
      </w:r>
      <w:del w:id="6" w:author="Sujing Wang" w:date="2019-07-31T16:22:00Z">
        <w:r w:rsidDel="00260894">
          <w:rPr>
            <w:rFonts w:ascii="Arial" w:eastAsia="Arial" w:hAnsi="Arial" w:cs="Arial"/>
            <w:spacing w:val="-2"/>
            <w:w w:val="88"/>
            <w:sz w:val="20"/>
            <w:szCs w:val="20"/>
          </w:rPr>
          <w:delText>w</w:delText>
        </w:r>
        <w:r w:rsidDel="00260894">
          <w:rPr>
            <w:rFonts w:ascii="Arial" w:eastAsia="Arial" w:hAnsi="Arial" w:cs="Arial"/>
            <w:w w:val="88"/>
            <w:sz w:val="20"/>
            <w:szCs w:val="20"/>
          </w:rPr>
          <w:delText>as</w:delText>
        </w:r>
        <w:r w:rsidDel="00260894">
          <w:rPr>
            <w:rFonts w:ascii="Arial" w:eastAsia="Arial" w:hAnsi="Arial" w:cs="Arial"/>
            <w:spacing w:val="-4"/>
            <w:w w:val="88"/>
            <w:sz w:val="20"/>
            <w:szCs w:val="20"/>
          </w:rPr>
          <w:delText xml:space="preserve"> </w:delText>
        </w:r>
        <w:r w:rsidDel="00260894">
          <w:rPr>
            <w:rFonts w:ascii="Arial" w:eastAsia="Arial" w:hAnsi="Arial" w:cs="Arial"/>
            <w:w w:val="88"/>
            <w:sz w:val="20"/>
            <w:szCs w:val="20"/>
          </w:rPr>
          <w:delText>using</w:delText>
        </w:r>
      </w:del>
      <w:ins w:id="7" w:author="Sujing Wang" w:date="2019-07-31T16:22:00Z">
        <w:r w:rsidR="00260894">
          <w:rPr>
            <w:rFonts w:ascii="Arial" w:eastAsia="Arial" w:hAnsi="Arial" w:cs="Arial"/>
            <w:spacing w:val="-2"/>
            <w:w w:val="88"/>
            <w:sz w:val="20"/>
            <w:szCs w:val="20"/>
          </w:rPr>
          <w:t>use</w:t>
        </w:r>
      </w:ins>
      <w:r>
        <w:rPr>
          <w:rFonts w:ascii="Arial" w:eastAsia="Arial" w:hAnsi="Arial" w:cs="Arial"/>
          <w:spacing w:val="1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three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primary</w:t>
      </w:r>
      <w:r>
        <w:rPr>
          <w:rFonts w:ascii="Arial" w:eastAsia="Arial" w:hAnsi="Arial" w:cs="Arial"/>
          <w:spacing w:val="4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set</w:t>
      </w:r>
      <w:r>
        <w:rPr>
          <w:rFonts w:ascii="Arial" w:eastAsia="Arial" w:hAnsi="Arial" w:cs="Arial"/>
          <w:spacing w:val="-1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operations:</w:t>
      </w:r>
      <w:r>
        <w:rPr>
          <w:rFonts w:ascii="Arial" w:eastAsia="Arial" w:hAnsi="Arial" w:cs="Arial"/>
          <w:spacing w:val="1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 xml:space="preserve">union, </w:t>
      </w:r>
      <w:r>
        <w:rPr>
          <w:rFonts w:ascii="Arial" w:eastAsia="Arial" w:hAnsi="Arial" w:cs="Arial"/>
          <w:w w:val="90"/>
          <w:sz w:val="20"/>
          <w:szCs w:val="20"/>
        </w:rPr>
        <w:t>intersection</w:t>
      </w:r>
      <w:r>
        <w:rPr>
          <w:rFonts w:ascii="Arial" w:eastAsia="Arial" w:hAnsi="Arial" w:cs="Arial"/>
          <w:spacing w:val="3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erase.</w:t>
      </w:r>
      <w:r>
        <w:rPr>
          <w:rFonts w:ascii="Arial" w:eastAsia="Arial" w:hAnsi="Arial" w:cs="Arial"/>
          <w:spacing w:val="18"/>
          <w:w w:val="86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pacing w:val="-14"/>
          <w:w w:val="86"/>
          <w:sz w:val="20"/>
          <w:szCs w:val="20"/>
        </w:rPr>
        <w:t>W</w:t>
      </w:r>
      <w:r>
        <w:rPr>
          <w:rFonts w:ascii="Arial" w:eastAsia="Arial" w:hAnsi="Arial" w:cs="Arial"/>
          <w:w w:val="86"/>
          <w:sz w:val="20"/>
          <w:szCs w:val="20"/>
        </w:rPr>
        <w:t xml:space="preserve">e </w:t>
      </w:r>
      <w:r>
        <w:rPr>
          <w:rFonts w:ascii="Arial" w:eastAsia="Arial" w:hAnsi="Arial" w:cs="Arial"/>
          <w:spacing w:val="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calculate</w:t>
      </w:r>
      <w:proofErr w:type="gramEnd"/>
      <w:r>
        <w:rPr>
          <w:rFonts w:ascii="Arial" w:eastAsia="Arial" w:hAnsi="Arial" w:cs="Arial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pacing w:val="18"/>
          <w:w w:val="86"/>
          <w:sz w:val="20"/>
          <w:szCs w:val="20"/>
        </w:rPr>
        <w:t xml:space="preserve"> </w:t>
      </w:r>
      <w:ins w:id="8" w:author="Sujing Wang" w:date="2019-07-31T16:23:00Z">
        <w:r w:rsidR="00260894">
          <w:rPr>
            <w:rFonts w:ascii="Arial" w:eastAsia="Arial" w:hAnsi="Arial" w:cs="Arial"/>
            <w:spacing w:val="18"/>
            <w:w w:val="86"/>
            <w:sz w:val="20"/>
            <w:szCs w:val="20"/>
          </w:rPr>
          <w:t xml:space="preserve">the </w:t>
        </w:r>
      </w:ins>
      <w:r>
        <w:rPr>
          <w:rFonts w:ascii="Arial" w:eastAsia="Arial" w:hAnsi="Arial" w:cs="Arial"/>
          <w:w w:val="86"/>
          <w:sz w:val="20"/>
          <w:szCs w:val="20"/>
        </w:rPr>
        <w:t>area</w:t>
      </w:r>
      <w:r>
        <w:rPr>
          <w:rFonts w:ascii="Arial" w:eastAsia="Arial" w:hAnsi="Arial" w:cs="Arial"/>
          <w:spacing w:val="2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each</w:t>
      </w:r>
      <w:r>
        <w:rPr>
          <w:rFonts w:ascii="Arial" w:eastAsia="Arial" w:hAnsi="Arial" w:cs="Arial"/>
          <w:spacing w:val="42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ind</w:t>
      </w:r>
      <w:r>
        <w:rPr>
          <w:rFonts w:ascii="Arial" w:eastAsia="Arial" w:hAnsi="Arial" w:cs="Arial"/>
          <w:spacing w:val="-5"/>
          <w:w w:val="99"/>
          <w:sz w:val="20"/>
          <w:szCs w:val="20"/>
        </w:rPr>
        <w:t>i</w:t>
      </w:r>
      <w:r>
        <w:rPr>
          <w:rFonts w:ascii="Arial" w:eastAsia="Arial" w:hAnsi="Arial" w:cs="Arial"/>
          <w:w w:val="95"/>
          <w:sz w:val="20"/>
          <w:szCs w:val="20"/>
        </w:rPr>
        <w:t xml:space="preserve">vidual </w:t>
      </w:r>
      <w:r>
        <w:rPr>
          <w:rFonts w:ascii="Arial" w:eastAsia="Arial" w:hAnsi="Arial" w:cs="Arial"/>
          <w:sz w:val="20"/>
          <w:szCs w:val="20"/>
        </w:rPr>
        <w:t>polygon</w:t>
      </w:r>
      <w:r>
        <w:rPr>
          <w:rFonts w:ascii="Arial" w:eastAsia="Arial" w:hAnsi="Arial" w:cs="Arial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within</w:t>
      </w:r>
      <w:r>
        <w:rPr>
          <w:rFonts w:ascii="Arial" w:eastAsia="Arial" w:hAnsi="Arial" w:cs="Arial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each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map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laye</w:t>
      </w:r>
      <w:r>
        <w:rPr>
          <w:rFonts w:ascii="Arial" w:eastAsia="Arial" w:hAnsi="Arial" w:cs="Arial"/>
          <w:spacing w:val="-11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pacing w:val="-15"/>
          <w:w w:val="91"/>
          <w:sz w:val="20"/>
          <w:szCs w:val="20"/>
        </w:rPr>
        <w:t>W</w:t>
      </w:r>
      <w:r>
        <w:rPr>
          <w:rFonts w:ascii="Arial" w:eastAsia="Arial" w:hAnsi="Arial" w:cs="Arial"/>
          <w:w w:val="91"/>
          <w:sz w:val="20"/>
          <w:szCs w:val="20"/>
        </w:rPr>
        <w:t xml:space="preserve">e </w:t>
      </w:r>
      <w:r>
        <w:rPr>
          <w:rFonts w:ascii="Arial" w:eastAsia="Arial" w:hAnsi="Arial" w:cs="Arial"/>
          <w:spacing w:val="6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then</w:t>
      </w:r>
      <w:proofErr w:type="gramEnd"/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92"/>
          <w:sz w:val="20"/>
          <w:szCs w:val="20"/>
        </w:rPr>
        <w:t>ex</w:t>
      </w:r>
      <w:r>
        <w:rPr>
          <w:rFonts w:ascii="Arial" w:eastAsia="Arial" w:hAnsi="Arial" w:cs="Arial"/>
          <w:w w:val="92"/>
          <w:sz w:val="20"/>
          <w:szCs w:val="20"/>
        </w:rPr>
        <w:t>ecute</w:t>
      </w:r>
      <w:r>
        <w:rPr>
          <w:rFonts w:ascii="Arial" w:eastAsia="Arial" w:hAnsi="Arial" w:cs="Arial"/>
          <w:spacing w:val="14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a</w:t>
      </w:r>
      <w:r>
        <w:rPr>
          <w:rFonts w:ascii="Arial" w:eastAsia="Arial" w:hAnsi="Arial" w:cs="Arial"/>
          <w:spacing w:val="42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 xml:space="preserve">union </w:t>
      </w:r>
      <w:r>
        <w:rPr>
          <w:rFonts w:ascii="Arial" w:eastAsia="Arial" w:hAnsi="Arial" w:cs="Arial"/>
          <w:w w:val="87"/>
          <w:sz w:val="20"/>
          <w:szCs w:val="20"/>
        </w:rPr>
        <w:t>operation</w:t>
      </w:r>
      <w:r>
        <w:rPr>
          <w:rFonts w:ascii="Arial" w:eastAsia="Arial" w:hAnsi="Arial" w:cs="Arial"/>
          <w:spacing w:val="3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and</w:t>
      </w:r>
      <w:r>
        <w:rPr>
          <w:rFonts w:ascii="Arial" w:eastAsia="Arial" w:hAnsi="Arial" w:cs="Arial"/>
          <w:spacing w:val="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calculate</w:t>
      </w:r>
      <w:r>
        <w:rPr>
          <w:rFonts w:ascii="Arial" w:eastAsia="Arial" w:hAnsi="Arial" w:cs="Arial"/>
          <w:spacing w:val="2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area.</w:t>
      </w:r>
      <w:r>
        <w:rPr>
          <w:rFonts w:ascii="Arial" w:eastAsia="Arial" w:hAnsi="Arial" w:cs="Arial"/>
          <w:spacing w:val="-1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The</w:t>
      </w:r>
      <w:r>
        <w:rPr>
          <w:rFonts w:ascii="Arial" w:eastAsia="Arial" w:hAnsi="Arial" w:cs="Arial"/>
          <w:spacing w:val="1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union</w:t>
      </w:r>
      <w:r>
        <w:rPr>
          <w:rFonts w:ascii="Arial" w:eastAsia="Arial" w:hAnsi="Arial" w:cs="Arial"/>
          <w:spacing w:val="3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layer</w:t>
      </w:r>
      <w:r>
        <w:rPr>
          <w:rFonts w:ascii="Arial" w:eastAsia="Arial" w:hAnsi="Arial" w:cs="Arial"/>
          <w:spacing w:val="2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n</w:t>
      </w:r>
      <w:r>
        <w:rPr>
          <w:rFonts w:ascii="Arial" w:eastAsia="Arial" w:hAnsi="Arial" w:cs="Arial"/>
          <w:spacing w:val="-4"/>
          <w:w w:val="87"/>
          <w:sz w:val="20"/>
          <w:szCs w:val="20"/>
        </w:rPr>
        <w:t>o</w:t>
      </w:r>
      <w:r>
        <w:rPr>
          <w:rFonts w:ascii="Arial" w:eastAsia="Arial" w:hAnsi="Arial" w:cs="Arial"/>
          <w:w w:val="87"/>
          <w:sz w:val="20"/>
          <w:szCs w:val="20"/>
        </w:rPr>
        <w:t>w</w:t>
      </w:r>
      <w:r>
        <w:rPr>
          <w:rFonts w:ascii="Arial" w:eastAsia="Arial" w:hAnsi="Arial" w:cs="Arial"/>
          <w:spacing w:val="2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contains</w:t>
      </w:r>
      <w:r>
        <w:rPr>
          <w:rFonts w:ascii="Arial" w:eastAsia="Arial" w:hAnsi="Arial" w:cs="Arial"/>
          <w:spacing w:val="2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the </w:t>
      </w:r>
      <w:r>
        <w:rPr>
          <w:rFonts w:ascii="Arial" w:eastAsia="Arial" w:hAnsi="Arial" w:cs="Arial"/>
          <w:sz w:val="20"/>
          <w:szCs w:val="20"/>
        </w:rPr>
        <w:t>original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81"/>
          <w:sz w:val="20"/>
          <w:szCs w:val="20"/>
        </w:rPr>
        <w:t>areas</w:t>
      </w:r>
      <w:r>
        <w:rPr>
          <w:rFonts w:ascii="Arial" w:eastAsia="Arial" w:hAnsi="Arial" w:cs="Arial"/>
          <w:spacing w:val="26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both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layers</w:t>
      </w:r>
      <w:r>
        <w:rPr>
          <w:rFonts w:ascii="Arial" w:eastAsia="Arial" w:hAnsi="Arial" w:cs="Arial"/>
          <w:spacing w:val="3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and</w:t>
      </w:r>
      <w:r>
        <w:rPr>
          <w:rFonts w:ascii="Arial" w:eastAsia="Arial" w:hAnsi="Arial" w:cs="Arial"/>
          <w:spacing w:val="1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w w:val="81"/>
          <w:sz w:val="20"/>
          <w:szCs w:val="20"/>
        </w:rPr>
        <w:t>areas</w:t>
      </w:r>
      <w:r>
        <w:rPr>
          <w:rFonts w:ascii="Arial" w:eastAsia="Arial" w:hAnsi="Arial" w:cs="Arial"/>
          <w:spacing w:val="25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w w:val="91"/>
          <w:sz w:val="20"/>
          <w:szCs w:val="20"/>
        </w:rPr>
        <w:t>erlapping polygons</w:t>
      </w:r>
      <w:r>
        <w:rPr>
          <w:rFonts w:ascii="Arial" w:eastAsia="Arial" w:hAnsi="Arial" w:cs="Arial"/>
          <w:spacing w:val="5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-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we</w:t>
      </w:r>
      <w:r>
        <w:rPr>
          <w:rFonts w:ascii="Arial" w:eastAsia="Arial" w:hAnsi="Arial" w:cs="Arial"/>
          <w:spacing w:val="1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n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>o</w:t>
      </w:r>
      <w:r>
        <w:rPr>
          <w:rFonts w:ascii="Arial" w:eastAsia="Arial" w:hAnsi="Arial" w:cs="Arial"/>
          <w:w w:val="88"/>
          <w:sz w:val="20"/>
          <w:szCs w:val="20"/>
        </w:rPr>
        <w:t>w</w:t>
      </w:r>
      <w:r>
        <w:rPr>
          <w:rFonts w:ascii="Arial" w:eastAsia="Arial" w:hAnsi="Arial" w:cs="Arial"/>
          <w:spacing w:val="2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need</w:t>
      </w:r>
      <w:r>
        <w:rPr>
          <w:rFonts w:ascii="Arial" w:eastAsia="Arial" w:hAnsi="Arial" w:cs="Arial"/>
          <w:spacing w:val="-1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query</w:t>
      </w:r>
      <w:r>
        <w:rPr>
          <w:rFonts w:ascii="Arial" w:eastAsia="Arial" w:hAnsi="Arial" w:cs="Arial"/>
          <w:spacing w:val="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them</w:t>
      </w:r>
      <w:r>
        <w:rPr>
          <w:rFonts w:ascii="Arial" w:eastAsia="Arial" w:hAnsi="Arial" w:cs="Arial"/>
          <w:spacing w:val="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properly</w:t>
      </w:r>
      <w:r>
        <w:rPr>
          <w:rFonts w:ascii="Arial" w:eastAsia="Arial" w:hAnsi="Arial" w:cs="Arial"/>
          <w:spacing w:val="2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prepare</w:t>
      </w:r>
      <w:r>
        <w:rPr>
          <w:rFonts w:ascii="Arial" w:eastAsia="Arial" w:hAnsi="Arial" w:cs="Arial"/>
          <w:spacing w:val="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 xml:space="preserve">for </w:t>
      </w:r>
      <w:r>
        <w:rPr>
          <w:rFonts w:ascii="Arial" w:eastAsia="Arial" w:hAnsi="Arial" w:cs="Arial"/>
          <w:w w:val="92"/>
          <w:sz w:val="20"/>
          <w:szCs w:val="20"/>
        </w:rPr>
        <w:t>calculating</w:t>
      </w:r>
      <w:r>
        <w:rPr>
          <w:rFonts w:ascii="Arial" w:eastAsia="Arial" w:hAnsi="Arial" w:cs="Arial"/>
          <w:spacing w:val="18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change</w:t>
      </w:r>
      <w:r>
        <w:rPr>
          <w:rFonts w:ascii="Arial" w:eastAsia="Arial" w:hAnsi="Arial" w:cs="Arial"/>
          <w:spacing w:val="2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percentage</w:t>
      </w:r>
      <w:r>
        <w:rPr>
          <w:rFonts w:ascii="Arial" w:eastAsia="Arial" w:hAnsi="Arial" w:cs="Arial"/>
          <w:spacing w:val="2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and</w:t>
      </w:r>
      <w:r>
        <w:rPr>
          <w:rFonts w:ascii="Arial" w:eastAsia="Arial" w:hAnsi="Arial" w:cs="Arial"/>
          <w:spacing w:val="2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ta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b</w:t>
      </w:r>
      <w:r>
        <w:rPr>
          <w:rFonts w:ascii="Arial" w:eastAsia="Arial" w:hAnsi="Arial" w:cs="Arial"/>
          <w:w w:val="90"/>
          <w:sz w:val="20"/>
          <w:szCs w:val="20"/>
        </w:rPr>
        <w:t>ulating</w:t>
      </w:r>
      <w:r>
        <w:rPr>
          <w:rFonts w:ascii="Arial" w:eastAsia="Arial" w:hAnsi="Arial" w:cs="Arial"/>
          <w:spacing w:val="2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 xml:space="preserve">intersection. </w:t>
      </w:r>
      <w:r>
        <w:rPr>
          <w:rFonts w:ascii="Arial" w:eastAsia="Arial" w:hAnsi="Arial" w:cs="Arial"/>
          <w:spacing w:val="-16"/>
          <w:sz w:val="20"/>
          <w:szCs w:val="20"/>
        </w:rPr>
        <w:t>T</w:t>
      </w:r>
      <w:r>
        <w:rPr>
          <w:rFonts w:ascii="Arial" w:eastAsia="Arial" w:hAnsi="Arial" w:cs="Arial"/>
          <w:sz w:val="20"/>
          <w:szCs w:val="20"/>
        </w:rPr>
        <w:t>o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outline</w:t>
      </w:r>
      <w:r>
        <w:rPr>
          <w:rFonts w:ascii="Arial" w:eastAsia="Arial" w:hAnsi="Arial" w:cs="Arial"/>
          <w:spacing w:val="3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the</w:t>
      </w:r>
      <w:r>
        <w:rPr>
          <w:rFonts w:ascii="Arial" w:eastAsia="Arial" w:hAnsi="Arial" w:cs="Arial"/>
          <w:spacing w:val="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polygon,</w:t>
      </w:r>
      <w:r>
        <w:rPr>
          <w:rFonts w:ascii="Arial" w:eastAsia="Arial" w:hAnsi="Arial" w:cs="Arial"/>
          <w:spacing w:val="29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we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>xamine</w:t>
      </w:r>
      <w:r>
        <w:rPr>
          <w:rFonts w:ascii="Arial" w:eastAsia="Arial" w:hAnsi="Arial" w:cs="Arial"/>
          <w:spacing w:val="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s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v</w:t>
      </w:r>
      <w:r>
        <w:rPr>
          <w:rFonts w:ascii="Arial" w:eastAsia="Arial" w:hAnsi="Arial" w:cs="Arial"/>
          <w:w w:val="90"/>
          <w:sz w:val="20"/>
          <w:szCs w:val="20"/>
        </w:rPr>
        <w:t>eral</w:t>
      </w:r>
      <w:r>
        <w:rPr>
          <w:rFonts w:ascii="Arial" w:eastAsia="Arial" w:hAnsi="Arial" w:cs="Arial"/>
          <w:spacing w:val="-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di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f</w:t>
      </w:r>
      <w:r>
        <w:rPr>
          <w:rFonts w:ascii="Arial" w:eastAsia="Arial" w:hAnsi="Arial" w:cs="Arial"/>
          <w:w w:val="90"/>
          <w:sz w:val="20"/>
          <w:szCs w:val="20"/>
        </w:rPr>
        <w:t>ferent</w:t>
      </w:r>
      <w:r>
        <w:rPr>
          <w:rFonts w:ascii="Arial" w:eastAsia="Arial" w:hAnsi="Arial" w:cs="Arial"/>
          <w:spacing w:val="43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meth</w:t>
      </w:r>
      <w:del w:id="9" w:author="Sujing Wang" w:date="2019-07-31T16:23:00Z">
        <w:r w:rsidDel="00260894">
          <w:rPr>
            <w:rFonts w:ascii="Arial" w:eastAsia="Arial" w:hAnsi="Arial" w:cs="Arial"/>
            <w:w w:val="90"/>
            <w:sz w:val="20"/>
            <w:szCs w:val="20"/>
          </w:rPr>
          <w:delText>-</w:delText>
        </w:r>
      </w:del>
    </w:p>
    <w:p w14:paraId="1A5C5CD2" w14:textId="77777777" w:rsidR="00CE37CF" w:rsidRDefault="007311F8" w:rsidP="00260894">
      <w:pPr>
        <w:spacing w:before="67" w:after="0" w:line="248" w:lineRule="auto"/>
        <w:ind w:left="-34" w:right="99" w:firstLine="199"/>
        <w:jc w:val="right"/>
        <w:rPr>
          <w:rFonts w:ascii="Arial" w:eastAsia="Arial" w:hAnsi="Arial" w:cs="Arial"/>
          <w:sz w:val="20"/>
          <w:szCs w:val="20"/>
        </w:rPr>
        <w:pPrChange w:id="10" w:author="Sujing Wang" w:date="2019-07-31T16:23:00Z">
          <w:pPr>
            <w:spacing w:before="1" w:after="0" w:line="240" w:lineRule="auto"/>
            <w:ind w:right="-20"/>
          </w:pPr>
        </w:pPrChange>
      </w:pPr>
      <w:proofErr w:type="gramStart"/>
      <w:r>
        <w:rPr>
          <w:rFonts w:ascii="Arial" w:eastAsia="Arial" w:hAnsi="Arial" w:cs="Arial"/>
          <w:sz w:val="20"/>
          <w:szCs w:val="20"/>
        </w:rPr>
        <w:t>ods</w:t>
      </w:r>
      <w:proofErr w:type="gramEnd"/>
      <w:r>
        <w:rPr>
          <w:rFonts w:ascii="Arial" w:eastAsia="Arial" w:hAnsi="Arial" w:cs="Arial"/>
          <w:sz w:val="20"/>
          <w:szCs w:val="20"/>
        </w:rPr>
        <w:t>:</w:t>
      </w:r>
    </w:p>
    <w:p w14:paraId="6461931E" w14:textId="77777777" w:rsidR="00CE37CF" w:rsidRDefault="007311F8">
      <w:pPr>
        <w:spacing w:before="34" w:after="0" w:line="249" w:lineRule="auto"/>
        <w:ind w:left="485" w:right="65" w:hanging="28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5"/>
          <w:w w:val="91"/>
          <w:sz w:val="20"/>
          <w:szCs w:val="20"/>
        </w:rPr>
        <w:t>W</w:t>
      </w:r>
      <w:r>
        <w:rPr>
          <w:rFonts w:ascii="Arial" w:eastAsia="Arial" w:hAnsi="Arial" w:cs="Arial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13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find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features</w:t>
      </w:r>
      <w:r>
        <w:rPr>
          <w:rFonts w:ascii="Arial" w:eastAsia="Arial" w:hAnsi="Arial" w:cs="Arial"/>
          <w:spacing w:val="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common</w:t>
      </w:r>
      <w:r>
        <w:rPr>
          <w:rFonts w:ascii="Arial" w:eastAsia="Arial" w:hAnsi="Arial" w:cs="Arial"/>
          <w:spacing w:val="3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either</w:t>
      </w:r>
      <w:r>
        <w:rPr>
          <w:rFonts w:ascii="Arial" w:eastAsia="Arial" w:hAnsi="Arial" w:cs="Arial"/>
          <w:spacing w:val="14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the</w:t>
      </w:r>
      <w:r>
        <w:rPr>
          <w:rFonts w:ascii="Arial" w:eastAsia="Arial" w:hAnsi="Arial" w:cs="Arial"/>
          <w:spacing w:val="1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layers</w:t>
      </w:r>
      <w:r>
        <w:rPr>
          <w:rFonts w:ascii="Arial" w:eastAsia="Arial" w:hAnsi="Arial" w:cs="Arial"/>
          <w:spacing w:val="2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sz w:val="20"/>
          <w:szCs w:val="20"/>
        </w:rPr>
        <w:t>b</w:t>
      </w:r>
      <w:r>
        <w:rPr>
          <w:rFonts w:ascii="Arial" w:eastAsia="Arial" w:hAnsi="Arial" w:cs="Arial"/>
          <w:sz w:val="20"/>
          <w:szCs w:val="20"/>
        </w:rPr>
        <w:t>ut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not </w:t>
      </w:r>
      <w:r>
        <w:rPr>
          <w:rFonts w:ascii="Arial" w:eastAsia="Arial" w:hAnsi="Arial" w:cs="Arial"/>
          <w:w w:val="88"/>
          <w:sz w:val="20"/>
          <w:szCs w:val="20"/>
        </w:rPr>
        <w:t>both,</w:t>
      </w:r>
      <w:r>
        <w:rPr>
          <w:rFonts w:ascii="Arial" w:eastAsia="Arial" w:hAnsi="Arial" w:cs="Arial"/>
          <w:spacing w:val="3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essentially</w:t>
      </w:r>
      <w:r>
        <w:rPr>
          <w:rFonts w:ascii="Arial" w:eastAsia="Arial" w:hAnsi="Arial" w:cs="Arial"/>
          <w:spacing w:val="39"/>
          <w:w w:val="88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8"/>
          <w:sz w:val="20"/>
          <w:szCs w:val="20"/>
        </w:rPr>
        <w:t xml:space="preserve">performing </w:t>
      </w:r>
      <w:r>
        <w:rPr>
          <w:rFonts w:ascii="Arial" w:eastAsia="Arial" w:hAnsi="Arial" w:cs="Arial"/>
          <w:spacing w:val="2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</w:t>
      </w:r>
      <w:proofErr w:type="gramEnd"/>
      <w:r>
        <w:rPr>
          <w:rFonts w:ascii="Arial" w:eastAsia="Arial" w:hAnsi="Arial" w:cs="Arial"/>
          <w:spacing w:val="1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symmetrical </w:t>
      </w:r>
      <w:r>
        <w:rPr>
          <w:rFonts w:ascii="Arial" w:eastAsia="Arial" w:hAnsi="Arial" w:cs="Arial"/>
          <w:spacing w:val="1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di</w:t>
      </w:r>
      <w:r>
        <w:rPr>
          <w:rFonts w:ascii="Arial" w:eastAsia="Arial" w:hAnsi="Arial" w:cs="Arial"/>
          <w:spacing w:val="-5"/>
          <w:sz w:val="20"/>
          <w:szCs w:val="20"/>
        </w:rPr>
        <w:t>f</w:t>
      </w:r>
      <w:r>
        <w:rPr>
          <w:rFonts w:ascii="Arial" w:eastAsia="Arial" w:hAnsi="Arial" w:cs="Arial"/>
          <w:sz w:val="20"/>
          <w:szCs w:val="20"/>
        </w:rPr>
        <w:t>ference</w:t>
      </w:r>
      <w:ins w:id="11" w:author="Sujing Wang" w:date="2019-07-31T16:24:00Z">
        <w:r w:rsidR="00260894">
          <w:rPr>
            <w:rFonts w:ascii="Arial" w:eastAsia="Arial" w:hAnsi="Arial" w:cs="Arial"/>
            <w:sz w:val="20"/>
            <w:szCs w:val="20"/>
          </w:rPr>
          <w:t>.</w:t>
        </w:r>
      </w:ins>
    </w:p>
    <w:p w14:paraId="0E55D3E6" w14:textId="77777777" w:rsidR="00CE37CF" w:rsidRDefault="007311F8">
      <w:pPr>
        <w:spacing w:after="0" w:line="249" w:lineRule="auto"/>
        <w:ind w:left="485" w:right="65" w:hanging="28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pacing w:val="-14"/>
          <w:w w:val="86"/>
          <w:sz w:val="20"/>
          <w:szCs w:val="20"/>
        </w:rPr>
        <w:t>W</w:t>
      </w:r>
      <w:r>
        <w:rPr>
          <w:rFonts w:ascii="Arial" w:eastAsia="Arial" w:hAnsi="Arial" w:cs="Arial"/>
          <w:w w:val="86"/>
          <w:sz w:val="20"/>
          <w:szCs w:val="20"/>
        </w:rPr>
        <w:t xml:space="preserve">e </w:t>
      </w:r>
      <w:r>
        <w:rPr>
          <w:rFonts w:ascii="Arial" w:eastAsia="Arial" w:hAnsi="Arial" w:cs="Arial"/>
          <w:spacing w:val="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erase</w:t>
      </w:r>
      <w:proofErr w:type="gramEnd"/>
      <w:r>
        <w:rPr>
          <w:rFonts w:ascii="Arial" w:eastAsia="Arial" w:hAnsi="Arial" w:cs="Arial"/>
          <w:spacing w:val="1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la</w:t>
      </w:r>
      <w:r>
        <w:rPr>
          <w:rFonts w:ascii="Arial" w:eastAsia="Arial" w:hAnsi="Arial" w:cs="Arial"/>
          <w:spacing w:val="-4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>ger</w:t>
      </w:r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polygons</w:t>
      </w:r>
      <w:r>
        <w:rPr>
          <w:rFonts w:ascii="Arial" w:eastAsia="Arial" w:hAnsi="Arial" w:cs="Arial"/>
          <w:spacing w:val="35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from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smalle</w:t>
      </w:r>
      <w:r>
        <w:rPr>
          <w:rFonts w:ascii="Arial" w:eastAsia="Arial" w:hAnsi="Arial" w:cs="Arial"/>
          <w:spacing w:val="-8"/>
          <w:w w:val="91"/>
          <w:sz w:val="20"/>
          <w:szCs w:val="20"/>
        </w:rPr>
        <w:t>r</w:t>
      </w:r>
      <w:r>
        <w:rPr>
          <w:rFonts w:ascii="Arial" w:eastAsia="Arial" w:hAnsi="Arial" w:cs="Arial"/>
          <w:w w:val="89"/>
          <w:sz w:val="20"/>
          <w:szCs w:val="20"/>
        </w:rPr>
        <w:t xml:space="preserve">, </w:t>
      </w:r>
      <w:r>
        <w:rPr>
          <w:rFonts w:ascii="Arial" w:eastAsia="Arial" w:hAnsi="Arial" w:cs="Arial"/>
          <w:sz w:val="20"/>
          <w:szCs w:val="20"/>
        </w:rPr>
        <w:t>thus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retaining</w:t>
      </w:r>
      <w:r>
        <w:rPr>
          <w:rFonts w:ascii="Arial" w:eastAsia="Arial" w:hAnsi="Arial" w:cs="Arial"/>
          <w:spacing w:val="43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only</w:t>
      </w:r>
      <w:r>
        <w:rPr>
          <w:rFonts w:ascii="Arial" w:eastAsia="Arial" w:hAnsi="Arial" w:cs="Arial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gr</w:t>
      </w:r>
      <w:r>
        <w:rPr>
          <w:rFonts w:ascii="Arial" w:eastAsia="Arial" w:hAnsi="Arial" w:cs="Arial"/>
          <w:spacing w:val="-5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wth,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do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vice-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v</w:t>
      </w:r>
      <w:r>
        <w:rPr>
          <w:rFonts w:ascii="Arial" w:eastAsia="Arial" w:hAnsi="Arial" w:cs="Arial"/>
          <w:w w:val="89"/>
          <w:sz w:val="20"/>
          <w:szCs w:val="20"/>
        </w:rPr>
        <w:t>erse</w:t>
      </w:r>
      <w:r>
        <w:rPr>
          <w:rFonts w:ascii="Arial" w:eastAsia="Arial" w:hAnsi="Arial" w:cs="Arial"/>
          <w:spacing w:val="48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 shrinking</w:t>
      </w:r>
      <w:ins w:id="12" w:author="Sujing Wang" w:date="2019-07-31T16:24:00Z">
        <w:r w:rsidR="00260894">
          <w:rPr>
            <w:rFonts w:ascii="Arial" w:eastAsia="Arial" w:hAnsi="Arial" w:cs="Arial"/>
            <w:sz w:val="20"/>
            <w:szCs w:val="20"/>
          </w:rPr>
          <w:t>.</w:t>
        </w:r>
      </w:ins>
    </w:p>
    <w:p w14:paraId="0DAEC48C" w14:textId="77777777" w:rsidR="00CE37CF" w:rsidRDefault="007311F8">
      <w:pPr>
        <w:spacing w:after="0" w:line="249" w:lineRule="auto"/>
        <w:ind w:left="485" w:right="65" w:hanging="28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3)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4"/>
          <w:w w:val="90"/>
          <w:sz w:val="20"/>
          <w:szCs w:val="20"/>
        </w:rPr>
        <w:t>W</w:t>
      </w:r>
      <w:r>
        <w:rPr>
          <w:rFonts w:ascii="Arial" w:eastAsia="Arial" w:hAnsi="Arial" w:cs="Arial"/>
          <w:w w:val="90"/>
          <w:sz w:val="20"/>
          <w:szCs w:val="20"/>
        </w:rPr>
        <w:t>e</w:t>
      </w:r>
      <w:r>
        <w:rPr>
          <w:rFonts w:ascii="Arial" w:eastAsia="Arial" w:hAnsi="Arial" w:cs="Arial"/>
          <w:spacing w:val="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perform</w:t>
      </w:r>
      <w:r>
        <w:rPr>
          <w:rFonts w:ascii="Arial" w:eastAsia="Arial" w:hAnsi="Arial" w:cs="Arial"/>
          <w:spacing w:val="2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simple</w:t>
      </w:r>
      <w:r>
        <w:rPr>
          <w:rFonts w:ascii="Arial" w:eastAsia="Arial" w:hAnsi="Arial" w:cs="Arial"/>
          <w:spacing w:val="1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intersection</w:t>
      </w:r>
      <w:r>
        <w:rPr>
          <w:rFonts w:ascii="Arial" w:eastAsia="Arial" w:hAnsi="Arial" w:cs="Arial"/>
          <w:spacing w:val="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and</w:t>
      </w:r>
      <w:r>
        <w:rPr>
          <w:rFonts w:ascii="Arial" w:eastAsia="Arial" w:hAnsi="Arial" w:cs="Arial"/>
          <w:spacing w:val="-9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then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i</w:t>
      </w:r>
      <w:r>
        <w:rPr>
          <w:rFonts w:ascii="Arial" w:eastAsia="Arial" w:hAnsi="Arial" w:cs="Arial"/>
          <w:spacing w:val="-7"/>
          <w:w w:val="90"/>
          <w:sz w:val="20"/>
          <w:szCs w:val="20"/>
        </w:rPr>
        <w:t>n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v</w:t>
      </w:r>
      <w:r>
        <w:rPr>
          <w:rFonts w:ascii="Arial" w:eastAsia="Arial" w:hAnsi="Arial" w:cs="Arial"/>
          <w:w w:val="90"/>
          <w:sz w:val="20"/>
          <w:szCs w:val="20"/>
        </w:rPr>
        <w:t>ert</w:t>
      </w:r>
      <w:r>
        <w:rPr>
          <w:rFonts w:ascii="Arial" w:eastAsia="Arial" w:hAnsi="Arial" w:cs="Arial"/>
          <w:spacing w:val="2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 xml:space="preserve">selection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get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changed</w:t>
      </w:r>
      <w:r>
        <w:rPr>
          <w:rFonts w:ascii="Arial" w:eastAsia="Arial" w:hAnsi="Arial" w:cs="Arial"/>
          <w:spacing w:val="2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gions.</w:t>
      </w:r>
    </w:p>
    <w:p w14:paraId="04B6E5DC" w14:textId="77777777" w:rsidR="00CE37CF" w:rsidRDefault="007311F8">
      <w:pPr>
        <w:spacing w:before="26" w:after="0" w:line="240" w:lineRule="auto"/>
        <w:ind w:left="199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Our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approach</w:t>
      </w:r>
      <w:r>
        <w:rPr>
          <w:rFonts w:ascii="Arial" w:eastAsia="Arial" w:hAnsi="Arial" w:cs="Arial"/>
          <w:spacing w:val="2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then</w:t>
      </w:r>
      <w:r>
        <w:rPr>
          <w:rFonts w:ascii="Arial" w:eastAsia="Arial" w:hAnsi="Arial" w:cs="Arial"/>
          <w:spacing w:val="2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combined</w:t>
      </w:r>
      <w:r>
        <w:rPr>
          <w:rFonts w:ascii="Arial" w:eastAsia="Arial" w:hAnsi="Arial" w:cs="Arial"/>
          <w:spacing w:val="4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</w:t>
      </w:r>
      <w:r>
        <w:rPr>
          <w:rFonts w:ascii="Arial" w:eastAsia="Arial" w:hAnsi="Arial" w:cs="Arial"/>
          <w:spacing w:val="-4"/>
          <w:w w:val="87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v</w:t>
      </w:r>
      <w:r>
        <w:rPr>
          <w:rFonts w:ascii="Arial" w:eastAsia="Arial" w:hAnsi="Arial" w:cs="Arial"/>
          <w:w w:val="87"/>
          <w:sz w:val="20"/>
          <w:szCs w:val="20"/>
        </w:rPr>
        <w:t>eral</w:t>
      </w:r>
      <w:r>
        <w:rPr>
          <w:rFonts w:ascii="Arial" w:eastAsia="Arial" w:hAnsi="Arial" w:cs="Arial"/>
          <w:spacing w:val="2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techniques:</w:t>
      </w:r>
    </w:p>
    <w:p w14:paraId="779CE8D5" w14:textId="77777777" w:rsidR="00CE37CF" w:rsidRDefault="007311F8">
      <w:pPr>
        <w:spacing w:before="24" w:after="0" w:line="240" w:lineRule="atLeast"/>
        <w:ind w:left="485" w:right="65" w:hanging="28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Data</w:t>
      </w:r>
      <w:r>
        <w:rPr>
          <w:rFonts w:ascii="Arial" w:eastAsia="Arial" w:hAnsi="Arial" w:cs="Arial"/>
          <w:b/>
          <w:bCs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86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3"/>
          <w:w w:val="86"/>
          <w:sz w:val="20"/>
          <w:szCs w:val="20"/>
        </w:rPr>
        <w:t>r</w:t>
      </w:r>
      <w:r>
        <w:rPr>
          <w:rFonts w:ascii="Arial" w:eastAsia="Arial" w:hAnsi="Arial" w:cs="Arial"/>
          <w:b/>
          <w:bCs/>
          <w:w w:val="86"/>
          <w:sz w:val="20"/>
          <w:szCs w:val="20"/>
        </w:rPr>
        <w:t>e</w:t>
      </w:r>
      <w:ins w:id="13" w:author="Sujing Wang" w:date="2019-07-31T16:24:00Z">
        <w:r w:rsidR="00260894">
          <w:rPr>
            <w:rFonts w:ascii="Arial" w:eastAsia="Arial" w:hAnsi="Arial" w:cs="Arial"/>
            <w:b/>
            <w:bCs/>
            <w:spacing w:val="40"/>
            <w:w w:val="86"/>
            <w:sz w:val="20"/>
            <w:szCs w:val="20"/>
          </w:rPr>
          <w:t>-</w:t>
        </w:r>
      </w:ins>
      <w:del w:id="14" w:author="Sujing Wang" w:date="2019-07-31T16:24:00Z">
        <w:r w:rsidDel="00260894">
          <w:rPr>
            <w:rFonts w:ascii="Arial" w:eastAsia="Arial" w:hAnsi="Arial" w:cs="Arial"/>
            <w:b/>
            <w:bCs/>
            <w:spacing w:val="40"/>
            <w:w w:val="86"/>
            <w:sz w:val="20"/>
            <w:szCs w:val="20"/>
          </w:rPr>
          <w:delText xml:space="preserve"> </w:delText>
        </w:r>
      </w:del>
      <w:r>
        <w:rPr>
          <w:rFonts w:ascii="Arial" w:eastAsia="Arial" w:hAnsi="Arial" w:cs="Arial"/>
          <w:b/>
          <w:bCs/>
          <w:w w:val="86"/>
          <w:sz w:val="20"/>
          <w:szCs w:val="20"/>
        </w:rPr>
        <w:t>P</w:t>
      </w:r>
      <w:r>
        <w:rPr>
          <w:rFonts w:ascii="Arial" w:eastAsia="Arial" w:hAnsi="Arial" w:cs="Arial"/>
          <w:b/>
          <w:bCs/>
          <w:spacing w:val="-3"/>
          <w:w w:val="86"/>
          <w:sz w:val="20"/>
          <w:szCs w:val="20"/>
        </w:rPr>
        <w:t>r</w:t>
      </w:r>
      <w:r>
        <w:rPr>
          <w:rFonts w:ascii="Arial" w:eastAsia="Arial" w:hAnsi="Arial" w:cs="Arial"/>
          <w:b/>
          <w:bCs/>
          <w:w w:val="86"/>
          <w:sz w:val="20"/>
          <w:szCs w:val="20"/>
        </w:rPr>
        <w:t>ocessing</w:t>
      </w:r>
      <w:ins w:id="15" w:author="Sujing Wang" w:date="2019-07-31T16:25:00Z">
        <w:r w:rsidR="00260894">
          <w:rPr>
            <w:rFonts w:ascii="Arial" w:eastAsia="Arial" w:hAnsi="Arial" w:cs="Arial"/>
            <w:b/>
            <w:bCs/>
            <w:w w:val="86"/>
            <w:sz w:val="20"/>
            <w:szCs w:val="20"/>
          </w:rPr>
          <w:t>:</w:t>
        </w:r>
      </w:ins>
      <w:r>
        <w:rPr>
          <w:rFonts w:ascii="Arial" w:eastAsia="Arial" w:hAnsi="Arial" w:cs="Arial"/>
          <w:b/>
          <w:bCs/>
          <w:spacing w:val="-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i</w:t>
      </w:r>
      <w:r>
        <w:rPr>
          <w:rFonts w:ascii="Arial" w:eastAsia="Arial" w:hAnsi="Arial" w:cs="Arial"/>
          <w:spacing w:val="-7"/>
          <w:w w:val="91"/>
          <w:sz w:val="20"/>
          <w:szCs w:val="20"/>
        </w:rPr>
        <w:t>n</w:t>
      </w:r>
      <w:r>
        <w:rPr>
          <w:rFonts w:ascii="Arial" w:eastAsia="Arial" w:hAnsi="Arial" w:cs="Arial"/>
          <w:spacing w:val="-4"/>
          <w:w w:val="91"/>
          <w:sz w:val="20"/>
          <w:szCs w:val="20"/>
        </w:rPr>
        <w:t>v</w:t>
      </w:r>
      <w:r>
        <w:rPr>
          <w:rFonts w:ascii="Arial" w:eastAsia="Arial" w:hAnsi="Arial" w:cs="Arial"/>
          <w:w w:val="91"/>
          <w:sz w:val="20"/>
          <w:szCs w:val="20"/>
        </w:rPr>
        <w:t>ol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v</w:t>
      </w:r>
      <w:r>
        <w:rPr>
          <w:rFonts w:ascii="Arial" w:eastAsia="Arial" w:hAnsi="Arial" w:cs="Arial"/>
          <w:w w:val="91"/>
          <w:sz w:val="20"/>
          <w:szCs w:val="20"/>
        </w:rPr>
        <w:t>es</w:t>
      </w:r>
      <w:r>
        <w:rPr>
          <w:rFonts w:ascii="Arial" w:eastAsia="Arial" w:hAnsi="Arial" w:cs="Arial"/>
          <w:spacing w:val="26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curation</w:t>
      </w:r>
      <w:r>
        <w:rPr>
          <w:rFonts w:ascii="Arial" w:eastAsia="Arial" w:hAnsi="Arial" w:cs="Arial"/>
          <w:spacing w:val="15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datasets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b</w:t>
      </w:r>
      <w:r>
        <w:rPr>
          <w:rFonts w:ascii="Arial" w:eastAsia="Arial" w:hAnsi="Arial" w:cs="Arial"/>
          <w:w w:val="89"/>
          <w:sz w:val="20"/>
          <w:szCs w:val="20"/>
        </w:rPr>
        <w:t>vious</w:t>
      </w:r>
      <w:r>
        <w:rPr>
          <w:rFonts w:ascii="Arial" w:eastAsia="Arial" w:hAnsi="Arial" w:cs="Arial"/>
          <w:spacing w:val="4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geo</w:t>
      </w:r>
      <w:ins w:id="16" w:author="Sujing Wang" w:date="2019-07-31T16:24:00Z">
        <w:r w:rsidR="00260894">
          <w:rPr>
            <w:rFonts w:ascii="Arial" w:eastAsia="Arial" w:hAnsi="Arial" w:cs="Arial"/>
            <w:w w:val="89"/>
            <w:sz w:val="20"/>
            <w:szCs w:val="20"/>
          </w:rPr>
          <w:t>-</w:t>
        </w:r>
      </w:ins>
      <w:r>
        <w:rPr>
          <w:rFonts w:ascii="Arial" w:eastAsia="Arial" w:hAnsi="Arial" w:cs="Arial"/>
          <w:w w:val="89"/>
          <w:sz w:val="20"/>
          <w:szCs w:val="20"/>
        </w:rPr>
        <w:t>referencing</w:t>
      </w:r>
      <w:r>
        <w:rPr>
          <w:rFonts w:ascii="Arial" w:eastAsia="Arial" w:hAnsi="Arial" w:cs="Arial"/>
          <w:spacing w:val="2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errors.</w:t>
      </w:r>
      <w:r>
        <w:rPr>
          <w:rFonts w:ascii="Arial" w:eastAsia="Arial" w:hAnsi="Arial" w:cs="Arial"/>
          <w:spacing w:val="2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ould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prefe</w:t>
      </w:r>
      <w:r>
        <w:rPr>
          <w:rFonts w:ascii="Arial" w:eastAsia="Arial" w:hAnsi="Arial" w:cs="Arial"/>
          <w:spacing w:val="-4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 xml:space="preserve">- </w:t>
      </w:r>
      <w:r>
        <w:rPr>
          <w:rFonts w:ascii="Arial" w:eastAsia="Arial" w:hAnsi="Arial" w:cs="Arial"/>
          <w:w w:val="86"/>
          <w:sz w:val="20"/>
          <w:szCs w:val="20"/>
        </w:rPr>
        <w:t>able</w:t>
      </w:r>
      <w:r>
        <w:rPr>
          <w:rFonts w:ascii="Arial" w:eastAsia="Arial" w:hAnsi="Arial" w:cs="Arial"/>
          <w:spacing w:val="20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be</w:t>
      </w:r>
      <w:r>
        <w:rPr>
          <w:rFonts w:ascii="Arial" w:eastAsia="Arial" w:hAnsi="Arial" w:cs="Arial"/>
          <w:spacing w:val="11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done</w:t>
      </w:r>
      <w:r>
        <w:rPr>
          <w:rFonts w:ascii="Arial" w:eastAsia="Arial" w:hAnsi="Arial" w:cs="Arial"/>
          <w:spacing w:val="20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by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minimizing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the</w:t>
      </w:r>
      <w:r>
        <w:rPr>
          <w:rFonts w:ascii="Arial" w:eastAsia="Arial" w:hAnsi="Arial" w:cs="Arial"/>
          <w:spacing w:val="1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root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mean</w:t>
      </w:r>
      <w:r>
        <w:rPr>
          <w:rFonts w:ascii="Arial" w:eastAsia="Arial" w:hAnsi="Arial" w:cs="Arial"/>
          <w:spacing w:val="21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square</w:t>
      </w:r>
      <w:r>
        <w:rPr>
          <w:rFonts w:ascii="Arial" w:eastAsia="Arial" w:hAnsi="Arial" w:cs="Arial"/>
          <w:spacing w:val="16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erro</w:t>
      </w:r>
      <w:r>
        <w:rPr>
          <w:rFonts w:ascii="Arial" w:eastAsia="Arial" w:hAnsi="Arial" w:cs="Arial"/>
          <w:spacing w:val="-11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 xml:space="preserve">. </w:t>
      </w:r>
      <w:r>
        <w:rPr>
          <w:rFonts w:ascii="Arial" w:eastAsia="Arial" w:hAnsi="Arial" w:cs="Arial"/>
          <w:spacing w:val="-15"/>
          <w:w w:val="91"/>
          <w:sz w:val="20"/>
          <w:szCs w:val="20"/>
        </w:rPr>
        <w:t>W</w:t>
      </w:r>
      <w:r>
        <w:rPr>
          <w:rFonts w:ascii="Arial" w:eastAsia="Arial" w:hAnsi="Arial" w:cs="Arial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19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103"/>
          <w:sz w:val="20"/>
          <w:szCs w:val="20"/>
        </w:rPr>
        <w:t>initiall</w:t>
      </w:r>
      <w:r>
        <w:rPr>
          <w:rFonts w:ascii="Arial" w:eastAsia="Arial" w:hAnsi="Arial" w:cs="Arial"/>
          <w:spacing w:val="-13"/>
          <w:w w:val="103"/>
          <w:sz w:val="20"/>
          <w:szCs w:val="20"/>
        </w:rPr>
        <w:t>y</w:t>
      </w:r>
      <w:r>
        <w:rPr>
          <w:rFonts w:ascii="Arial" w:eastAsia="Arial" w:hAnsi="Arial" w:cs="Arial"/>
          <w:w w:val="89"/>
          <w:sz w:val="20"/>
          <w:szCs w:val="20"/>
        </w:rPr>
        <w:t>.</w:t>
      </w:r>
    </w:p>
    <w:p w14:paraId="599D3142" w14:textId="77777777" w:rsidR="00CE37CF" w:rsidRDefault="00CE37CF">
      <w:pPr>
        <w:spacing w:after="0"/>
        <w:jc w:val="both"/>
        <w:sectPr w:rsidR="00CE37CF">
          <w:type w:val="continuous"/>
          <w:pgSz w:w="12240" w:h="15840"/>
          <w:pgMar w:top="960" w:right="860" w:bottom="280" w:left="860" w:header="720" w:footer="720" w:gutter="0"/>
          <w:cols w:num="2" w:space="720" w:equalWidth="0">
            <w:col w:w="5141" w:space="239"/>
            <w:col w:w="5140"/>
          </w:cols>
        </w:sectPr>
      </w:pPr>
    </w:p>
    <w:p w14:paraId="7E7790CE" w14:textId="77777777" w:rsidR="00CE37CF" w:rsidRDefault="007311F8">
      <w:pPr>
        <w:spacing w:after="0" w:line="209" w:lineRule="exact"/>
        <w:ind w:left="319" w:right="-20"/>
        <w:rPr>
          <w:rFonts w:ascii="Arial" w:eastAsia="Arial" w:hAnsi="Arial" w:cs="Arial"/>
          <w:sz w:val="14"/>
          <w:szCs w:val="14"/>
        </w:rPr>
      </w:pPr>
      <w:r>
        <w:pict w14:anchorId="0EA0FCAE">
          <v:shape id="_x0000_s1062" type="#_x0000_t202" style="position:absolute;left:0;text-align:left;margin-left:85.55pt;margin-top:5.6pt;width:9.95pt;height:6.95pt;z-index:-251663872;mso-position-horizontal-relative:page" filled="f" stroked="f">
            <v:textbox inset="0,0,0,0">
              <w:txbxContent>
                <w:p w14:paraId="60E380B0" w14:textId="77777777" w:rsidR="007311F8" w:rsidRDefault="007311F8">
                  <w:pPr>
                    <w:spacing w:after="0" w:line="134" w:lineRule="exact"/>
                    <w:ind w:right="-61"/>
                    <w:rPr>
                      <w:rFonts w:ascii="Arial" w:eastAsia="Arial" w:hAnsi="Arial" w:cs="Arial"/>
                      <w:sz w:val="14"/>
                      <w:szCs w:val="14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4"/>
                      <w:szCs w:val="14"/>
                    </w:rPr>
                    <w:t>6</w:t>
                  </w:r>
                  <w:r>
                    <w:rPr>
                      <w:rFonts w:ascii="Arial" w:eastAsia="Arial" w:hAnsi="Arial" w:cs="Arial"/>
                      <w:i/>
                      <w:w w:val="128"/>
                      <w:sz w:val="14"/>
                      <w:szCs w:val="14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i/>
          <w:w w:val="113"/>
          <w:position w:val="2"/>
          <w:sz w:val="20"/>
          <w:szCs w:val="20"/>
        </w:rPr>
        <w:t>C</w:t>
      </w:r>
      <w:r>
        <w:rPr>
          <w:rFonts w:ascii="Arial" w:eastAsia="Arial" w:hAnsi="Arial" w:cs="Arial"/>
          <w:i/>
          <w:w w:val="113"/>
          <w:position w:val="-1"/>
          <w:sz w:val="14"/>
          <w:szCs w:val="14"/>
        </w:rPr>
        <w:t>x</w:t>
      </w:r>
      <w:r>
        <w:rPr>
          <w:rFonts w:ascii="Arial" w:eastAsia="Arial" w:hAnsi="Arial" w:cs="Arial"/>
          <w:i/>
          <w:spacing w:val="11"/>
          <w:w w:val="113"/>
          <w:position w:val="-1"/>
          <w:sz w:val="14"/>
          <w:szCs w:val="14"/>
        </w:rPr>
        <w:t xml:space="preserve"> </w:t>
      </w:r>
      <w:r>
        <w:rPr>
          <w:rFonts w:ascii="Arial" w:eastAsia="Arial" w:hAnsi="Arial" w:cs="Arial"/>
          <w:w w:val="113"/>
          <w:position w:val="2"/>
          <w:sz w:val="20"/>
          <w:szCs w:val="20"/>
        </w:rPr>
        <w:t>=</w:t>
      </w:r>
      <w:r>
        <w:rPr>
          <w:rFonts w:ascii="Arial" w:eastAsia="Arial" w:hAnsi="Arial" w:cs="Arial"/>
          <w:spacing w:val="20"/>
          <w:w w:val="113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w w:val="113"/>
          <w:position w:val="10"/>
          <w:sz w:val="14"/>
          <w:szCs w:val="14"/>
          <w:u w:val="single" w:color="000000"/>
        </w:rPr>
        <w:t xml:space="preserve"> </w:t>
      </w:r>
      <w:r>
        <w:rPr>
          <w:rFonts w:ascii="Arial" w:eastAsia="Arial" w:hAnsi="Arial" w:cs="Arial"/>
          <w:spacing w:val="9"/>
          <w:w w:val="113"/>
          <w:position w:val="10"/>
          <w:sz w:val="14"/>
          <w:szCs w:val="14"/>
          <w:u w:val="single" w:color="000000"/>
        </w:rPr>
        <w:t xml:space="preserve"> </w:t>
      </w:r>
      <w:r>
        <w:rPr>
          <w:rFonts w:ascii="Arial" w:eastAsia="Arial" w:hAnsi="Arial" w:cs="Arial"/>
          <w:w w:val="113"/>
          <w:position w:val="10"/>
          <w:sz w:val="14"/>
          <w:szCs w:val="14"/>
          <w:u w:val="single" w:color="000000"/>
        </w:rPr>
        <w:t>1</w:t>
      </w:r>
    </w:p>
    <w:p w14:paraId="4BFB3B40" w14:textId="77777777" w:rsidR="00CE37CF" w:rsidRDefault="007311F8">
      <w:pPr>
        <w:spacing w:after="0" w:line="267" w:lineRule="exact"/>
        <w:ind w:left="319" w:right="-20"/>
        <w:rPr>
          <w:rFonts w:ascii="Arial" w:eastAsia="Arial" w:hAnsi="Arial" w:cs="Arial"/>
          <w:sz w:val="14"/>
          <w:szCs w:val="14"/>
        </w:rPr>
      </w:pPr>
      <w:r>
        <w:pict w14:anchorId="510A5DB3">
          <v:shape id="_x0000_s1061" type="#_x0000_t202" style="position:absolute;left:0;text-align:left;margin-left:85.3pt;margin-top:8.5pt;width:9.95pt;height:6.95pt;z-index:-251662848;mso-position-horizontal-relative:page" filled="f" stroked="f">
            <v:textbox inset="0,0,0,0">
              <w:txbxContent>
                <w:p w14:paraId="583B5CB3" w14:textId="77777777" w:rsidR="007311F8" w:rsidRDefault="007311F8">
                  <w:pPr>
                    <w:spacing w:after="0" w:line="134" w:lineRule="exact"/>
                    <w:ind w:right="-61"/>
                    <w:rPr>
                      <w:rFonts w:ascii="Arial" w:eastAsia="Arial" w:hAnsi="Arial" w:cs="Arial"/>
                      <w:sz w:val="14"/>
                      <w:szCs w:val="14"/>
                    </w:rPr>
                  </w:pPr>
                  <w:r>
                    <w:rPr>
                      <w:rFonts w:ascii="Arial" w:eastAsia="Arial" w:hAnsi="Arial" w:cs="Arial"/>
                      <w:w w:val="101"/>
                      <w:sz w:val="14"/>
                      <w:szCs w:val="14"/>
                    </w:rPr>
                    <w:t>6</w:t>
                  </w:r>
                  <w:r>
                    <w:rPr>
                      <w:rFonts w:ascii="Arial" w:eastAsia="Arial" w:hAnsi="Arial" w:cs="Arial"/>
                      <w:i/>
                      <w:w w:val="128"/>
                      <w:sz w:val="14"/>
                      <w:szCs w:val="14"/>
                    </w:rPr>
                    <w:t>A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Arial" w:eastAsia="Arial" w:hAnsi="Arial" w:cs="Arial"/>
          <w:i/>
          <w:position w:val="1"/>
          <w:sz w:val="20"/>
          <w:szCs w:val="20"/>
        </w:rPr>
        <w:t>C</w:t>
      </w:r>
      <w:r>
        <w:rPr>
          <w:rFonts w:ascii="Arial" w:eastAsia="Arial" w:hAnsi="Arial" w:cs="Arial"/>
          <w:i/>
          <w:position w:val="-2"/>
          <w:sz w:val="14"/>
          <w:szCs w:val="14"/>
        </w:rPr>
        <w:t xml:space="preserve">y </w:t>
      </w:r>
      <w:r>
        <w:rPr>
          <w:rFonts w:ascii="Arial" w:eastAsia="Arial" w:hAnsi="Arial" w:cs="Arial"/>
          <w:i/>
          <w:spacing w:val="1"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w w:val="116"/>
          <w:position w:val="1"/>
          <w:sz w:val="20"/>
          <w:szCs w:val="20"/>
        </w:rPr>
        <w:t>=</w:t>
      </w:r>
      <w:proofErr w:type="gramEnd"/>
      <w:r>
        <w:rPr>
          <w:rFonts w:ascii="Arial" w:eastAsia="Arial" w:hAnsi="Arial" w:cs="Arial"/>
          <w:spacing w:val="18"/>
          <w:w w:val="116"/>
          <w:position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116"/>
          <w:position w:val="9"/>
          <w:sz w:val="14"/>
          <w:szCs w:val="14"/>
          <w:u w:val="single" w:color="000000"/>
        </w:rPr>
        <w:t xml:space="preserve"> </w:t>
      </w:r>
      <w:r>
        <w:rPr>
          <w:rFonts w:ascii="Arial" w:eastAsia="Arial" w:hAnsi="Arial" w:cs="Arial"/>
          <w:spacing w:val="5"/>
          <w:w w:val="116"/>
          <w:position w:val="9"/>
          <w:sz w:val="14"/>
          <w:szCs w:val="14"/>
          <w:u w:val="single" w:color="000000"/>
        </w:rPr>
        <w:t xml:space="preserve"> </w:t>
      </w:r>
      <w:r>
        <w:rPr>
          <w:rFonts w:ascii="Arial" w:eastAsia="Arial" w:hAnsi="Arial" w:cs="Arial"/>
          <w:w w:val="116"/>
          <w:position w:val="9"/>
          <w:sz w:val="14"/>
          <w:szCs w:val="14"/>
          <w:u w:val="single" w:color="000000"/>
        </w:rPr>
        <w:t>1</w:t>
      </w:r>
    </w:p>
    <w:p w14:paraId="001CEF61" w14:textId="77777777" w:rsidR="00CE37CF" w:rsidRDefault="007311F8">
      <w:pPr>
        <w:spacing w:after="0" w:line="237" w:lineRule="exact"/>
        <w:ind w:left="215" w:right="-79"/>
        <w:rPr>
          <w:rFonts w:ascii="Arial" w:eastAsia="Arial" w:hAnsi="Arial" w:cs="Arial"/>
          <w:sz w:val="20"/>
          <w:szCs w:val="20"/>
        </w:rPr>
      </w:pPr>
      <w:r>
        <w:br w:type="column"/>
      </w:r>
      <w:proofErr w:type="spellStart"/>
      <w:r>
        <w:rPr>
          <w:rFonts w:ascii="Arial" w:eastAsia="Arial" w:hAnsi="Arial" w:cs="Arial"/>
          <w:i/>
          <w:w w:val="181"/>
          <w:position w:val="-2"/>
          <w:sz w:val="14"/>
          <w:szCs w:val="14"/>
        </w:rPr>
        <w:t>i</w:t>
      </w:r>
      <w:proofErr w:type="spellEnd"/>
      <w:r>
        <w:rPr>
          <w:rFonts w:ascii="Arial" w:eastAsia="Arial" w:hAnsi="Arial" w:cs="Arial"/>
          <w:w w:val="126"/>
          <w:position w:val="-2"/>
          <w:sz w:val="14"/>
          <w:szCs w:val="14"/>
        </w:rPr>
        <w:t>=</w:t>
      </w:r>
      <w:proofErr w:type="gramStart"/>
      <w:r>
        <w:rPr>
          <w:rFonts w:ascii="Arial" w:eastAsia="Arial" w:hAnsi="Arial" w:cs="Arial"/>
          <w:w w:val="126"/>
          <w:position w:val="-2"/>
          <w:sz w:val="14"/>
          <w:szCs w:val="14"/>
        </w:rPr>
        <w:t>0</w:t>
      </w:r>
      <w:r>
        <w:rPr>
          <w:rFonts w:ascii="Arial" w:eastAsia="Arial" w:hAnsi="Arial" w:cs="Arial"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spacing w:val="19"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(</w:t>
      </w:r>
      <w:proofErr w:type="gramEnd"/>
      <w:r>
        <w:rPr>
          <w:rFonts w:ascii="Arial" w:eastAsia="Arial" w:hAnsi="Arial" w:cs="Arial"/>
          <w:i/>
          <w:w w:val="113"/>
          <w:position w:val="4"/>
          <w:sz w:val="20"/>
          <w:szCs w:val="20"/>
        </w:rPr>
        <w:t>x</w:t>
      </w:r>
      <w:proofErr w:type="spellStart"/>
      <w:r>
        <w:rPr>
          <w:rFonts w:ascii="Arial" w:eastAsia="Arial" w:hAnsi="Arial" w:cs="Arial"/>
          <w:i/>
          <w:w w:val="181"/>
          <w:position w:val="1"/>
          <w:sz w:val="14"/>
          <w:szCs w:val="14"/>
        </w:rPr>
        <w:t>i</w:t>
      </w:r>
      <w:proofErr w:type="spellEnd"/>
      <w:r>
        <w:rPr>
          <w:rFonts w:ascii="Arial" w:eastAsia="Arial" w:hAnsi="Arial" w:cs="Arial"/>
          <w:i/>
          <w:spacing w:val="15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w w:val="132"/>
          <w:position w:val="4"/>
          <w:sz w:val="20"/>
          <w:szCs w:val="20"/>
        </w:rPr>
        <w:t>+</w:t>
      </w:r>
      <w:r>
        <w:rPr>
          <w:rFonts w:ascii="Arial" w:eastAsia="Arial" w:hAnsi="Arial" w:cs="Arial"/>
          <w:spacing w:val="-29"/>
          <w:w w:val="132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3"/>
          <w:position w:val="4"/>
          <w:sz w:val="20"/>
          <w:szCs w:val="20"/>
        </w:rPr>
        <w:t>x</w:t>
      </w:r>
      <w:r>
        <w:rPr>
          <w:rFonts w:ascii="Arial" w:eastAsia="Arial" w:hAnsi="Arial" w:cs="Arial"/>
          <w:i/>
          <w:w w:val="181"/>
          <w:position w:val="1"/>
          <w:sz w:val="14"/>
          <w:szCs w:val="14"/>
        </w:rPr>
        <w:t>i</w:t>
      </w:r>
      <w:r>
        <w:rPr>
          <w:rFonts w:ascii="Arial" w:eastAsia="Arial" w:hAnsi="Arial" w:cs="Arial"/>
          <w:w w:val="126"/>
          <w:position w:val="1"/>
          <w:sz w:val="14"/>
          <w:szCs w:val="14"/>
        </w:rPr>
        <w:t>+1</w:t>
      </w:r>
      <w:r>
        <w:rPr>
          <w:rFonts w:ascii="Arial" w:eastAsia="Arial" w:hAnsi="Arial" w:cs="Arial"/>
          <w:spacing w:val="-29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)(</w:t>
      </w:r>
      <w:r>
        <w:rPr>
          <w:rFonts w:ascii="Arial" w:eastAsia="Arial" w:hAnsi="Arial" w:cs="Arial"/>
          <w:i/>
          <w:w w:val="113"/>
          <w:position w:val="4"/>
          <w:sz w:val="20"/>
          <w:szCs w:val="20"/>
        </w:rPr>
        <w:t>x</w:t>
      </w:r>
      <w:proofErr w:type="spellStart"/>
      <w:r>
        <w:rPr>
          <w:rFonts w:ascii="Arial" w:eastAsia="Arial" w:hAnsi="Arial" w:cs="Arial"/>
          <w:i/>
          <w:w w:val="181"/>
          <w:position w:val="1"/>
          <w:sz w:val="14"/>
          <w:szCs w:val="14"/>
        </w:rPr>
        <w:t>i</w:t>
      </w:r>
      <w:proofErr w:type="spellEnd"/>
      <w:r>
        <w:rPr>
          <w:rFonts w:ascii="Arial" w:eastAsia="Arial" w:hAnsi="Arial" w:cs="Arial"/>
          <w:i/>
          <w:spacing w:val="-29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7"/>
          <w:position w:val="4"/>
          <w:sz w:val="20"/>
          <w:szCs w:val="20"/>
        </w:rPr>
        <w:t>y</w:t>
      </w:r>
      <w:r>
        <w:rPr>
          <w:rFonts w:ascii="Arial" w:eastAsia="Arial" w:hAnsi="Arial" w:cs="Arial"/>
          <w:i/>
          <w:w w:val="181"/>
          <w:position w:val="1"/>
          <w:sz w:val="14"/>
          <w:szCs w:val="14"/>
        </w:rPr>
        <w:t>i</w:t>
      </w:r>
      <w:r>
        <w:rPr>
          <w:rFonts w:ascii="Arial" w:eastAsia="Arial" w:hAnsi="Arial" w:cs="Arial"/>
          <w:w w:val="126"/>
          <w:position w:val="1"/>
          <w:sz w:val="14"/>
          <w:szCs w:val="14"/>
        </w:rPr>
        <w:t>+1</w:t>
      </w:r>
      <w:r>
        <w:rPr>
          <w:rFonts w:ascii="Arial" w:eastAsia="Arial" w:hAnsi="Arial" w:cs="Arial"/>
          <w:spacing w:val="15"/>
          <w:position w:val="1"/>
          <w:sz w:val="14"/>
          <w:szCs w:val="14"/>
        </w:rPr>
        <w:t xml:space="preserve"> </w:t>
      </w:r>
      <w:r>
        <w:rPr>
          <w:rFonts w:ascii="Meiryo" w:eastAsia="Meiryo" w:hAnsi="Meiryo" w:cs="Meiryo"/>
          <w:i/>
          <w:w w:val="96"/>
          <w:position w:val="4"/>
          <w:sz w:val="20"/>
          <w:szCs w:val="20"/>
        </w:rPr>
        <w:t>−</w:t>
      </w:r>
      <w:r>
        <w:rPr>
          <w:rFonts w:ascii="Meiryo" w:eastAsia="Meiryo" w:hAnsi="Meiryo" w:cs="Meiryo"/>
          <w:i/>
          <w:spacing w:val="-21"/>
          <w:w w:val="96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3"/>
          <w:position w:val="4"/>
          <w:sz w:val="20"/>
          <w:szCs w:val="20"/>
        </w:rPr>
        <w:t>x</w:t>
      </w:r>
      <w:r>
        <w:rPr>
          <w:rFonts w:ascii="Arial" w:eastAsia="Arial" w:hAnsi="Arial" w:cs="Arial"/>
          <w:i/>
          <w:w w:val="181"/>
          <w:position w:val="1"/>
          <w:sz w:val="14"/>
          <w:szCs w:val="14"/>
        </w:rPr>
        <w:t>i</w:t>
      </w:r>
      <w:r>
        <w:rPr>
          <w:rFonts w:ascii="Arial" w:eastAsia="Arial" w:hAnsi="Arial" w:cs="Arial"/>
          <w:w w:val="126"/>
          <w:position w:val="1"/>
          <w:sz w:val="14"/>
          <w:szCs w:val="14"/>
        </w:rPr>
        <w:t>+1</w:t>
      </w:r>
      <w:r>
        <w:rPr>
          <w:rFonts w:ascii="Arial" w:eastAsia="Arial" w:hAnsi="Arial" w:cs="Arial"/>
          <w:spacing w:val="-29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7"/>
          <w:position w:val="4"/>
          <w:sz w:val="20"/>
          <w:szCs w:val="20"/>
        </w:rPr>
        <w:t>y</w:t>
      </w:r>
      <w:proofErr w:type="spellStart"/>
      <w:r>
        <w:rPr>
          <w:rFonts w:ascii="Arial" w:eastAsia="Arial" w:hAnsi="Arial" w:cs="Arial"/>
          <w:i/>
          <w:w w:val="181"/>
          <w:position w:val="1"/>
          <w:sz w:val="14"/>
          <w:szCs w:val="14"/>
        </w:rPr>
        <w:t>i</w:t>
      </w:r>
      <w:proofErr w:type="spellEnd"/>
      <w:r>
        <w:rPr>
          <w:rFonts w:ascii="Arial" w:eastAsia="Arial" w:hAnsi="Arial" w:cs="Arial"/>
          <w:i/>
          <w:spacing w:val="-29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)</w:t>
      </w:r>
    </w:p>
    <w:p w14:paraId="711809A4" w14:textId="77777777" w:rsidR="00CE37CF" w:rsidRDefault="007311F8">
      <w:pPr>
        <w:spacing w:after="0" w:line="266" w:lineRule="exact"/>
        <w:ind w:left="210" w:right="-42"/>
        <w:rPr>
          <w:rFonts w:ascii="Arial" w:eastAsia="Arial" w:hAnsi="Arial" w:cs="Arial"/>
          <w:sz w:val="20"/>
          <w:szCs w:val="20"/>
        </w:rPr>
      </w:pPr>
      <w:r>
        <w:pict w14:anchorId="15B9889A">
          <v:shape id="_x0000_s1060" type="#_x0000_t202" style="position:absolute;left:0;text-align:left;margin-left:98.15pt;margin-top:-1.4pt;width:27.75pt;height:10.65pt;z-index:-251660800;mso-position-horizontal-relative:page" filled="f" stroked="f">
            <v:textbox inset="0,0,0,0">
              <w:txbxContent>
                <w:p w14:paraId="193F52FB" w14:textId="77777777" w:rsidR="007311F8" w:rsidRDefault="007311F8">
                  <w:pPr>
                    <w:spacing w:after="0" w:line="134" w:lineRule="exact"/>
                    <w:ind w:right="-72"/>
                    <w:rPr>
                      <w:rFonts w:ascii="Arial" w:eastAsia="Arial" w:hAnsi="Arial" w:cs="Arial"/>
                      <w:sz w:val="14"/>
                      <w:szCs w:val="14"/>
                    </w:rPr>
                  </w:pPr>
                  <w:r>
                    <w:rPr>
                      <w:rFonts w:ascii="Arial" w:eastAsia="Arial" w:hAnsi="Arial" w:cs="Arial"/>
                      <w:w w:val="115"/>
                      <w:position w:val="5"/>
                      <w:sz w:val="20"/>
                      <w:szCs w:val="20"/>
                    </w:rPr>
                    <w:t>"£</w:t>
                  </w:r>
                  <w:r>
                    <w:rPr>
                      <w:rFonts w:ascii="Arial" w:eastAsia="Arial" w:hAnsi="Arial" w:cs="Arial"/>
                      <w:i/>
                      <w:w w:val="124"/>
                      <w:sz w:val="14"/>
                      <w:szCs w:val="14"/>
                    </w:rPr>
                    <w:t>N</w:t>
                  </w:r>
                  <w:r>
                    <w:rPr>
                      <w:rFonts w:ascii="Arial" w:eastAsia="Arial" w:hAnsi="Arial" w:cs="Arial"/>
                      <w:i/>
                      <w:spacing w:val="-24"/>
                      <w:sz w:val="14"/>
                      <w:szCs w:val="1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i/>
                      <w:w w:val="152"/>
                      <w:sz w:val="14"/>
                      <w:szCs w:val="14"/>
                    </w:rPr>
                    <w:t>−</w:t>
                  </w:r>
                  <w:r>
                    <w:rPr>
                      <w:rFonts w:ascii="Arial" w:eastAsia="Arial" w:hAnsi="Arial" w:cs="Arial"/>
                      <w:w w:val="101"/>
                      <w:sz w:val="14"/>
                      <w:szCs w:val="14"/>
                    </w:rPr>
                    <w:t>1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Arial" w:eastAsia="Arial" w:hAnsi="Arial" w:cs="Arial"/>
          <w:i/>
          <w:w w:val="181"/>
          <w:position w:val="-2"/>
          <w:sz w:val="14"/>
          <w:szCs w:val="14"/>
        </w:rPr>
        <w:t>i</w:t>
      </w:r>
      <w:proofErr w:type="spellEnd"/>
      <w:r>
        <w:rPr>
          <w:rFonts w:ascii="Arial" w:eastAsia="Arial" w:hAnsi="Arial" w:cs="Arial"/>
          <w:w w:val="126"/>
          <w:position w:val="-2"/>
          <w:sz w:val="14"/>
          <w:szCs w:val="14"/>
        </w:rPr>
        <w:t>=</w:t>
      </w:r>
      <w:proofErr w:type="gramStart"/>
      <w:r>
        <w:rPr>
          <w:rFonts w:ascii="Arial" w:eastAsia="Arial" w:hAnsi="Arial" w:cs="Arial"/>
          <w:w w:val="126"/>
          <w:position w:val="-2"/>
          <w:sz w:val="14"/>
          <w:szCs w:val="14"/>
        </w:rPr>
        <w:t>0</w:t>
      </w:r>
      <w:r>
        <w:rPr>
          <w:rFonts w:ascii="Arial" w:eastAsia="Arial" w:hAnsi="Arial" w:cs="Arial"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spacing w:val="19"/>
          <w:position w:val="-2"/>
          <w:sz w:val="14"/>
          <w:szCs w:val="14"/>
        </w:rPr>
        <w:t xml:space="preserve"> 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(</w:t>
      </w:r>
      <w:proofErr w:type="gramEnd"/>
      <w:r>
        <w:rPr>
          <w:rFonts w:ascii="Arial" w:eastAsia="Arial" w:hAnsi="Arial" w:cs="Arial"/>
          <w:i/>
          <w:w w:val="97"/>
          <w:position w:val="4"/>
          <w:sz w:val="20"/>
          <w:szCs w:val="20"/>
        </w:rPr>
        <w:t>y</w:t>
      </w:r>
      <w:proofErr w:type="spellStart"/>
      <w:r>
        <w:rPr>
          <w:rFonts w:ascii="Arial" w:eastAsia="Arial" w:hAnsi="Arial" w:cs="Arial"/>
          <w:i/>
          <w:w w:val="181"/>
          <w:position w:val="1"/>
          <w:sz w:val="14"/>
          <w:szCs w:val="14"/>
        </w:rPr>
        <w:t>i</w:t>
      </w:r>
      <w:proofErr w:type="spellEnd"/>
      <w:r>
        <w:rPr>
          <w:rFonts w:ascii="Arial" w:eastAsia="Arial" w:hAnsi="Arial" w:cs="Arial"/>
          <w:i/>
          <w:spacing w:val="15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w w:val="132"/>
          <w:position w:val="4"/>
          <w:sz w:val="20"/>
          <w:szCs w:val="20"/>
        </w:rPr>
        <w:t>+</w:t>
      </w:r>
      <w:r>
        <w:rPr>
          <w:rFonts w:ascii="Arial" w:eastAsia="Arial" w:hAnsi="Arial" w:cs="Arial"/>
          <w:spacing w:val="-29"/>
          <w:w w:val="132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7"/>
          <w:position w:val="4"/>
          <w:sz w:val="20"/>
          <w:szCs w:val="20"/>
        </w:rPr>
        <w:t>y</w:t>
      </w:r>
      <w:r>
        <w:rPr>
          <w:rFonts w:ascii="Arial" w:eastAsia="Arial" w:hAnsi="Arial" w:cs="Arial"/>
          <w:i/>
          <w:w w:val="181"/>
          <w:position w:val="1"/>
          <w:sz w:val="14"/>
          <w:szCs w:val="14"/>
        </w:rPr>
        <w:t>i</w:t>
      </w:r>
      <w:r>
        <w:rPr>
          <w:rFonts w:ascii="Arial" w:eastAsia="Arial" w:hAnsi="Arial" w:cs="Arial"/>
          <w:w w:val="126"/>
          <w:position w:val="1"/>
          <w:sz w:val="14"/>
          <w:szCs w:val="14"/>
        </w:rPr>
        <w:t>+1</w:t>
      </w:r>
      <w:r>
        <w:rPr>
          <w:rFonts w:ascii="Arial" w:eastAsia="Arial" w:hAnsi="Arial" w:cs="Arial"/>
          <w:spacing w:val="-29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)(</w:t>
      </w:r>
      <w:r>
        <w:rPr>
          <w:rFonts w:ascii="Arial" w:eastAsia="Arial" w:hAnsi="Arial" w:cs="Arial"/>
          <w:i/>
          <w:w w:val="113"/>
          <w:position w:val="4"/>
          <w:sz w:val="20"/>
          <w:szCs w:val="20"/>
        </w:rPr>
        <w:t>x</w:t>
      </w:r>
      <w:proofErr w:type="spellStart"/>
      <w:r>
        <w:rPr>
          <w:rFonts w:ascii="Arial" w:eastAsia="Arial" w:hAnsi="Arial" w:cs="Arial"/>
          <w:i/>
          <w:w w:val="181"/>
          <w:position w:val="1"/>
          <w:sz w:val="14"/>
          <w:szCs w:val="14"/>
        </w:rPr>
        <w:t>i</w:t>
      </w:r>
      <w:proofErr w:type="spellEnd"/>
      <w:r>
        <w:rPr>
          <w:rFonts w:ascii="Arial" w:eastAsia="Arial" w:hAnsi="Arial" w:cs="Arial"/>
          <w:i/>
          <w:spacing w:val="-29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7"/>
          <w:position w:val="4"/>
          <w:sz w:val="20"/>
          <w:szCs w:val="20"/>
        </w:rPr>
        <w:t>y</w:t>
      </w:r>
      <w:r>
        <w:rPr>
          <w:rFonts w:ascii="Arial" w:eastAsia="Arial" w:hAnsi="Arial" w:cs="Arial"/>
          <w:i/>
          <w:w w:val="181"/>
          <w:position w:val="1"/>
          <w:sz w:val="14"/>
          <w:szCs w:val="14"/>
        </w:rPr>
        <w:t>i</w:t>
      </w:r>
      <w:r>
        <w:rPr>
          <w:rFonts w:ascii="Arial" w:eastAsia="Arial" w:hAnsi="Arial" w:cs="Arial"/>
          <w:w w:val="126"/>
          <w:position w:val="1"/>
          <w:sz w:val="14"/>
          <w:szCs w:val="14"/>
        </w:rPr>
        <w:t>+1</w:t>
      </w:r>
      <w:r>
        <w:rPr>
          <w:rFonts w:ascii="Arial" w:eastAsia="Arial" w:hAnsi="Arial" w:cs="Arial"/>
          <w:spacing w:val="15"/>
          <w:position w:val="1"/>
          <w:sz w:val="14"/>
          <w:szCs w:val="14"/>
        </w:rPr>
        <w:t xml:space="preserve"> </w:t>
      </w:r>
      <w:r>
        <w:rPr>
          <w:rFonts w:ascii="Meiryo" w:eastAsia="Meiryo" w:hAnsi="Meiryo" w:cs="Meiryo"/>
          <w:i/>
          <w:w w:val="96"/>
          <w:position w:val="4"/>
          <w:sz w:val="20"/>
          <w:szCs w:val="20"/>
        </w:rPr>
        <w:t>−</w:t>
      </w:r>
      <w:r>
        <w:rPr>
          <w:rFonts w:ascii="Meiryo" w:eastAsia="Meiryo" w:hAnsi="Meiryo" w:cs="Meiryo"/>
          <w:i/>
          <w:spacing w:val="-21"/>
          <w:w w:val="96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13"/>
          <w:position w:val="4"/>
          <w:sz w:val="20"/>
          <w:szCs w:val="20"/>
        </w:rPr>
        <w:t>x</w:t>
      </w:r>
      <w:r>
        <w:rPr>
          <w:rFonts w:ascii="Arial" w:eastAsia="Arial" w:hAnsi="Arial" w:cs="Arial"/>
          <w:i/>
          <w:w w:val="181"/>
          <w:position w:val="1"/>
          <w:sz w:val="14"/>
          <w:szCs w:val="14"/>
        </w:rPr>
        <w:t>i</w:t>
      </w:r>
      <w:r>
        <w:rPr>
          <w:rFonts w:ascii="Arial" w:eastAsia="Arial" w:hAnsi="Arial" w:cs="Arial"/>
          <w:w w:val="126"/>
          <w:position w:val="1"/>
          <w:sz w:val="14"/>
          <w:szCs w:val="14"/>
        </w:rPr>
        <w:t>+1</w:t>
      </w:r>
      <w:r>
        <w:rPr>
          <w:rFonts w:ascii="Arial" w:eastAsia="Arial" w:hAnsi="Arial" w:cs="Arial"/>
          <w:spacing w:val="-29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w w:val="97"/>
          <w:position w:val="4"/>
          <w:sz w:val="20"/>
          <w:szCs w:val="20"/>
        </w:rPr>
        <w:t>y</w:t>
      </w:r>
      <w:proofErr w:type="spellStart"/>
      <w:r>
        <w:rPr>
          <w:rFonts w:ascii="Arial" w:eastAsia="Arial" w:hAnsi="Arial" w:cs="Arial"/>
          <w:i/>
          <w:w w:val="181"/>
          <w:position w:val="1"/>
          <w:sz w:val="14"/>
          <w:szCs w:val="14"/>
        </w:rPr>
        <w:t>i</w:t>
      </w:r>
      <w:proofErr w:type="spellEnd"/>
      <w:r>
        <w:rPr>
          <w:rFonts w:ascii="Arial" w:eastAsia="Arial" w:hAnsi="Arial" w:cs="Arial"/>
          <w:i/>
          <w:spacing w:val="-29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)</w:t>
      </w:r>
    </w:p>
    <w:p w14:paraId="4236DBA1" w14:textId="77777777" w:rsidR="00CE37CF" w:rsidRDefault="007311F8">
      <w:pPr>
        <w:spacing w:before="9" w:after="0" w:line="249" w:lineRule="auto"/>
        <w:ind w:left="286" w:right="65" w:hanging="286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sz w:val="20"/>
          <w:szCs w:val="20"/>
        </w:rPr>
        <w:t>2)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2"/>
          <w:w w:val="92"/>
          <w:sz w:val="20"/>
          <w:szCs w:val="20"/>
        </w:rPr>
        <w:t>P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arametrization</w:t>
      </w:r>
      <w:r>
        <w:rPr>
          <w:rFonts w:ascii="Arial" w:eastAsia="Arial" w:hAnsi="Arial" w:cs="Arial"/>
          <w:b/>
          <w:bCs/>
          <w:spacing w:val="31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of</w:t>
      </w:r>
      <w:r>
        <w:rPr>
          <w:rFonts w:ascii="Arial" w:eastAsia="Arial" w:hAnsi="Arial" w:cs="Arial"/>
          <w:b/>
          <w:bCs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85"/>
          <w:sz w:val="20"/>
          <w:szCs w:val="20"/>
        </w:rPr>
        <w:t>polygons</w:t>
      </w:r>
      <w:ins w:id="17" w:author="Sujing Wang" w:date="2019-07-31T16:25:00Z">
        <w:r w:rsidR="00260894">
          <w:rPr>
            <w:rFonts w:ascii="Arial" w:eastAsia="Arial" w:hAnsi="Arial" w:cs="Arial"/>
            <w:b/>
            <w:bCs/>
            <w:w w:val="85"/>
            <w:sz w:val="20"/>
            <w:szCs w:val="20"/>
          </w:rPr>
          <w:t>:</w:t>
        </w:r>
      </w:ins>
      <w:r>
        <w:rPr>
          <w:rFonts w:ascii="Arial" w:eastAsia="Arial" w:hAnsi="Arial" w:cs="Arial"/>
          <w:b/>
          <w:bCs/>
          <w:spacing w:val="9"/>
          <w:w w:val="85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5"/>
          <w:sz w:val="20"/>
          <w:szCs w:val="20"/>
        </w:rPr>
        <w:t xml:space="preserve">Calculate </w:t>
      </w:r>
      <w:r>
        <w:rPr>
          <w:rFonts w:ascii="Arial" w:eastAsia="Arial" w:hAnsi="Arial" w:cs="Arial"/>
          <w:spacing w:val="13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shape</w:t>
      </w:r>
      <w:proofErr w:type="gramEnd"/>
      <w:r>
        <w:rPr>
          <w:rFonts w:ascii="Arial" w:eastAsia="Arial" w:hAnsi="Arial" w:cs="Arial"/>
          <w:spacing w:val="7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and</w:t>
      </w:r>
      <w:r>
        <w:rPr>
          <w:rFonts w:ascii="Arial" w:eastAsia="Arial" w:hAnsi="Arial" w:cs="Arial"/>
          <w:spacing w:val="22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 xml:space="preserve">area </w:t>
      </w:r>
      <w:r>
        <w:rPr>
          <w:rFonts w:ascii="Arial" w:eastAsia="Arial" w:hAnsi="Arial" w:cs="Arial"/>
          <w:w w:val="86"/>
          <w:sz w:val="20"/>
          <w:szCs w:val="20"/>
        </w:rPr>
        <w:t>parameters</w:t>
      </w:r>
      <w:r>
        <w:rPr>
          <w:rFonts w:ascii="Arial" w:eastAsia="Arial" w:hAnsi="Arial" w:cs="Arial"/>
          <w:spacing w:val="31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each</w:t>
      </w:r>
      <w:r>
        <w:rPr>
          <w:rFonts w:ascii="Arial" w:eastAsia="Arial" w:hAnsi="Arial" w:cs="Arial"/>
          <w:spacing w:val="32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ind</w:t>
      </w:r>
      <w:r>
        <w:rPr>
          <w:rFonts w:ascii="Arial" w:eastAsia="Arial" w:hAnsi="Arial" w:cs="Arial"/>
          <w:spacing w:val="-5"/>
          <w:sz w:val="20"/>
          <w:szCs w:val="20"/>
        </w:rPr>
        <w:t>i</w:t>
      </w:r>
      <w:r>
        <w:rPr>
          <w:rFonts w:ascii="Arial" w:eastAsia="Arial" w:hAnsi="Arial" w:cs="Arial"/>
          <w:sz w:val="20"/>
          <w:szCs w:val="20"/>
        </w:rPr>
        <w:t>vidual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polygon</w:t>
      </w:r>
      <w:r>
        <w:rPr>
          <w:rFonts w:ascii="Arial" w:eastAsia="Arial" w:hAnsi="Arial" w:cs="Arial"/>
          <w:spacing w:val="27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each</w:t>
      </w:r>
      <w:r>
        <w:rPr>
          <w:rFonts w:ascii="Arial" w:eastAsia="Arial" w:hAnsi="Arial" w:cs="Arial"/>
          <w:spacing w:val="32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map</w:t>
      </w:r>
    </w:p>
    <w:p w14:paraId="4D948BE0" w14:textId="77777777" w:rsidR="00CE37CF" w:rsidRDefault="00CE37CF">
      <w:pPr>
        <w:spacing w:after="0"/>
        <w:sectPr w:rsidR="00CE37CF">
          <w:type w:val="continuous"/>
          <w:pgSz w:w="12240" w:h="15840"/>
          <w:pgMar w:top="960" w:right="860" w:bottom="280" w:left="860" w:header="720" w:footer="720" w:gutter="0"/>
          <w:cols w:num="3" w:space="720" w:equalWidth="0">
            <w:col w:w="1051" w:space="52"/>
            <w:col w:w="3021" w:space="1455"/>
            <w:col w:w="4941"/>
          </w:cols>
        </w:sectPr>
      </w:pPr>
    </w:p>
    <w:p w14:paraId="56C6E8CA" w14:textId="77777777" w:rsidR="00CE37CF" w:rsidRDefault="007311F8">
      <w:pPr>
        <w:spacing w:after="0" w:line="212" w:lineRule="exact"/>
        <w:ind w:left="319" w:right="-73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position w:val="2"/>
          <w:sz w:val="20"/>
          <w:szCs w:val="20"/>
        </w:rPr>
        <w:t>where</w:t>
      </w:r>
      <w:proofErr w:type="gramEnd"/>
      <w:r>
        <w:rPr>
          <w:rFonts w:ascii="Arial" w:eastAsia="Arial" w:hAnsi="Arial" w:cs="Arial"/>
          <w:spacing w:val="-15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2"/>
          <w:sz w:val="20"/>
          <w:szCs w:val="20"/>
        </w:rPr>
        <w:t>x</w:t>
      </w:r>
      <w:r>
        <w:rPr>
          <w:rFonts w:ascii="Arial" w:eastAsia="Arial" w:hAnsi="Arial" w:cs="Arial"/>
          <w:i/>
          <w:position w:val="-1"/>
          <w:sz w:val="14"/>
          <w:szCs w:val="14"/>
        </w:rPr>
        <w:t xml:space="preserve">N   </w:t>
      </w:r>
      <w:r>
        <w:rPr>
          <w:rFonts w:ascii="Arial" w:eastAsia="Arial" w:hAnsi="Arial" w:cs="Arial"/>
          <w:i/>
          <w:spacing w:val="17"/>
          <w:position w:val="-1"/>
          <w:sz w:val="14"/>
          <w:szCs w:val="14"/>
        </w:rPr>
        <w:t xml:space="preserve"> </w:t>
      </w:r>
      <w:r>
        <w:rPr>
          <w:rFonts w:ascii="Arial" w:eastAsia="Arial" w:hAnsi="Arial" w:cs="Arial"/>
          <w:w w:val="132"/>
          <w:position w:val="2"/>
          <w:sz w:val="20"/>
          <w:szCs w:val="20"/>
        </w:rPr>
        <w:t>=</w:t>
      </w:r>
      <w:r>
        <w:rPr>
          <w:rFonts w:ascii="Arial" w:eastAsia="Arial" w:hAnsi="Arial" w:cs="Arial"/>
          <w:spacing w:val="38"/>
          <w:w w:val="132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2"/>
          <w:sz w:val="20"/>
          <w:szCs w:val="20"/>
        </w:rPr>
        <w:t>x</w:t>
      </w:r>
      <w:r>
        <w:rPr>
          <w:rFonts w:ascii="Arial" w:eastAsia="Arial" w:hAnsi="Arial" w:cs="Arial"/>
          <w:position w:val="-1"/>
          <w:sz w:val="14"/>
          <w:szCs w:val="14"/>
        </w:rPr>
        <w:t xml:space="preserve">0  </w:t>
      </w:r>
      <w:r>
        <w:rPr>
          <w:rFonts w:ascii="Arial" w:eastAsia="Arial" w:hAnsi="Arial" w:cs="Arial"/>
          <w:spacing w:val="7"/>
          <w:position w:val="-1"/>
          <w:sz w:val="14"/>
          <w:szCs w:val="14"/>
        </w:rPr>
        <w:t xml:space="preserve"> </w:t>
      </w:r>
      <w:r>
        <w:rPr>
          <w:rFonts w:ascii="Arial" w:eastAsia="Arial" w:hAnsi="Arial" w:cs="Arial"/>
          <w:position w:val="2"/>
          <w:sz w:val="20"/>
          <w:szCs w:val="20"/>
        </w:rPr>
        <w:t>and</w:t>
      </w:r>
      <w:r>
        <w:rPr>
          <w:rFonts w:ascii="Arial" w:eastAsia="Arial" w:hAnsi="Arial" w:cs="Arial"/>
          <w:spacing w:val="-2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position w:val="2"/>
          <w:sz w:val="20"/>
          <w:szCs w:val="20"/>
        </w:rPr>
        <w:t>A</w:t>
      </w:r>
      <w:r>
        <w:rPr>
          <w:rFonts w:ascii="Arial" w:eastAsia="Arial" w:hAnsi="Arial" w:cs="Arial"/>
          <w:spacing w:val="53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position w:val="2"/>
          <w:sz w:val="20"/>
          <w:szCs w:val="20"/>
        </w:rPr>
        <w:t>=</w:t>
      </w:r>
      <w:r>
        <w:rPr>
          <w:rFonts w:ascii="Arial" w:eastAsia="Arial" w:hAnsi="Arial" w:cs="Arial"/>
          <w:spacing w:val="40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position w:val="2"/>
          <w:sz w:val="20"/>
          <w:szCs w:val="20"/>
        </w:rPr>
        <w:t>the</w:t>
      </w:r>
      <w:r>
        <w:rPr>
          <w:rFonts w:ascii="Arial" w:eastAsia="Arial" w:hAnsi="Arial" w:cs="Arial"/>
          <w:spacing w:val="8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w w:val="82"/>
          <w:position w:val="2"/>
          <w:sz w:val="20"/>
          <w:szCs w:val="20"/>
        </w:rPr>
        <w:t xml:space="preserve">area </w:t>
      </w:r>
      <w:r>
        <w:rPr>
          <w:rFonts w:ascii="Arial" w:eastAsia="Arial" w:hAnsi="Arial" w:cs="Arial"/>
          <w:spacing w:val="9"/>
          <w:w w:val="82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position w:val="2"/>
          <w:sz w:val="20"/>
          <w:szCs w:val="20"/>
        </w:rPr>
        <w:t>of</w:t>
      </w:r>
      <w:r>
        <w:rPr>
          <w:rFonts w:ascii="Arial" w:eastAsia="Arial" w:hAnsi="Arial" w:cs="Arial"/>
          <w:spacing w:val="42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position w:val="2"/>
          <w:sz w:val="20"/>
          <w:szCs w:val="20"/>
        </w:rPr>
        <w:t>the</w:t>
      </w:r>
      <w:r>
        <w:rPr>
          <w:rFonts w:ascii="Arial" w:eastAsia="Arial" w:hAnsi="Arial" w:cs="Arial"/>
          <w:spacing w:val="8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position w:val="2"/>
          <w:sz w:val="20"/>
          <w:szCs w:val="20"/>
        </w:rPr>
        <w:t>polygon.</w:t>
      </w:r>
      <w:r>
        <w:rPr>
          <w:rFonts w:ascii="Arial" w:eastAsia="Arial" w:hAnsi="Arial" w:cs="Arial"/>
          <w:spacing w:val="-16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6"/>
          <w:w w:val="99"/>
          <w:position w:val="2"/>
          <w:sz w:val="20"/>
          <w:szCs w:val="20"/>
        </w:rPr>
        <w:t>W</w:t>
      </w:r>
      <w:r>
        <w:rPr>
          <w:rFonts w:ascii="Arial" w:eastAsia="Arial" w:hAnsi="Arial" w:cs="Arial"/>
          <w:w w:val="79"/>
          <w:position w:val="2"/>
          <w:sz w:val="20"/>
          <w:szCs w:val="20"/>
        </w:rPr>
        <w:t>e</w:t>
      </w:r>
    </w:p>
    <w:p w14:paraId="27DD741C" w14:textId="77777777" w:rsidR="00CE37CF" w:rsidRDefault="007311F8">
      <w:pPr>
        <w:spacing w:after="0" w:line="222" w:lineRule="exact"/>
        <w:ind w:left="84" w:right="-55"/>
        <w:jc w:val="center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86"/>
          <w:sz w:val="20"/>
          <w:szCs w:val="20"/>
        </w:rPr>
        <w:t>also</w:t>
      </w:r>
      <w:proofErr w:type="gramEnd"/>
      <w:r>
        <w:rPr>
          <w:rFonts w:ascii="Arial" w:eastAsia="Arial" w:hAnsi="Arial" w:cs="Arial"/>
          <w:spacing w:val="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use</w:t>
      </w:r>
      <w:r>
        <w:rPr>
          <w:rFonts w:ascii="Arial" w:eastAsia="Arial" w:hAnsi="Arial" w:cs="Arial"/>
          <w:spacing w:val="-1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</w:t>
      </w:r>
      <w:r>
        <w:rPr>
          <w:rFonts w:ascii="Arial" w:eastAsia="Arial" w:hAnsi="Arial" w:cs="Arial"/>
          <w:spacing w:val="-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simple</w:t>
      </w:r>
      <w:r>
        <w:rPr>
          <w:rFonts w:ascii="Arial" w:eastAsia="Arial" w:hAnsi="Arial" w:cs="Arial"/>
          <w:spacing w:val="29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Manhattan</w:t>
      </w:r>
      <w:r>
        <w:rPr>
          <w:rFonts w:ascii="Arial" w:eastAsia="Arial" w:hAnsi="Arial" w:cs="Arial"/>
          <w:spacing w:val="3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distance</w:t>
      </w:r>
      <w:r>
        <w:rPr>
          <w:rFonts w:ascii="Arial" w:eastAsia="Arial" w:hAnsi="Arial" w:cs="Arial"/>
          <w:spacing w:val="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function </w:t>
      </w:r>
      <w:r>
        <w:rPr>
          <w:rFonts w:ascii="Arial" w:eastAsia="Arial" w:hAnsi="Arial" w:cs="Arial"/>
          <w:spacing w:val="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sz w:val="20"/>
          <w:szCs w:val="20"/>
        </w:rPr>
        <w:t>D</w:t>
      </w:r>
      <w:r>
        <w:rPr>
          <w:rFonts w:ascii="Arial" w:eastAsia="Arial" w:hAnsi="Arial" w:cs="Arial"/>
          <w:i/>
          <w:sz w:val="20"/>
          <w:szCs w:val="20"/>
        </w:rPr>
        <w:t>istanc</w:t>
      </w:r>
      <w:r>
        <w:rPr>
          <w:rFonts w:ascii="Arial" w:eastAsia="Arial" w:hAnsi="Arial" w:cs="Arial"/>
          <w:i/>
          <w:spacing w:val="1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i/>
          <w:sz w:val="20"/>
          <w:szCs w:val="20"/>
        </w:rPr>
        <w:t>c,</w:t>
      </w:r>
      <w:r>
        <w:rPr>
          <w:rFonts w:ascii="Arial" w:eastAsia="Arial" w:hAnsi="Arial" w:cs="Arial"/>
          <w:i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m</w:t>
      </w:r>
      <w:r>
        <w:rPr>
          <w:rFonts w:ascii="Arial" w:eastAsia="Arial" w:hAnsi="Arial" w:cs="Arial"/>
          <w:w w:val="116"/>
          <w:sz w:val="20"/>
          <w:szCs w:val="20"/>
        </w:rPr>
        <w:t>)</w:t>
      </w:r>
    </w:p>
    <w:p w14:paraId="75BC3122" w14:textId="77777777" w:rsidR="00CE37CF" w:rsidRDefault="007311F8">
      <w:pPr>
        <w:spacing w:before="9" w:after="0" w:line="249" w:lineRule="auto"/>
        <w:ind w:left="119" w:right="-54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95"/>
          <w:sz w:val="20"/>
          <w:szCs w:val="20"/>
        </w:rPr>
        <w:t>which</w:t>
      </w:r>
      <w:proofErr w:type="gramEnd"/>
      <w:r>
        <w:rPr>
          <w:rFonts w:ascii="Arial" w:eastAsia="Arial" w:hAnsi="Arial" w:cs="Arial"/>
          <w:spacing w:val="3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tuned</w:t>
      </w:r>
      <w:r>
        <w:rPr>
          <w:rFonts w:ascii="Arial" w:eastAsia="Arial" w:hAnsi="Arial" w:cs="Arial"/>
          <w:spacing w:val="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the</w:t>
      </w:r>
      <w:r>
        <w:rPr>
          <w:rFonts w:ascii="Arial" w:eastAsia="Arial" w:hAnsi="Arial" w:cs="Arial"/>
          <w:spacing w:val="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required</w:t>
      </w:r>
      <w:r>
        <w:rPr>
          <w:rFonts w:ascii="Arial" w:eastAsia="Arial" w:hAnsi="Arial" w:cs="Arial"/>
          <w:spacing w:val="2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georeferenced</w:t>
      </w:r>
      <w:r>
        <w:rPr>
          <w:rFonts w:ascii="Arial" w:eastAsia="Arial" w:hAnsi="Arial" w:cs="Arial"/>
          <w:spacing w:val="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accura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c</w:t>
      </w:r>
      <w:r>
        <w:rPr>
          <w:rFonts w:ascii="Arial" w:eastAsia="Arial" w:hAnsi="Arial" w:cs="Arial"/>
          <w:spacing w:val="-11"/>
          <w:w w:val="87"/>
          <w:sz w:val="20"/>
          <w:szCs w:val="20"/>
        </w:rPr>
        <w:t>y</w:t>
      </w:r>
      <w:r>
        <w:rPr>
          <w:rFonts w:ascii="Arial" w:eastAsia="Arial" w:hAnsi="Arial" w:cs="Arial"/>
          <w:w w:val="87"/>
          <w:sz w:val="20"/>
          <w:szCs w:val="20"/>
        </w:rPr>
        <w:t>.</w:t>
      </w:r>
      <w:r>
        <w:rPr>
          <w:rFonts w:ascii="Arial" w:eastAsia="Arial" w:hAnsi="Arial" w:cs="Arial"/>
          <w:spacing w:val="1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4"/>
          <w:w w:val="87"/>
          <w:sz w:val="20"/>
          <w:szCs w:val="20"/>
        </w:rPr>
        <w:t>W</w:t>
      </w:r>
      <w:r>
        <w:rPr>
          <w:rFonts w:ascii="Arial" w:eastAsia="Arial" w:hAnsi="Arial" w:cs="Arial"/>
          <w:w w:val="87"/>
          <w:sz w:val="20"/>
          <w:szCs w:val="20"/>
        </w:rPr>
        <w:t>e</w:t>
      </w:r>
      <w:r>
        <w:rPr>
          <w:rFonts w:ascii="Arial" w:eastAsia="Arial" w:hAnsi="Arial" w:cs="Arial"/>
          <w:spacing w:val="1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use </w:t>
      </w:r>
      <w:r>
        <w:rPr>
          <w:rFonts w:ascii="Arial" w:eastAsia="Arial" w:hAnsi="Arial" w:cs="Arial"/>
          <w:sz w:val="20"/>
          <w:szCs w:val="20"/>
        </w:rPr>
        <w:t>all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these</w:t>
      </w:r>
      <w:r>
        <w:rPr>
          <w:rFonts w:ascii="Arial" w:eastAsia="Arial" w:hAnsi="Arial" w:cs="Arial"/>
          <w:spacing w:val="2"/>
          <w:w w:val="87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7"/>
          <w:sz w:val="20"/>
          <w:szCs w:val="20"/>
        </w:rPr>
        <w:t xml:space="preserve">functions </w:t>
      </w:r>
      <w:r>
        <w:rPr>
          <w:rFonts w:ascii="Arial" w:eastAsia="Arial" w:hAnsi="Arial" w:cs="Arial"/>
          <w:spacing w:val="1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proofErr w:type="gramEnd"/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 xml:space="preserve">defined </w:t>
      </w:r>
      <w:r>
        <w:rPr>
          <w:rFonts w:ascii="Arial" w:eastAsia="Arial" w:hAnsi="Arial" w:cs="Arial"/>
          <w:spacing w:val="1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these</w:t>
      </w:r>
      <w:r>
        <w:rPr>
          <w:rFonts w:ascii="Arial" w:eastAsia="Arial" w:hAnsi="Arial" w:cs="Arial"/>
          <w:spacing w:val="13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s</w:t>
      </w:r>
      <w:r>
        <w:rPr>
          <w:rFonts w:ascii="Arial" w:eastAsia="Arial" w:hAnsi="Arial" w:cs="Arial"/>
          <w:spacing w:val="-4"/>
          <w:w w:val="85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5"/>
          <w:sz w:val="20"/>
          <w:szCs w:val="20"/>
        </w:rPr>
        <w:t>v</w:t>
      </w:r>
      <w:r>
        <w:rPr>
          <w:rFonts w:ascii="Arial" w:eastAsia="Arial" w:hAnsi="Arial" w:cs="Arial"/>
          <w:w w:val="85"/>
          <w:sz w:val="20"/>
          <w:szCs w:val="20"/>
        </w:rPr>
        <w:t>en</w:t>
      </w:r>
      <w:r>
        <w:rPr>
          <w:rFonts w:ascii="Arial" w:eastAsia="Arial" w:hAnsi="Arial" w:cs="Arial"/>
          <w:spacing w:val="18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change</w:t>
      </w:r>
      <w:r>
        <w:rPr>
          <w:rFonts w:ascii="Arial" w:eastAsia="Arial" w:hAnsi="Arial" w:cs="Arial"/>
          <w:spacing w:val="29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predicates:</w:t>
      </w:r>
    </w:p>
    <w:p w14:paraId="4FB5D2D2" w14:textId="77777777" w:rsidR="00CE37CF" w:rsidRDefault="007311F8">
      <w:pPr>
        <w:spacing w:after="0" w:line="320" w:lineRule="exact"/>
        <w:ind w:left="319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position w:val="2"/>
          <w:sz w:val="20"/>
          <w:szCs w:val="20"/>
        </w:rPr>
        <w:t>1)</w:t>
      </w:r>
      <w:r>
        <w:rPr>
          <w:rFonts w:ascii="Arial" w:eastAsia="Arial" w:hAnsi="Arial" w:cs="Arial"/>
          <w:spacing w:val="51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2"/>
          <w:sz w:val="20"/>
          <w:szCs w:val="20"/>
        </w:rPr>
        <w:t>S</w:t>
      </w:r>
      <w:r>
        <w:rPr>
          <w:rFonts w:ascii="Arial" w:eastAsia="Arial" w:hAnsi="Arial" w:cs="Arial"/>
          <w:i/>
          <w:spacing w:val="-12"/>
          <w:position w:val="2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96"/>
          <w:position w:val="2"/>
          <w:sz w:val="20"/>
          <w:szCs w:val="20"/>
        </w:rPr>
        <w:t>−</w:t>
      </w:r>
      <w:r>
        <w:rPr>
          <w:rFonts w:ascii="Meiryo" w:eastAsia="Meiryo" w:hAnsi="Meiryo" w:cs="Meiryo"/>
          <w:i/>
          <w:spacing w:val="-21"/>
          <w:w w:val="96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8"/>
          <w:position w:val="2"/>
          <w:sz w:val="20"/>
          <w:szCs w:val="20"/>
        </w:rPr>
        <w:t>C</w:t>
      </w:r>
      <w:r>
        <w:rPr>
          <w:rFonts w:ascii="Arial" w:eastAsia="Arial" w:hAnsi="Arial" w:cs="Arial"/>
          <w:i/>
          <w:spacing w:val="-41"/>
          <w:position w:val="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position w:val="2"/>
          <w:sz w:val="20"/>
          <w:szCs w:val="20"/>
        </w:rPr>
        <w:t>ontinuin</w:t>
      </w:r>
      <w:r>
        <w:rPr>
          <w:rFonts w:ascii="Arial" w:eastAsia="Arial" w:hAnsi="Arial" w:cs="Arial"/>
          <w:i/>
          <w:spacing w:val="8"/>
          <w:position w:val="2"/>
          <w:sz w:val="20"/>
          <w:szCs w:val="20"/>
        </w:rPr>
        <w:t>g</w:t>
      </w:r>
      <w:proofErr w:type="spellEnd"/>
      <w:r>
        <w:rPr>
          <w:rFonts w:ascii="Arial" w:eastAsia="Arial" w:hAnsi="Arial" w:cs="Arial"/>
          <w:position w:val="2"/>
          <w:sz w:val="20"/>
          <w:szCs w:val="20"/>
        </w:rPr>
        <w:t>(</w:t>
      </w:r>
      <w:r>
        <w:rPr>
          <w:rFonts w:ascii="Arial" w:eastAsia="Arial" w:hAnsi="Arial" w:cs="Arial"/>
          <w:i/>
          <w:position w:val="2"/>
          <w:sz w:val="20"/>
          <w:szCs w:val="20"/>
        </w:rPr>
        <w:t>c,</w:t>
      </w:r>
      <w:r>
        <w:rPr>
          <w:rFonts w:ascii="Arial" w:eastAsia="Arial" w:hAnsi="Arial" w:cs="Arial"/>
          <w:i/>
          <w:spacing w:val="30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2"/>
          <w:sz w:val="20"/>
          <w:szCs w:val="20"/>
        </w:rPr>
        <w:t>m</w:t>
      </w:r>
      <w:r>
        <w:rPr>
          <w:rFonts w:ascii="Arial" w:eastAsia="Arial" w:hAnsi="Arial" w:cs="Arial"/>
          <w:position w:val="2"/>
          <w:sz w:val="20"/>
          <w:szCs w:val="20"/>
        </w:rPr>
        <w:t>)</w:t>
      </w:r>
      <w:r>
        <w:rPr>
          <w:rFonts w:ascii="Arial" w:eastAsia="Arial" w:hAnsi="Arial" w:cs="Arial"/>
          <w:spacing w:val="19"/>
          <w:position w:val="2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position w:val="2"/>
          <w:sz w:val="20"/>
          <w:szCs w:val="20"/>
        </w:rPr>
        <w:t>↔</w:t>
      </w:r>
      <w:r>
        <w:rPr>
          <w:rFonts w:ascii="Meiryo" w:eastAsia="Meiryo" w:hAnsi="Meiryo" w:cs="Meiryo"/>
          <w:i/>
          <w:spacing w:val="-15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9"/>
          <w:position w:val="2"/>
          <w:sz w:val="20"/>
          <w:szCs w:val="20"/>
        </w:rPr>
        <w:t>A</w:t>
      </w:r>
      <w:r>
        <w:rPr>
          <w:rFonts w:ascii="Arial" w:eastAsia="Arial" w:hAnsi="Arial" w:cs="Arial"/>
          <w:i/>
          <w:spacing w:val="7"/>
          <w:w w:val="99"/>
          <w:position w:val="2"/>
          <w:sz w:val="20"/>
          <w:szCs w:val="20"/>
        </w:rPr>
        <w:t>g</w:t>
      </w:r>
      <w:r>
        <w:rPr>
          <w:rFonts w:ascii="Arial" w:eastAsia="Arial" w:hAnsi="Arial" w:cs="Arial"/>
          <w:i/>
          <w:spacing w:val="6"/>
          <w:w w:val="134"/>
          <w:position w:val="2"/>
          <w:sz w:val="20"/>
          <w:szCs w:val="20"/>
        </w:rPr>
        <w:t>r</w:t>
      </w:r>
      <w:r>
        <w:rPr>
          <w:rFonts w:ascii="Arial" w:eastAsia="Arial" w:hAnsi="Arial" w:cs="Arial"/>
          <w:i/>
          <w:w w:val="96"/>
          <w:position w:val="2"/>
          <w:sz w:val="20"/>
          <w:szCs w:val="20"/>
        </w:rPr>
        <w:t>eement</w:t>
      </w:r>
      <w:r>
        <w:rPr>
          <w:rFonts w:ascii="Arial" w:eastAsia="Arial" w:hAnsi="Arial" w:cs="Arial"/>
          <w:w w:val="116"/>
          <w:position w:val="2"/>
          <w:sz w:val="20"/>
          <w:szCs w:val="20"/>
        </w:rPr>
        <w:t>(</w:t>
      </w:r>
      <w:r>
        <w:rPr>
          <w:rFonts w:ascii="Arial" w:eastAsia="Arial" w:hAnsi="Arial" w:cs="Arial"/>
          <w:i/>
          <w:w w:val="90"/>
          <w:position w:val="2"/>
          <w:sz w:val="20"/>
          <w:szCs w:val="20"/>
        </w:rPr>
        <w:t>c,</w:t>
      </w:r>
      <w:r>
        <w:rPr>
          <w:rFonts w:ascii="Arial" w:eastAsia="Arial" w:hAnsi="Arial" w:cs="Arial"/>
          <w:i/>
          <w:spacing w:val="-22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2"/>
          <w:sz w:val="20"/>
          <w:szCs w:val="20"/>
        </w:rPr>
        <w:t>m</w:t>
      </w:r>
      <w:r>
        <w:rPr>
          <w:rFonts w:ascii="Arial" w:eastAsia="Arial" w:hAnsi="Arial" w:cs="Arial"/>
          <w:position w:val="2"/>
          <w:sz w:val="20"/>
          <w:szCs w:val="20"/>
        </w:rPr>
        <w:t>)</w:t>
      </w:r>
      <w:r>
        <w:rPr>
          <w:rFonts w:ascii="Arial" w:eastAsia="Arial" w:hAnsi="Arial" w:cs="Arial"/>
          <w:spacing w:val="19"/>
          <w:position w:val="2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position w:val="2"/>
          <w:sz w:val="20"/>
          <w:szCs w:val="20"/>
        </w:rPr>
        <w:t>≥</w:t>
      </w:r>
      <w:r>
        <w:rPr>
          <w:rFonts w:ascii="Meiryo" w:eastAsia="Meiryo" w:hAnsi="Meiryo" w:cs="Meiryo"/>
          <w:i/>
          <w:spacing w:val="-18"/>
          <w:position w:val="2"/>
          <w:sz w:val="20"/>
          <w:szCs w:val="20"/>
        </w:rPr>
        <w:t xml:space="preserve"> </w:t>
      </w:r>
      <w:r>
        <w:rPr>
          <w:rFonts w:ascii="Arial" w:eastAsia="Arial" w:hAnsi="Arial" w:cs="Arial"/>
          <w:position w:val="2"/>
          <w:sz w:val="20"/>
          <w:szCs w:val="20"/>
        </w:rPr>
        <w:t>0</w:t>
      </w:r>
      <w:r>
        <w:rPr>
          <w:rFonts w:ascii="Arial" w:eastAsia="Arial" w:hAnsi="Arial" w:cs="Arial"/>
          <w:i/>
          <w:position w:val="2"/>
          <w:sz w:val="20"/>
          <w:szCs w:val="20"/>
        </w:rPr>
        <w:t>.</w:t>
      </w:r>
      <w:r>
        <w:rPr>
          <w:rFonts w:ascii="Arial" w:eastAsia="Arial" w:hAnsi="Arial" w:cs="Arial"/>
          <w:position w:val="2"/>
          <w:sz w:val="20"/>
          <w:szCs w:val="20"/>
        </w:rPr>
        <w:t>8</w:t>
      </w:r>
    </w:p>
    <w:p w14:paraId="0D65AAAB" w14:textId="77777777" w:rsidR="00CE37CF" w:rsidRDefault="007311F8">
      <w:pPr>
        <w:spacing w:after="0" w:line="239" w:lineRule="exact"/>
        <w:ind w:left="319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position w:val="4"/>
          <w:sz w:val="20"/>
          <w:szCs w:val="20"/>
        </w:rPr>
        <w:t>2)</w:t>
      </w:r>
      <w:r>
        <w:rPr>
          <w:rFonts w:ascii="Arial" w:eastAsia="Arial" w:hAnsi="Arial" w:cs="Arial"/>
          <w:spacing w:val="51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4"/>
          <w:sz w:val="20"/>
          <w:szCs w:val="20"/>
        </w:rPr>
        <w:t>B</w:t>
      </w:r>
      <w:r>
        <w:rPr>
          <w:rFonts w:ascii="Arial" w:eastAsia="Arial" w:hAnsi="Arial" w:cs="Arial"/>
          <w:i/>
          <w:spacing w:val="16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96"/>
          <w:position w:val="4"/>
          <w:sz w:val="20"/>
          <w:szCs w:val="20"/>
        </w:rPr>
        <w:t>−</w:t>
      </w:r>
      <w:r>
        <w:rPr>
          <w:rFonts w:ascii="Meiryo" w:eastAsia="Meiryo" w:hAnsi="Meiryo" w:cs="Meiryo"/>
          <w:i/>
          <w:spacing w:val="-21"/>
          <w:w w:val="96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8"/>
          <w:position w:val="4"/>
          <w:sz w:val="20"/>
          <w:szCs w:val="20"/>
        </w:rPr>
        <w:t>C</w:t>
      </w:r>
      <w:r>
        <w:rPr>
          <w:rFonts w:ascii="Arial" w:eastAsia="Arial" w:hAnsi="Arial" w:cs="Arial"/>
          <w:i/>
          <w:spacing w:val="-41"/>
          <w:position w:val="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position w:val="4"/>
          <w:sz w:val="20"/>
          <w:szCs w:val="20"/>
        </w:rPr>
        <w:t>ontinuin</w:t>
      </w:r>
      <w:r>
        <w:rPr>
          <w:rFonts w:ascii="Arial" w:eastAsia="Arial" w:hAnsi="Arial" w:cs="Arial"/>
          <w:i/>
          <w:spacing w:val="8"/>
          <w:position w:val="4"/>
          <w:sz w:val="20"/>
          <w:szCs w:val="20"/>
        </w:rPr>
        <w:t>g</w:t>
      </w:r>
      <w:proofErr w:type="spellEnd"/>
      <w:r>
        <w:rPr>
          <w:rFonts w:ascii="Arial" w:eastAsia="Arial" w:hAnsi="Arial" w:cs="Arial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position w:val="4"/>
          <w:sz w:val="20"/>
          <w:szCs w:val="20"/>
        </w:rPr>
        <w:t>c,</w:t>
      </w:r>
      <w:r>
        <w:rPr>
          <w:rFonts w:ascii="Arial" w:eastAsia="Arial" w:hAnsi="Arial" w:cs="Arial"/>
          <w:i/>
          <w:spacing w:val="30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76"/>
          <w:position w:val="4"/>
          <w:sz w:val="20"/>
          <w:szCs w:val="20"/>
        </w:rPr>
        <w:t>b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)</w:t>
      </w:r>
      <w:r>
        <w:rPr>
          <w:rFonts w:ascii="Arial" w:eastAsia="Arial" w:hAnsi="Arial" w:cs="Arial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position w:val="4"/>
          <w:sz w:val="20"/>
          <w:szCs w:val="20"/>
        </w:rPr>
        <w:t>↔</w:t>
      </w:r>
      <w:r>
        <w:rPr>
          <w:rFonts w:ascii="Meiryo" w:eastAsia="Meiryo" w:hAnsi="Meiryo" w:cs="Meiryo"/>
          <w:i/>
          <w:spacing w:val="-15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97"/>
          <w:position w:val="4"/>
          <w:sz w:val="20"/>
          <w:szCs w:val="20"/>
        </w:rPr>
        <w:t>O</w:t>
      </w:r>
      <w:r>
        <w:rPr>
          <w:rFonts w:ascii="Arial" w:eastAsia="Arial" w:hAnsi="Arial" w:cs="Arial"/>
          <w:i/>
          <w:spacing w:val="7"/>
          <w:w w:val="96"/>
          <w:position w:val="4"/>
          <w:sz w:val="20"/>
          <w:szCs w:val="20"/>
        </w:rPr>
        <w:t>v</w:t>
      </w:r>
      <w:r>
        <w:rPr>
          <w:rFonts w:ascii="Arial" w:eastAsia="Arial" w:hAnsi="Arial" w:cs="Arial"/>
          <w:i/>
          <w:w w:val="102"/>
          <w:position w:val="4"/>
          <w:sz w:val="20"/>
          <w:szCs w:val="20"/>
        </w:rPr>
        <w:t>e</w:t>
      </w:r>
      <w:r>
        <w:rPr>
          <w:rFonts w:ascii="Arial" w:eastAsia="Arial" w:hAnsi="Arial" w:cs="Arial"/>
          <w:i/>
          <w:spacing w:val="6"/>
          <w:w w:val="102"/>
          <w:position w:val="4"/>
          <w:sz w:val="20"/>
          <w:szCs w:val="20"/>
        </w:rPr>
        <w:t>r</w:t>
      </w:r>
      <w:r>
        <w:rPr>
          <w:rFonts w:ascii="Arial" w:eastAsia="Arial" w:hAnsi="Arial" w:cs="Arial"/>
          <w:i/>
          <w:spacing w:val="4"/>
          <w:w w:val="133"/>
          <w:position w:val="4"/>
          <w:sz w:val="20"/>
          <w:szCs w:val="20"/>
        </w:rPr>
        <w:t>l</w:t>
      </w:r>
      <w:r>
        <w:rPr>
          <w:rFonts w:ascii="Arial" w:eastAsia="Arial" w:hAnsi="Arial" w:cs="Arial"/>
          <w:i/>
          <w:w w:val="92"/>
          <w:position w:val="4"/>
          <w:sz w:val="20"/>
          <w:szCs w:val="20"/>
        </w:rPr>
        <w:t>ap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w w:val="90"/>
          <w:position w:val="4"/>
          <w:sz w:val="20"/>
          <w:szCs w:val="20"/>
        </w:rPr>
        <w:t>c,</w:t>
      </w:r>
      <w:r>
        <w:rPr>
          <w:rFonts w:ascii="Arial" w:eastAsia="Arial" w:hAnsi="Arial" w:cs="Arial"/>
          <w:i/>
          <w:spacing w:val="-22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76"/>
          <w:position w:val="4"/>
          <w:sz w:val="20"/>
          <w:szCs w:val="20"/>
        </w:rPr>
        <w:t>b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)</w:t>
      </w:r>
      <w:r>
        <w:rPr>
          <w:rFonts w:ascii="Arial" w:eastAsia="Arial" w:hAnsi="Arial" w:cs="Arial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position w:val="4"/>
          <w:sz w:val="20"/>
          <w:szCs w:val="20"/>
        </w:rPr>
        <w:t>≥</w:t>
      </w:r>
      <w:r>
        <w:rPr>
          <w:rFonts w:ascii="Meiryo" w:eastAsia="Meiryo" w:hAnsi="Meiryo" w:cs="Meiryo"/>
          <w:i/>
          <w:spacing w:val="-18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position w:val="4"/>
          <w:sz w:val="20"/>
          <w:szCs w:val="20"/>
        </w:rPr>
        <w:t>0</w:t>
      </w:r>
      <w:r>
        <w:rPr>
          <w:rFonts w:ascii="Arial" w:eastAsia="Arial" w:hAnsi="Arial" w:cs="Arial"/>
          <w:i/>
          <w:position w:val="4"/>
          <w:sz w:val="20"/>
          <w:szCs w:val="20"/>
        </w:rPr>
        <w:t>.</w:t>
      </w:r>
      <w:r>
        <w:rPr>
          <w:rFonts w:ascii="Arial" w:eastAsia="Arial" w:hAnsi="Arial" w:cs="Arial"/>
          <w:position w:val="4"/>
          <w:sz w:val="20"/>
          <w:szCs w:val="20"/>
        </w:rPr>
        <w:t>8</w:t>
      </w:r>
    </w:p>
    <w:p w14:paraId="10511693" w14:textId="77777777" w:rsidR="00CE37CF" w:rsidRDefault="007311F8">
      <w:pPr>
        <w:spacing w:after="0" w:line="239" w:lineRule="exact"/>
        <w:ind w:left="319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position w:val="4"/>
          <w:sz w:val="20"/>
          <w:szCs w:val="20"/>
        </w:rPr>
        <w:t>3)</w:t>
      </w:r>
      <w:r>
        <w:rPr>
          <w:rFonts w:ascii="Arial" w:eastAsia="Arial" w:hAnsi="Arial" w:cs="Arial"/>
          <w:spacing w:val="51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4"/>
          <w:sz w:val="20"/>
          <w:szCs w:val="20"/>
        </w:rPr>
        <w:t>G</w:t>
      </w:r>
      <w:r>
        <w:rPr>
          <w:rFonts w:ascii="Arial" w:eastAsia="Arial" w:hAnsi="Arial" w:cs="Arial"/>
          <w:i/>
          <w:spacing w:val="6"/>
          <w:position w:val="4"/>
          <w:sz w:val="20"/>
          <w:szCs w:val="20"/>
        </w:rPr>
        <w:t>r</w:t>
      </w:r>
      <w:r>
        <w:rPr>
          <w:rFonts w:ascii="Arial" w:eastAsia="Arial" w:hAnsi="Arial" w:cs="Arial"/>
          <w:i/>
          <w:position w:val="4"/>
          <w:sz w:val="20"/>
          <w:szCs w:val="20"/>
        </w:rPr>
        <w:t>o</w:t>
      </w:r>
      <w:r>
        <w:rPr>
          <w:rFonts w:ascii="Arial" w:eastAsia="Arial" w:hAnsi="Arial" w:cs="Arial"/>
          <w:i/>
          <w:spacing w:val="6"/>
          <w:position w:val="4"/>
          <w:sz w:val="20"/>
          <w:szCs w:val="20"/>
        </w:rPr>
        <w:t>w</w:t>
      </w:r>
      <w:r>
        <w:rPr>
          <w:rFonts w:ascii="Arial" w:eastAsia="Arial" w:hAnsi="Arial" w:cs="Arial"/>
          <w:i/>
          <w:position w:val="4"/>
          <w:sz w:val="20"/>
          <w:szCs w:val="20"/>
        </w:rPr>
        <w:t>in</w:t>
      </w:r>
      <w:r>
        <w:rPr>
          <w:rFonts w:ascii="Arial" w:eastAsia="Arial" w:hAnsi="Arial" w:cs="Arial"/>
          <w:i/>
          <w:spacing w:val="7"/>
          <w:position w:val="4"/>
          <w:sz w:val="20"/>
          <w:szCs w:val="20"/>
        </w:rPr>
        <w:t>g</w:t>
      </w:r>
      <w:r>
        <w:rPr>
          <w:rFonts w:ascii="Arial" w:eastAsia="Arial" w:hAnsi="Arial" w:cs="Arial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position w:val="4"/>
          <w:sz w:val="20"/>
          <w:szCs w:val="20"/>
        </w:rPr>
        <w:t>c,</w:t>
      </w:r>
      <w:r>
        <w:rPr>
          <w:rFonts w:ascii="Arial" w:eastAsia="Arial" w:hAnsi="Arial" w:cs="Arial"/>
          <w:i/>
          <w:spacing w:val="-7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4"/>
          <w:sz w:val="20"/>
          <w:szCs w:val="20"/>
        </w:rPr>
        <w:t>m</w:t>
      </w:r>
      <w:r>
        <w:rPr>
          <w:rFonts w:ascii="Arial" w:eastAsia="Arial" w:hAnsi="Arial" w:cs="Arial"/>
          <w:position w:val="4"/>
          <w:sz w:val="20"/>
          <w:szCs w:val="20"/>
        </w:rPr>
        <w:t>)</w:t>
      </w:r>
      <w:r>
        <w:rPr>
          <w:rFonts w:ascii="Arial" w:eastAsia="Arial" w:hAnsi="Arial" w:cs="Arial"/>
          <w:spacing w:val="19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position w:val="4"/>
          <w:sz w:val="20"/>
          <w:szCs w:val="20"/>
        </w:rPr>
        <w:t>↔</w:t>
      </w:r>
      <w:r>
        <w:rPr>
          <w:rFonts w:ascii="Meiryo" w:eastAsia="Meiryo" w:hAnsi="Meiryo" w:cs="Meiryo"/>
          <w:i/>
          <w:spacing w:val="-15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8"/>
          <w:position w:val="4"/>
          <w:sz w:val="20"/>
          <w:szCs w:val="20"/>
        </w:rPr>
        <w:t>C</w:t>
      </w:r>
      <w:r>
        <w:rPr>
          <w:rFonts w:ascii="Arial" w:eastAsia="Arial" w:hAnsi="Arial" w:cs="Arial"/>
          <w:i/>
          <w:spacing w:val="-41"/>
          <w:position w:val="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position w:val="4"/>
          <w:sz w:val="20"/>
          <w:szCs w:val="20"/>
        </w:rPr>
        <w:t>ontainmen</w:t>
      </w:r>
      <w:r>
        <w:rPr>
          <w:rFonts w:ascii="Arial" w:eastAsia="Arial" w:hAnsi="Arial" w:cs="Arial"/>
          <w:i/>
          <w:spacing w:val="1"/>
          <w:position w:val="4"/>
          <w:sz w:val="20"/>
          <w:szCs w:val="20"/>
        </w:rPr>
        <w:t>t</w:t>
      </w:r>
      <w:proofErr w:type="spellEnd"/>
      <w:r>
        <w:rPr>
          <w:rFonts w:ascii="Arial" w:eastAsia="Arial" w:hAnsi="Arial" w:cs="Arial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position w:val="4"/>
          <w:sz w:val="20"/>
          <w:szCs w:val="20"/>
        </w:rPr>
        <w:t>c,</w:t>
      </w:r>
      <w:r>
        <w:rPr>
          <w:rFonts w:ascii="Arial" w:eastAsia="Arial" w:hAnsi="Arial" w:cs="Arial"/>
          <w:i/>
          <w:spacing w:val="23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4"/>
          <w:sz w:val="20"/>
          <w:szCs w:val="20"/>
        </w:rPr>
        <w:t>m</w:t>
      </w:r>
      <w:r>
        <w:rPr>
          <w:rFonts w:ascii="Arial" w:eastAsia="Arial" w:hAnsi="Arial" w:cs="Arial"/>
          <w:position w:val="4"/>
          <w:sz w:val="20"/>
          <w:szCs w:val="20"/>
        </w:rPr>
        <w:t>)</w:t>
      </w:r>
      <w:r>
        <w:rPr>
          <w:rFonts w:ascii="Arial" w:eastAsia="Arial" w:hAnsi="Arial" w:cs="Arial"/>
          <w:spacing w:val="19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position w:val="4"/>
          <w:sz w:val="20"/>
          <w:szCs w:val="20"/>
        </w:rPr>
        <w:t>≥</w:t>
      </w:r>
      <w:r>
        <w:rPr>
          <w:rFonts w:ascii="Meiryo" w:eastAsia="Meiryo" w:hAnsi="Meiryo" w:cs="Meiryo"/>
          <w:i/>
          <w:spacing w:val="-18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position w:val="4"/>
          <w:sz w:val="20"/>
          <w:szCs w:val="20"/>
        </w:rPr>
        <w:t>0</w:t>
      </w:r>
      <w:r>
        <w:rPr>
          <w:rFonts w:ascii="Arial" w:eastAsia="Arial" w:hAnsi="Arial" w:cs="Arial"/>
          <w:i/>
          <w:position w:val="4"/>
          <w:sz w:val="20"/>
          <w:szCs w:val="20"/>
        </w:rPr>
        <w:t>.</w:t>
      </w:r>
      <w:r>
        <w:rPr>
          <w:rFonts w:ascii="Arial" w:eastAsia="Arial" w:hAnsi="Arial" w:cs="Arial"/>
          <w:position w:val="4"/>
          <w:sz w:val="20"/>
          <w:szCs w:val="20"/>
        </w:rPr>
        <w:t>9</w:t>
      </w:r>
    </w:p>
    <w:p w14:paraId="11DBBE93" w14:textId="77777777" w:rsidR="00CE37CF" w:rsidRDefault="007311F8">
      <w:pPr>
        <w:spacing w:after="0" w:line="239" w:lineRule="exact"/>
        <w:ind w:left="319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position w:val="4"/>
          <w:sz w:val="20"/>
          <w:szCs w:val="20"/>
        </w:rPr>
        <w:t>4)</w:t>
      </w:r>
      <w:r>
        <w:rPr>
          <w:rFonts w:ascii="Arial" w:eastAsia="Arial" w:hAnsi="Arial" w:cs="Arial"/>
          <w:spacing w:val="51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2"/>
          <w:position w:val="4"/>
          <w:sz w:val="20"/>
          <w:szCs w:val="20"/>
        </w:rPr>
        <w:t>S</w:t>
      </w:r>
      <w:r>
        <w:rPr>
          <w:rFonts w:ascii="Arial" w:eastAsia="Arial" w:hAnsi="Arial" w:cs="Arial"/>
          <w:i/>
          <w:position w:val="4"/>
          <w:sz w:val="20"/>
          <w:szCs w:val="20"/>
        </w:rPr>
        <w:t>h</w:t>
      </w:r>
      <w:r>
        <w:rPr>
          <w:rFonts w:ascii="Arial" w:eastAsia="Arial" w:hAnsi="Arial" w:cs="Arial"/>
          <w:i/>
          <w:spacing w:val="5"/>
          <w:position w:val="4"/>
          <w:sz w:val="20"/>
          <w:szCs w:val="20"/>
        </w:rPr>
        <w:t>r</w:t>
      </w:r>
      <w:r>
        <w:rPr>
          <w:rFonts w:ascii="Arial" w:eastAsia="Arial" w:hAnsi="Arial" w:cs="Arial"/>
          <w:i/>
          <w:position w:val="4"/>
          <w:sz w:val="20"/>
          <w:szCs w:val="20"/>
        </w:rPr>
        <w:t>in</w:t>
      </w:r>
      <w:r>
        <w:rPr>
          <w:rFonts w:ascii="Arial" w:eastAsia="Arial" w:hAnsi="Arial" w:cs="Arial"/>
          <w:i/>
          <w:spacing w:val="7"/>
          <w:position w:val="4"/>
          <w:sz w:val="20"/>
          <w:szCs w:val="20"/>
        </w:rPr>
        <w:t>k</w:t>
      </w:r>
      <w:r>
        <w:rPr>
          <w:rFonts w:ascii="Arial" w:eastAsia="Arial" w:hAnsi="Arial" w:cs="Arial"/>
          <w:i/>
          <w:position w:val="4"/>
          <w:sz w:val="20"/>
          <w:szCs w:val="20"/>
        </w:rPr>
        <w:t>in</w:t>
      </w:r>
      <w:r>
        <w:rPr>
          <w:rFonts w:ascii="Arial" w:eastAsia="Arial" w:hAnsi="Arial" w:cs="Arial"/>
          <w:i/>
          <w:spacing w:val="7"/>
          <w:position w:val="4"/>
          <w:sz w:val="20"/>
          <w:szCs w:val="20"/>
        </w:rPr>
        <w:t>g</w:t>
      </w:r>
      <w:r>
        <w:rPr>
          <w:rFonts w:ascii="Arial" w:eastAsia="Arial" w:hAnsi="Arial" w:cs="Arial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position w:val="4"/>
          <w:sz w:val="20"/>
          <w:szCs w:val="20"/>
        </w:rPr>
        <w:t>c,</w:t>
      </w:r>
      <w:r>
        <w:rPr>
          <w:rFonts w:ascii="Arial" w:eastAsia="Arial" w:hAnsi="Arial" w:cs="Arial"/>
          <w:i/>
          <w:spacing w:val="40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4"/>
          <w:sz w:val="20"/>
          <w:szCs w:val="20"/>
        </w:rPr>
        <w:t>m</w:t>
      </w:r>
      <w:r>
        <w:rPr>
          <w:rFonts w:ascii="Arial" w:eastAsia="Arial" w:hAnsi="Arial" w:cs="Arial"/>
          <w:position w:val="4"/>
          <w:sz w:val="20"/>
          <w:szCs w:val="20"/>
        </w:rPr>
        <w:t>)</w:t>
      </w:r>
      <w:r>
        <w:rPr>
          <w:rFonts w:ascii="Arial" w:eastAsia="Arial" w:hAnsi="Arial" w:cs="Arial"/>
          <w:spacing w:val="19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position w:val="4"/>
          <w:sz w:val="20"/>
          <w:szCs w:val="20"/>
        </w:rPr>
        <w:t>↔</w:t>
      </w:r>
      <w:r>
        <w:rPr>
          <w:rFonts w:ascii="Meiryo" w:eastAsia="Meiryo" w:hAnsi="Meiryo" w:cs="Meiryo"/>
          <w:i/>
          <w:spacing w:val="-15"/>
          <w:position w:val="4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i/>
          <w:position w:val="4"/>
          <w:sz w:val="20"/>
          <w:szCs w:val="20"/>
        </w:rPr>
        <w:t>G</w:t>
      </w:r>
      <w:r>
        <w:rPr>
          <w:rFonts w:ascii="Arial" w:eastAsia="Arial" w:hAnsi="Arial" w:cs="Arial"/>
          <w:i/>
          <w:spacing w:val="6"/>
          <w:position w:val="4"/>
          <w:sz w:val="20"/>
          <w:szCs w:val="20"/>
        </w:rPr>
        <w:t>r</w:t>
      </w:r>
      <w:r>
        <w:rPr>
          <w:rFonts w:ascii="Arial" w:eastAsia="Arial" w:hAnsi="Arial" w:cs="Arial"/>
          <w:i/>
          <w:position w:val="4"/>
          <w:sz w:val="20"/>
          <w:szCs w:val="20"/>
        </w:rPr>
        <w:t>o</w:t>
      </w:r>
      <w:r>
        <w:rPr>
          <w:rFonts w:ascii="Arial" w:eastAsia="Arial" w:hAnsi="Arial" w:cs="Arial"/>
          <w:i/>
          <w:spacing w:val="6"/>
          <w:position w:val="4"/>
          <w:sz w:val="20"/>
          <w:szCs w:val="20"/>
        </w:rPr>
        <w:t>w</w:t>
      </w:r>
      <w:r>
        <w:rPr>
          <w:rFonts w:ascii="Arial" w:eastAsia="Arial" w:hAnsi="Arial" w:cs="Arial"/>
          <w:i/>
          <w:position w:val="4"/>
          <w:sz w:val="20"/>
          <w:szCs w:val="20"/>
        </w:rPr>
        <w:t>in</w:t>
      </w:r>
      <w:r>
        <w:rPr>
          <w:rFonts w:ascii="Arial" w:eastAsia="Arial" w:hAnsi="Arial" w:cs="Arial"/>
          <w:i/>
          <w:spacing w:val="7"/>
          <w:position w:val="4"/>
          <w:sz w:val="20"/>
          <w:szCs w:val="20"/>
        </w:rPr>
        <w:t>g</w:t>
      </w:r>
      <w:r>
        <w:rPr>
          <w:rFonts w:ascii="Arial" w:eastAsia="Arial" w:hAnsi="Arial" w:cs="Arial"/>
          <w:position w:val="4"/>
          <w:sz w:val="20"/>
          <w:szCs w:val="20"/>
        </w:rPr>
        <w:t>(</w:t>
      </w:r>
      <w:proofErr w:type="gramEnd"/>
      <w:r>
        <w:rPr>
          <w:rFonts w:ascii="Arial" w:eastAsia="Arial" w:hAnsi="Arial" w:cs="Arial"/>
          <w:i/>
          <w:position w:val="4"/>
          <w:sz w:val="20"/>
          <w:szCs w:val="20"/>
        </w:rPr>
        <w:t>m,</w:t>
      </w:r>
      <w:r>
        <w:rPr>
          <w:rFonts w:ascii="Arial" w:eastAsia="Arial" w:hAnsi="Arial" w:cs="Arial"/>
          <w:i/>
          <w:spacing w:val="16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4"/>
          <w:sz w:val="20"/>
          <w:szCs w:val="20"/>
        </w:rPr>
        <w:t>c</w:t>
      </w:r>
      <w:r>
        <w:rPr>
          <w:rFonts w:ascii="Arial" w:eastAsia="Arial" w:hAnsi="Arial" w:cs="Arial"/>
          <w:position w:val="4"/>
          <w:sz w:val="20"/>
          <w:szCs w:val="20"/>
        </w:rPr>
        <w:t>)</w:t>
      </w:r>
    </w:p>
    <w:p w14:paraId="362AD795" w14:textId="77777777" w:rsidR="00CE37CF" w:rsidRDefault="007311F8">
      <w:pPr>
        <w:spacing w:after="0" w:line="239" w:lineRule="exact"/>
        <w:ind w:left="319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position w:val="4"/>
          <w:sz w:val="20"/>
          <w:szCs w:val="20"/>
        </w:rPr>
        <w:t>5)</w:t>
      </w:r>
      <w:r>
        <w:rPr>
          <w:rFonts w:ascii="Arial" w:eastAsia="Arial" w:hAnsi="Arial" w:cs="Arial"/>
          <w:spacing w:val="51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position w:val="4"/>
          <w:sz w:val="20"/>
          <w:szCs w:val="20"/>
        </w:rPr>
        <w:t>D</w:t>
      </w:r>
      <w:r>
        <w:rPr>
          <w:rFonts w:ascii="Arial" w:eastAsia="Arial" w:hAnsi="Arial" w:cs="Arial"/>
          <w:i/>
          <w:position w:val="4"/>
          <w:sz w:val="20"/>
          <w:szCs w:val="20"/>
        </w:rPr>
        <w:t>isappea</w:t>
      </w:r>
      <w:r>
        <w:rPr>
          <w:rFonts w:ascii="Arial" w:eastAsia="Arial" w:hAnsi="Arial" w:cs="Arial"/>
          <w:i/>
          <w:spacing w:val="6"/>
          <w:position w:val="4"/>
          <w:sz w:val="20"/>
          <w:szCs w:val="20"/>
        </w:rPr>
        <w:t>r</w:t>
      </w:r>
      <w:r>
        <w:rPr>
          <w:rFonts w:ascii="Arial" w:eastAsia="Arial" w:hAnsi="Arial" w:cs="Arial"/>
          <w:i/>
          <w:position w:val="4"/>
          <w:sz w:val="20"/>
          <w:szCs w:val="20"/>
        </w:rPr>
        <w:t>in</w:t>
      </w:r>
      <w:r>
        <w:rPr>
          <w:rFonts w:ascii="Arial" w:eastAsia="Arial" w:hAnsi="Arial" w:cs="Arial"/>
          <w:i/>
          <w:spacing w:val="7"/>
          <w:position w:val="4"/>
          <w:sz w:val="20"/>
          <w:szCs w:val="20"/>
        </w:rPr>
        <w:t>g</w:t>
      </w:r>
      <w:r>
        <w:rPr>
          <w:rFonts w:ascii="Arial" w:eastAsia="Arial" w:hAnsi="Arial" w:cs="Arial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position w:val="4"/>
          <w:sz w:val="20"/>
          <w:szCs w:val="20"/>
        </w:rPr>
        <w:t>c</w:t>
      </w:r>
      <w:r>
        <w:rPr>
          <w:rFonts w:ascii="Arial" w:eastAsia="Arial" w:hAnsi="Arial" w:cs="Arial"/>
          <w:position w:val="4"/>
          <w:sz w:val="20"/>
          <w:szCs w:val="20"/>
        </w:rPr>
        <w:t>)</w:t>
      </w:r>
      <w:r>
        <w:rPr>
          <w:rFonts w:ascii="Arial" w:eastAsia="Arial" w:hAnsi="Arial" w:cs="Arial"/>
          <w:spacing w:val="28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position w:val="4"/>
          <w:sz w:val="20"/>
          <w:szCs w:val="20"/>
        </w:rPr>
        <w:t>↔</w:t>
      </w:r>
      <w:r>
        <w:rPr>
          <w:rFonts w:ascii="Meiryo" w:eastAsia="Meiryo" w:hAnsi="Meiryo" w:cs="Meiryo"/>
          <w:i/>
          <w:spacing w:val="-15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55"/>
          <w:position w:val="4"/>
          <w:sz w:val="20"/>
          <w:szCs w:val="20"/>
        </w:rPr>
        <w:t>∃</w:t>
      </w:r>
      <w:proofErr w:type="spellStart"/>
      <w:proofErr w:type="gramStart"/>
      <w:r>
        <w:rPr>
          <w:rFonts w:ascii="Arial" w:eastAsia="Arial" w:hAnsi="Arial" w:cs="Arial"/>
          <w:i/>
          <w:w w:val="154"/>
          <w:position w:val="4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w w:val="116"/>
          <w:position w:val="4"/>
          <w:sz w:val="20"/>
          <w:szCs w:val="20"/>
        </w:rPr>
        <w:t>(</w:t>
      </w:r>
      <w:proofErr w:type="gramEnd"/>
      <w:r>
        <w:rPr>
          <w:rFonts w:ascii="Arial" w:eastAsia="Arial" w:hAnsi="Arial" w:cs="Arial"/>
          <w:i/>
          <w:w w:val="89"/>
          <w:position w:val="4"/>
          <w:sz w:val="20"/>
          <w:szCs w:val="20"/>
        </w:rPr>
        <w:t>be</w:t>
      </w:r>
      <w:r>
        <w:rPr>
          <w:rFonts w:ascii="Arial" w:eastAsia="Arial" w:hAnsi="Arial" w:cs="Arial"/>
          <w:i/>
          <w:spacing w:val="4"/>
          <w:w w:val="89"/>
          <w:position w:val="4"/>
          <w:sz w:val="20"/>
          <w:szCs w:val="20"/>
        </w:rPr>
        <w:t>l</w:t>
      </w:r>
      <w:r>
        <w:rPr>
          <w:rFonts w:ascii="Arial" w:eastAsia="Arial" w:hAnsi="Arial" w:cs="Arial"/>
          <w:i/>
          <w:w w:val="93"/>
          <w:position w:val="4"/>
          <w:sz w:val="20"/>
          <w:szCs w:val="20"/>
        </w:rPr>
        <w:t>ong</w:t>
      </w:r>
      <w:r>
        <w:rPr>
          <w:rFonts w:ascii="Arial" w:eastAsia="Arial" w:hAnsi="Arial" w:cs="Arial"/>
          <w:i/>
          <w:spacing w:val="-4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97"/>
          <w:position w:val="4"/>
          <w:sz w:val="20"/>
          <w:szCs w:val="20"/>
        </w:rPr>
        <w:t>−</w:t>
      </w:r>
      <w:r>
        <w:rPr>
          <w:rFonts w:ascii="Meiryo" w:eastAsia="Meiryo" w:hAnsi="Meiryo" w:cs="Meiryo"/>
          <w:i/>
          <w:spacing w:val="-24"/>
          <w:w w:val="97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7"/>
          <w:position w:val="4"/>
          <w:sz w:val="20"/>
          <w:szCs w:val="20"/>
        </w:rPr>
        <w:t>to</w:t>
      </w:r>
      <w:r>
        <w:rPr>
          <w:rFonts w:ascii="Arial" w:eastAsia="Arial" w:hAnsi="Arial" w:cs="Arial"/>
          <w:w w:val="97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w w:val="97"/>
          <w:position w:val="4"/>
          <w:sz w:val="20"/>
          <w:szCs w:val="20"/>
        </w:rPr>
        <w:t>c,</w:t>
      </w:r>
      <w:r>
        <w:rPr>
          <w:rFonts w:ascii="Arial" w:eastAsia="Arial" w:hAnsi="Arial" w:cs="Arial"/>
          <w:i/>
          <w:spacing w:val="-14"/>
          <w:w w:val="97"/>
          <w:position w:val="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w w:val="154"/>
          <w:position w:val="4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w w:val="116"/>
          <w:position w:val="4"/>
          <w:sz w:val="20"/>
          <w:szCs w:val="20"/>
        </w:rPr>
        <w:t>)</w:t>
      </w:r>
    </w:p>
    <w:p w14:paraId="249D423A" w14:textId="77777777" w:rsidR="00CE37CF" w:rsidRDefault="007311F8">
      <w:pPr>
        <w:spacing w:after="0" w:line="240" w:lineRule="exact"/>
        <w:ind w:left="319" w:right="-79"/>
        <w:rPr>
          <w:rFonts w:ascii="Meiryo" w:eastAsia="Meiryo" w:hAnsi="Meiryo" w:cs="Meiryo"/>
          <w:sz w:val="20"/>
          <w:szCs w:val="20"/>
        </w:rPr>
      </w:pPr>
      <w:r>
        <w:rPr>
          <w:rFonts w:ascii="Arial" w:eastAsia="Arial" w:hAnsi="Arial" w:cs="Arial"/>
          <w:position w:val="4"/>
          <w:sz w:val="20"/>
          <w:szCs w:val="20"/>
        </w:rPr>
        <w:t>6)</w:t>
      </w:r>
      <w:r>
        <w:rPr>
          <w:rFonts w:ascii="Arial" w:eastAsia="Arial" w:hAnsi="Arial" w:cs="Arial"/>
          <w:spacing w:val="51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position w:val="4"/>
          <w:sz w:val="20"/>
          <w:szCs w:val="20"/>
        </w:rPr>
        <w:t>N</w:t>
      </w:r>
      <w:r>
        <w:rPr>
          <w:rFonts w:ascii="Arial" w:eastAsia="Arial" w:hAnsi="Arial" w:cs="Arial"/>
          <w:i/>
          <w:spacing w:val="-20"/>
          <w:position w:val="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position w:val="4"/>
          <w:sz w:val="20"/>
          <w:szCs w:val="20"/>
        </w:rPr>
        <w:t>o</w:t>
      </w:r>
      <w:r>
        <w:rPr>
          <w:rFonts w:ascii="Arial" w:eastAsia="Arial" w:hAnsi="Arial" w:cs="Arial"/>
          <w:i/>
          <w:spacing w:val="7"/>
          <w:position w:val="4"/>
          <w:sz w:val="20"/>
          <w:szCs w:val="20"/>
        </w:rPr>
        <w:t>v</w:t>
      </w:r>
      <w:r>
        <w:rPr>
          <w:rFonts w:ascii="Arial" w:eastAsia="Arial" w:hAnsi="Arial" w:cs="Arial"/>
          <w:i/>
          <w:position w:val="4"/>
          <w:sz w:val="20"/>
          <w:szCs w:val="20"/>
        </w:rPr>
        <w:t>e</w:t>
      </w:r>
      <w:r>
        <w:rPr>
          <w:rFonts w:ascii="Arial" w:eastAsia="Arial" w:hAnsi="Arial" w:cs="Arial"/>
          <w:i/>
          <w:spacing w:val="4"/>
          <w:position w:val="4"/>
          <w:sz w:val="20"/>
          <w:szCs w:val="20"/>
        </w:rPr>
        <w:t>l</w:t>
      </w:r>
      <w:proofErr w:type="spellEnd"/>
      <w:r>
        <w:rPr>
          <w:rFonts w:ascii="Arial" w:eastAsia="Arial" w:hAnsi="Arial" w:cs="Arial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position w:val="4"/>
          <w:sz w:val="20"/>
          <w:szCs w:val="20"/>
        </w:rPr>
        <w:t>c</w:t>
      </w:r>
      <w:r>
        <w:rPr>
          <w:rFonts w:ascii="Arial" w:eastAsia="Arial" w:hAnsi="Arial" w:cs="Arial"/>
          <w:position w:val="4"/>
          <w:sz w:val="20"/>
          <w:szCs w:val="20"/>
        </w:rPr>
        <w:t>)</w:t>
      </w:r>
      <w:r>
        <w:rPr>
          <w:rFonts w:ascii="Arial" w:eastAsia="Arial" w:hAnsi="Arial" w:cs="Arial"/>
          <w:spacing w:val="-4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position w:val="4"/>
          <w:sz w:val="20"/>
          <w:szCs w:val="20"/>
        </w:rPr>
        <w:t>↔</w:t>
      </w:r>
      <w:r>
        <w:rPr>
          <w:rFonts w:ascii="Meiryo" w:eastAsia="Meiryo" w:hAnsi="Meiryo" w:cs="Meiryo"/>
          <w:i/>
          <w:spacing w:val="-3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55"/>
          <w:position w:val="4"/>
          <w:sz w:val="20"/>
          <w:szCs w:val="20"/>
        </w:rPr>
        <w:t>∃</w:t>
      </w:r>
      <w:proofErr w:type="spellStart"/>
      <w:proofErr w:type="gramStart"/>
      <w:r>
        <w:rPr>
          <w:rFonts w:ascii="Arial" w:eastAsia="Arial" w:hAnsi="Arial" w:cs="Arial"/>
          <w:i/>
          <w:w w:val="154"/>
          <w:position w:val="4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w w:val="116"/>
          <w:position w:val="4"/>
          <w:sz w:val="20"/>
          <w:szCs w:val="20"/>
        </w:rPr>
        <w:t>(</w:t>
      </w:r>
      <w:proofErr w:type="gramEnd"/>
      <w:r>
        <w:rPr>
          <w:rFonts w:ascii="Arial" w:eastAsia="Arial" w:hAnsi="Arial" w:cs="Arial"/>
          <w:i/>
          <w:w w:val="89"/>
          <w:position w:val="4"/>
          <w:sz w:val="20"/>
          <w:szCs w:val="20"/>
        </w:rPr>
        <w:t>be</w:t>
      </w:r>
      <w:r>
        <w:rPr>
          <w:rFonts w:ascii="Arial" w:eastAsia="Arial" w:hAnsi="Arial" w:cs="Arial"/>
          <w:i/>
          <w:spacing w:val="4"/>
          <w:w w:val="89"/>
          <w:position w:val="4"/>
          <w:sz w:val="20"/>
          <w:szCs w:val="20"/>
        </w:rPr>
        <w:t>l</w:t>
      </w:r>
      <w:r>
        <w:rPr>
          <w:rFonts w:ascii="Arial" w:eastAsia="Arial" w:hAnsi="Arial" w:cs="Arial"/>
          <w:i/>
          <w:w w:val="93"/>
          <w:position w:val="4"/>
          <w:sz w:val="20"/>
          <w:szCs w:val="20"/>
        </w:rPr>
        <w:t>ong</w:t>
      </w:r>
      <w:r>
        <w:rPr>
          <w:rFonts w:ascii="Arial" w:eastAsia="Arial" w:hAnsi="Arial" w:cs="Arial"/>
          <w:i/>
          <w:spacing w:val="1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position w:val="4"/>
          <w:sz w:val="20"/>
          <w:szCs w:val="20"/>
        </w:rPr>
        <w:t>−</w:t>
      </w:r>
      <w:r>
        <w:rPr>
          <w:rFonts w:ascii="Meiryo" w:eastAsia="Meiryo" w:hAnsi="Meiryo" w:cs="Meiryo"/>
          <w:i/>
          <w:spacing w:val="-25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8"/>
          <w:position w:val="4"/>
          <w:sz w:val="20"/>
          <w:szCs w:val="20"/>
        </w:rPr>
        <w:t>to</w:t>
      </w:r>
      <w:r>
        <w:rPr>
          <w:rFonts w:ascii="Arial" w:eastAsia="Arial" w:hAnsi="Arial" w:cs="Arial"/>
          <w:w w:val="98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w w:val="98"/>
          <w:position w:val="4"/>
          <w:sz w:val="20"/>
          <w:szCs w:val="20"/>
        </w:rPr>
        <w:t>c,</w:t>
      </w:r>
      <w:r>
        <w:rPr>
          <w:rFonts w:ascii="Arial" w:eastAsia="Arial" w:hAnsi="Arial" w:cs="Arial"/>
          <w:i/>
          <w:spacing w:val="-18"/>
          <w:w w:val="98"/>
          <w:position w:val="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w w:val="154"/>
          <w:position w:val="4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w w:val="116"/>
          <w:position w:val="4"/>
          <w:sz w:val="20"/>
          <w:szCs w:val="20"/>
        </w:rPr>
        <w:t>)</w:t>
      </w:r>
      <w:r>
        <w:rPr>
          <w:rFonts w:ascii="Arial" w:eastAsia="Arial" w:hAnsi="Arial" w:cs="Arial"/>
          <w:i/>
          <w:w w:val="98"/>
          <w:position w:val="4"/>
          <w:sz w:val="20"/>
          <w:szCs w:val="20"/>
        </w:rPr>
        <w:t>and</w:t>
      </w:r>
      <w:r>
        <w:rPr>
          <w:rFonts w:ascii="Arial" w:eastAsia="Arial" w:hAnsi="Arial" w:cs="Arial"/>
          <w:w w:val="116"/>
          <w:position w:val="4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i/>
          <w:w w:val="154"/>
          <w:position w:val="4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i/>
          <w:spacing w:val="12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w w:val="132"/>
          <w:position w:val="4"/>
          <w:sz w:val="20"/>
          <w:szCs w:val="20"/>
        </w:rPr>
        <w:t>=</w:t>
      </w:r>
      <w:r>
        <w:rPr>
          <w:rFonts w:ascii="Arial" w:eastAsia="Arial" w:hAnsi="Arial" w:cs="Arial"/>
          <w:spacing w:val="-6"/>
          <w:w w:val="132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position w:val="4"/>
          <w:sz w:val="20"/>
          <w:szCs w:val="20"/>
        </w:rPr>
        <w:t>1</w:t>
      </w:r>
      <w:r>
        <w:rPr>
          <w:rFonts w:ascii="Arial" w:eastAsia="Arial" w:hAnsi="Arial" w:cs="Arial"/>
          <w:i/>
          <w:position w:val="4"/>
          <w:sz w:val="20"/>
          <w:szCs w:val="20"/>
        </w:rPr>
        <w:t>o</w:t>
      </w:r>
      <w:r>
        <w:rPr>
          <w:rFonts w:ascii="Arial" w:eastAsia="Arial" w:hAnsi="Arial" w:cs="Arial"/>
          <w:i/>
          <w:spacing w:val="6"/>
          <w:position w:val="4"/>
          <w:sz w:val="20"/>
          <w:szCs w:val="20"/>
        </w:rPr>
        <w:t>r</w:t>
      </w:r>
      <w:r>
        <w:rPr>
          <w:rFonts w:ascii="Arial" w:eastAsia="Arial" w:hAnsi="Arial" w:cs="Arial"/>
          <w:i/>
          <w:position w:val="4"/>
          <w:sz w:val="20"/>
          <w:szCs w:val="20"/>
        </w:rPr>
        <w:t>not</w:t>
      </w:r>
      <w:r>
        <w:rPr>
          <w:rFonts w:ascii="Arial" w:eastAsia="Arial" w:hAnsi="Arial" w:cs="Arial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position w:val="4"/>
          <w:sz w:val="20"/>
          <w:szCs w:val="20"/>
        </w:rPr>
        <w:t>B</w:t>
      </w:r>
      <w:r>
        <w:rPr>
          <w:rFonts w:ascii="Arial" w:eastAsia="Arial" w:hAnsi="Arial" w:cs="Arial"/>
          <w:i/>
          <w:spacing w:val="35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position w:val="4"/>
          <w:sz w:val="20"/>
          <w:szCs w:val="20"/>
        </w:rPr>
        <w:t>−</w:t>
      </w:r>
    </w:p>
    <w:p w14:paraId="40026F68" w14:textId="77777777" w:rsidR="00CE37CF" w:rsidRDefault="007311F8">
      <w:pPr>
        <w:spacing w:after="0" w:line="239" w:lineRule="exact"/>
        <w:ind w:left="604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w w:val="98"/>
          <w:position w:val="4"/>
          <w:sz w:val="20"/>
          <w:szCs w:val="20"/>
        </w:rPr>
        <w:t>C</w:t>
      </w:r>
      <w:r>
        <w:rPr>
          <w:rFonts w:ascii="Arial" w:eastAsia="Arial" w:hAnsi="Arial" w:cs="Arial"/>
          <w:i/>
          <w:spacing w:val="-41"/>
          <w:position w:val="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position w:val="4"/>
          <w:sz w:val="20"/>
          <w:szCs w:val="20"/>
        </w:rPr>
        <w:t>ontinuin</w:t>
      </w:r>
      <w:r>
        <w:rPr>
          <w:rFonts w:ascii="Arial" w:eastAsia="Arial" w:hAnsi="Arial" w:cs="Arial"/>
          <w:i/>
          <w:spacing w:val="8"/>
          <w:position w:val="4"/>
          <w:sz w:val="20"/>
          <w:szCs w:val="20"/>
        </w:rPr>
        <w:t>g</w:t>
      </w:r>
      <w:proofErr w:type="spellEnd"/>
      <w:r>
        <w:rPr>
          <w:rFonts w:ascii="Arial" w:eastAsia="Arial" w:hAnsi="Arial" w:cs="Arial"/>
          <w:position w:val="4"/>
          <w:sz w:val="20"/>
          <w:szCs w:val="20"/>
        </w:rPr>
        <w:t>(</w:t>
      </w:r>
      <w:r>
        <w:rPr>
          <w:rFonts w:ascii="Arial" w:eastAsia="Arial" w:hAnsi="Arial" w:cs="Arial"/>
          <w:i/>
          <w:position w:val="4"/>
          <w:sz w:val="20"/>
          <w:szCs w:val="20"/>
        </w:rPr>
        <w:t>c,</w:t>
      </w:r>
      <w:r>
        <w:rPr>
          <w:rFonts w:ascii="Arial" w:eastAsia="Arial" w:hAnsi="Arial" w:cs="Arial"/>
          <w:i/>
          <w:spacing w:val="30"/>
          <w:position w:val="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w w:val="154"/>
          <w:position w:val="4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i/>
          <w:spacing w:val="-41"/>
          <w:w w:val="154"/>
          <w:position w:val="4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96"/>
          <w:position w:val="4"/>
          <w:sz w:val="20"/>
          <w:szCs w:val="20"/>
        </w:rPr>
        <w:t>−</w:t>
      </w:r>
      <w:r>
        <w:rPr>
          <w:rFonts w:ascii="Meiryo" w:eastAsia="Meiryo" w:hAnsi="Meiryo" w:cs="Meiryo"/>
          <w:i/>
          <w:spacing w:val="-21"/>
          <w:w w:val="96"/>
          <w:position w:val="4"/>
          <w:sz w:val="20"/>
          <w:szCs w:val="20"/>
        </w:rPr>
        <w:t xml:space="preserve"> </w:t>
      </w:r>
      <w:r>
        <w:rPr>
          <w:rFonts w:ascii="Arial" w:eastAsia="Arial" w:hAnsi="Arial" w:cs="Arial"/>
          <w:w w:val="104"/>
          <w:position w:val="4"/>
          <w:sz w:val="20"/>
          <w:szCs w:val="20"/>
        </w:rPr>
        <w:t>1))</w:t>
      </w:r>
    </w:p>
    <w:p w14:paraId="3878B56F" w14:textId="77777777" w:rsidR="00CE37CF" w:rsidRDefault="007311F8">
      <w:pPr>
        <w:spacing w:after="0" w:line="214" w:lineRule="exact"/>
        <w:ind w:left="286" w:right="-20"/>
        <w:rPr>
          <w:rFonts w:ascii="Arial" w:eastAsia="Arial" w:hAnsi="Arial" w:cs="Arial"/>
          <w:sz w:val="20"/>
          <w:szCs w:val="20"/>
        </w:rPr>
      </w:pPr>
      <w:r>
        <w:br w:type="column"/>
      </w:r>
      <w:proofErr w:type="gramStart"/>
      <w:ins w:id="18" w:author="Sujing Wang" w:date="2019-07-31T16:24:00Z">
        <w:r w:rsidR="00260894">
          <w:rPr>
            <w:rFonts w:ascii="Arial" w:eastAsia="Arial" w:hAnsi="Arial" w:cs="Arial"/>
            <w:w w:val="91"/>
            <w:sz w:val="20"/>
            <w:szCs w:val="20"/>
          </w:rPr>
          <w:t>l</w:t>
        </w:r>
      </w:ins>
      <w:proofErr w:type="gramEnd"/>
      <w:del w:id="19" w:author="Sujing Wang" w:date="2019-07-31T16:24:00Z">
        <w:r w:rsidR="00260894" w:rsidDel="00260894">
          <w:rPr>
            <w:rFonts w:ascii="Arial" w:eastAsia="Arial" w:hAnsi="Arial" w:cs="Arial"/>
            <w:w w:val="91"/>
            <w:sz w:val="20"/>
            <w:szCs w:val="20"/>
          </w:rPr>
          <w:delText>L</w:delText>
        </w:r>
      </w:del>
      <w:r>
        <w:rPr>
          <w:rFonts w:ascii="Arial" w:eastAsia="Arial" w:hAnsi="Arial" w:cs="Arial"/>
          <w:w w:val="91"/>
          <w:sz w:val="20"/>
          <w:szCs w:val="20"/>
        </w:rPr>
        <w:t>aye</w:t>
      </w:r>
      <w:r>
        <w:rPr>
          <w:rFonts w:ascii="Arial" w:eastAsia="Arial" w:hAnsi="Arial" w:cs="Arial"/>
          <w:spacing w:val="-11"/>
          <w:w w:val="91"/>
          <w:sz w:val="20"/>
          <w:szCs w:val="20"/>
        </w:rPr>
        <w:t>r</w:t>
      </w:r>
      <w:ins w:id="20" w:author="Sujing Wang" w:date="2019-07-31T16:24:00Z">
        <w:r w:rsidR="00260894">
          <w:rPr>
            <w:rFonts w:ascii="Arial" w:eastAsia="Arial" w:hAnsi="Arial" w:cs="Arial"/>
            <w:w w:val="81"/>
            <w:sz w:val="20"/>
            <w:szCs w:val="20"/>
          </w:rPr>
          <w:t>.</w:t>
        </w:r>
      </w:ins>
      <w:del w:id="21" w:author="Sujing Wang" w:date="2019-07-31T16:24:00Z">
        <w:r w:rsidDel="00260894">
          <w:rPr>
            <w:rFonts w:ascii="Arial" w:eastAsia="Arial" w:hAnsi="Arial" w:cs="Arial"/>
            <w:w w:val="81"/>
            <w:sz w:val="20"/>
            <w:szCs w:val="20"/>
          </w:rPr>
          <w:delText>.s</w:delText>
        </w:r>
      </w:del>
    </w:p>
    <w:p w14:paraId="09D53633" w14:textId="77777777" w:rsidR="00CE37CF" w:rsidRDefault="007311F8">
      <w:pPr>
        <w:spacing w:before="9" w:after="0" w:line="249" w:lineRule="auto"/>
        <w:ind w:left="286" w:right="65" w:hanging="28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3)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89"/>
          <w:sz w:val="20"/>
          <w:szCs w:val="20"/>
        </w:rPr>
        <w:t>Analysis</w:t>
      </w:r>
      <w:r>
        <w:rPr>
          <w:rFonts w:ascii="Arial" w:eastAsia="Arial" w:hAnsi="Arial" w:cs="Arial"/>
          <w:b/>
          <w:bCs/>
          <w:spacing w:val="-8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89"/>
          <w:sz w:val="20"/>
          <w:szCs w:val="20"/>
        </w:rPr>
        <w:t>th</w:t>
      </w:r>
      <w:r>
        <w:rPr>
          <w:rFonts w:ascii="Arial" w:eastAsia="Arial" w:hAnsi="Arial" w:cs="Arial"/>
          <w:b/>
          <w:bCs/>
          <w:spacing w:val="-4"/>
          <w:w w:val="89"/>
          <w:sz w:val="20"/>
          <w:szCs w:val="20"/>
        </w:rPr>
        <w:t>r</w:t>
      </w:r>
      <w:r>
        <w:rPr>
          <w:rFonts w:ascii="Arial" w:eastAsia="Arial" w:hAnsi="Arial" w:cs="Arial"/>
          <w:b/>
          <w:bCs/>
          <w:w w:val="89"/>
          <w:sz w:val="20"/>
          <w:szCs w:val="20"/>
        </w:rPr>
        <w:t>ough</w:t>
      </w:r>
      <w:r>
        <w:rPr>
          <w:rFonts w:ascii="Arial" w:eastAsia="Arial" w:hAnsi="Arial" w:cs="Arial"/>
          <w:b/>
          <w:bCs/>
          <w:spacing w:val="2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89"/>
          <w:sz w:val="20"/>
          <w:szCs w:val="20"/>
        </w:rPr>
        <w:t>Symmetrical</w:t>
      </w:r>
      <w:r>
        <w:rPr>
          <w:rFonts w:ascii="Arial" w:eastAsia="Arial" w:hAnsi="Arial" w:cs="Arial"/>
          <w:b/>
          <w:bCs/>
          <w:spacing w:val="3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89"/>
          <w:sz w:val="20"/>
          <w:szCs w:val="20"/>
        </w:rPr>
        <w:t>Diffe</w:t>
      </w:r>
      <w:r>
        <w:rPr>
          <w:rFonts w:ascii="Arial" w:eastAsia="Arial" w:hAnsi="Arial" w:cs="Arial"/>
          <w:b/>
          <w:bCs/>
          <w:spacing w:val="-4"/>
          <w:w w:val="89"/>
          <w:sz w:val="20"/>
          <w:szCs w:val="20"/>
        </w:rPr>
        <w:t>r</w:t>
      </w:r>
      <w:r>
        <w:rPr>
          <w:rFonts w:ascii="Arial" w:eastAsia="Arial" w:hAnsi="Arial" w:cs="Arial"/>
          <w:b/>
          <w:bCs/>
          <w:w w:val="89"/>
          <w:sz w:val="20"/>
          <w:szCs w:val="20"/>
        </w:rPr>
        <w:t>ence</w:t>
      </w:r>
      <w:ins w:id="22" w:author="Sujing Wang" w:date="2019-07-31T16:25:00Z">
        <w:r w:rsidR="00260894">
          <w:rPr>
            <w:rFonts w:ascii="Arial" w:eastAsia="Arial" w:hAnsi="Arial" w:cs="Arial"/>
            <w:b/>
            <w:bCs/>
            <w:w w:val="89"/>
            <w:sz w:val="20"/>
            <w:szCs w:val="20"/>
          </w:rPr>
          <w:t>:</w:t>
        </w:r>
      </w:ins>
      <w:r>
        <w:rPr>
          <w:rFonts w:ascii="Arial" w:eastAsia="Arial" w:hAnsi="Arial" w:cs="Arial"/>
          <w:b/>
          <w:bCs/>
          <w:spacing w:val="1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Extract</w:t>
      </w:r>
      <w:r>
        <w:rPr>
          <w:rFonts w:ascii="Arial" w:eastAsia="Arial" w:hAnsi="Arial" w:cs="Arial"/>
          <w:spacing w:val="25"/>
          <w:w w:val="8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fea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- </w:t>
      </w:r>
      <w:proofErr w:type="spellStart"/>
      <w:r>
        <w:rPr>
          <w:rFonts w:ascii="Arial" w:eastAsia="Arial" w:hAnsi="Arial" w:cs="Arial"/>
          <w:w w:val="88"/>
          <w:sz w:val="20"/>
          <w:szCs w:val="20"/>
        </w:rPr>
        <w:t>tures</w:t>
      </w:r>
      <w:proofErr w:type="spellEnd"/>
      <w:r>
        <w:rPr>
          <w:rFonts w:ascii="Arial" w:eastAsia="Arial" w:hAnsi="Arial" w:cs="Arial"/>
          <w:spacing w:val="16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common</w:t>
      </w:r>
      <w:r>
        <w:rPr>
          <w:rFonts w:ascii="Arial" w:eastAsia="Arial" w:hAnsi="Arial" w:cs="Arial"/>
          <w:spacing w:val="36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either</w:t>
      </w:r>
      <w:r>
        <w:rPr>
          <w:rFonts w:ascii="Arial" w:eastAsia="Arial" w:hAnsi="Arial" w:cs="Arial"/>
          <w:spacing w:val="2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layers</w:t>
      </w:r>
      <w:ins w:id="23" w:author="Sujing Wang" w:date="2019-07-31T16:25:00Z">
        <w:r w:rsidR="006E630F">
          <w:rPr>
            <w:rFonts w:ascii="Arial" w:eastAsia="Arial" w:hAnsi="Arial" w:cs="Arial"/>
            <w:sz w:val="20"/>
            <w:szCs w:val="20"/>
          </w:rPr>
          <w:t>.</w:t>
        </w:r>
      </w:ins>
    </w:p>
    <w:p w14:paraId="538CF1F5" w14:textId="77777777" w:rsidR="00CE37CF" w:rsidRDefault="007311F8">
      <w:pPr>
        <w:spacing w:after="0" w:line="249" w:lineRule="auto"/>
        <w:ind w:left="286" w:right="65" w:hanging="28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4)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86"/>
          <w:sz w:val="20"/>
          <w:szCs w:val="20"/>
        </w:rPr>
        <w:t>P</w:t>
      </w:r>
      <w:r>
        <w:rPr>
          <w:rFonts w:ascii="Arial" w:eastAsia="Arial" w:hAnsi="Arial" w:cs="Arial"/>
          <w:b/>
          <w:bCs/>
          <w:w w:val="86"/>
          <w:sz w:val="20"/>
          <w:szCs w:val="20"/>
        </w:rPr>
        <w:t>olygon</w:t>
      </w:r>
      <w:r>
        <w:rPr>
          <w:rFonts w:ascii="Arial" w:eastAsia="Arial" w:hAnsi="Arial" w:cs="Arial"/>
          <w:b/>
          <w:bCs/>
          <w:spacing w:val="4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z w:val="20"/>
          <w:szCs w:val="20"/>
        </w:rPr>
        <w:t>Union</w:t>
      </w:r>
      <w:r>
        <w:rPr>
          <w:rFonts w:ascii="Arial" w:eastAsia="Arial" w:hAnsi="Arial" w:cs="Arial"/>
          <w:b/>
          <w:bCs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1"/>
          <w:sz w:val="20"/>
          <w:szCs w:val="20"/>
        </w:rPr>
        <w:t>Computation</w:t>
      </w:r>
      <w:ins w:id="24" w:author="Sujing Wang" w:date="2019-07-31T16:25:00Z">
        <w:r w:rsidR="00260894">
          <w:rPr>
            <w:rFonts w:ascii="Arial" w:eastAsia="Arial" w:hAnsi="Arial" w:cs="Arial"/>
            <w:b/>
            <w:bCs/>
            <w:w w:val="91"/>
            <w:sz w:val="20"/>
            <w:szCs w:val="20"/>
          </w:rPr>
          <w:t>:</w:t>
        </w:r>
      </w:ins>
      <w:r>
        <w:rPr>
          <w:rFonts w:ascii="Arial" w:eastAsia="Arial" w:hAnsi="Arial" w:cs="Arial"/>
          <w:b/>
          <w:bCs/>
          <w:spacing w:val="31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Union </w:t>
      </w:r>
      <w:r>
        <w:rPr>
          <w:rFonts w:ascii="Arial" w:eastAsia="Arial" w:hAnsi="Arial" w:cs="Arial"/>
          <w:w w:val="89"/>
          <w:sz w:val="20"/>
          <w:szCs w:val="20"/>
        </w:rPr>
        <w:t>sequential</w:t>
      </w:r>
      <w:r>
        <w:rPr>
          <w:rFonts w:ascii="Arial" w:eastAsia="Arial" w:hAnsi="Arial" w:cs="Arial"/>
          <w:spacing w:val="2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layers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contain</w:t>
      </w:r>
      <w:r>
        <w:rPr>
          <w:rFonts w:ascii="Arial" w:eastAsia="Arial" w:hAnsi="Arial" w:cs="Arial"/>
          <w:spacing w:val="3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the</w:t>
      </w:r>
      <w:r>
        <w:rPr>
          <w:rFonts w:ascii="Arial" w:eastAsia="Arial" w:hAnsi="Arial" w:cs="Arial"/>
          <w:spacing w:val="14"/>
          <w:w w:val="86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6"/>
          <w:sz w:val="20"/>
          <w:szCs w:val="20"/>
        </w:rPr>
        <w:t xml:space="preserve">original </w:t>
      </w:r>
      <w:r>
        <w:rPr>
          <w:rFonts w:ascii="Arial" w:eastAsia="Arial" w:hAnsi="Arial" w:cs="Arial"/>
          <w:spacing w:val="2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areas</w:t>
      </w:r>
      <w:proofErr w:type="gramEnd"/>
      <w:r>
        <w:rPr>
          <w:rFonts w:ascii="Arial" w:eastAsia="Arial" w:hAnsi="Arial" w:cs="Arial"/>
          <w:spacing w:val="-1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both</w:t>
      </w:r>
      <w:r>
        <w:rPr>
          <w:rFonts w:ascii="Arial" w:eastAsia="Arial" w:hAnsi="Arial" w:cs="Arial"/>
          <w:spacing w:val="30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layers</w:t>
      </w:r>
      <w:r>
        <w:rPr>
          <w:rFonts w:ascii="Arial" w:eastAsia="Arial" w:hAnsi="Arial" w:cs="Arial"/>
          <w:spacing w:val="2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and</w:t>
      </w:r>
      <w:r>
        <w:rPr>
          <w:rFonts w:ascii="Arial" w:eastAsia="Arial" w:hAnsi="Arial" w:cs="Arial"/>
          <w:spacing w:val="11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the</w:t>
      </w:r>
      <w:r>
        <w:rPr>
          <w:rFonts w:ascii="Arial" w:eastAsia="Arial" w:hAnsi="Arial" w:cs="Arial"/>
          <w:spacing w:val="1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areas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ov</w:t>
      </w:r>
      <w:r>
        <w:rPr>
          <w:rFonts w:ascii="Arial" w:eastAsia="Arial" w:hAnsi="Arial" w:cs="Arial"/>
          <w:w w:val="91"/>
          <w:sz w:val="20"/>
          <w:szCs w:val="20"/>
        </w:rPr>
        <w:t>erlapping</w:t>
      </w:r>
      <w:r>
        <w:rPr>
          <w:rFonts w:ascii="Arial" w:eastAsia="Arial" w:hAnsi="Arial" w:cs="Arial"/>
          <w:spacing w:val="24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polygons</w:t>
      </w:r>
      <w:ins w:id="25" w:author="Sujing Wang" w:date="2019-07-31T16:25:00Z">
        <w:r w:rsidR="006E630F">
          <w:rPr>
            <w:rFonts w:ascii="Arial" w:eastAsia="Arial" w:hAnsi="Arial" w:cs="Arial"/>
            <w:sz w:val="20"/>
            <w:szCs w:val="20"/>
          </w:rPr>
          <w:t>.</w:t>
        </w:r>
      </w:ins>
    </w:p>
    <w:p w14:paraId="612B1D04" w14:textId="77777777" w:rsidR="00CE37CF" w:rsidRDefault="007311F8">
      <w:pPr>
        <w:spacing w:after="0" w:line="249" w:lineRule="auto"/>
        <w:ind w:left="286" w:right="65" w:hanging="28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5)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3"/>
          <w:w w:val="88"/>
          <w:sz w:val="20"/>
          <w:szCs w:val="20"/>
        </w:rPr>
        <w:t>P</w:t>
      </w:r>
      <w:r>
        <w:rPr>
          <w:rFonts w:ascii="Arial" w:eastAsia="Arial" w:hAnsi="Arial" w:cs="Arial"/>
          <w:b/>
          <w:bCs/>
          <w:w w:val="88"/>
          <w:sz w:val="20"/>
          <w:szCs w:val="20"/>
        </w:rPr>
        <w:t>olygon</w:t>
      </w:r>
      <w:r>
        <w:rPr>
          <w:rFonts w:ascii="Arial" w:eastAsia="Arial" w:hAnsi="Arial" w:cs="Arial"/>
          <w:b/>
          <w:bCs/>
          <w:spacing w:val="2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88"/>
          <w:sz w:val="20"/>
          <w:szCs w:val="20"/>
        </w:rPr>
        <w:t>Erase</w:t>
      </w:r>
      <w:r>
        <w:rPr>
          <w:rFonts w:ascii="Arial" w:eastAsia="Arial" w:hAnsi="Arial" w:cs="Arial"/>
          <w:b/>
          <w:bCs/>
          <w:spacing w:val="39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88"/>
          <w:sz w:val="20"/>
          <w:szCs w:val="20"/>
        </w:rPr>
        <w:t>Operation</w:t>
      </w:r>
      <w:ins w:id="26" w:author="Sujing Wang" w:date="2019-07-31T16:25:00Z">
        <w:r w:rsidR="00260894">
          <w:rPr>
            <w:rFonts w:ascii="Arial" w:eastAsia="Arial" w:hAnsi="Arial" w:cs="Arial"/>
            <w:b/>
            <w:bCs/>
            <w:w w:val="88"/>
            <w:sz w:val="20"/>
            <w:szCs w:val="20"/>
          </w:rPr>
          <w:t>:</w:t>
        </w:r>
      </w:ins>
      <w:r>
        <w:rPr>
          <w:rFonts w:ascii="Arial" w:eastAsia="Arial" w:hAnsi="Arial" w:cs="Arial"/>
          <w:b/>
          <w:bCs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1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Erase</w:t>
      </w:r>
      <w:r>
        <w:rPr>
          <w:rFonts w:ascii="Arial" w:eastAsia="Arial" w:hAnsi="Arial" w:cs="Arial"/>
          <w:spacing w:val="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la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r</w:t>
      </w:r>
      <w:r>
        <w:rPr>
          <w:rFonts w:ascii="Arial" w:eastAsia="Arial" w:hAnsi="Arial" w:cs="Arial"/>
          <w:w w:val="88"/>
          <w:sz w:val="20"/>
          <w:szCs w:val="20"/>
        </w:rPr>
        <w:t>ger</w:t>
      </w:r>
      <w:r>
        <w:rPr>
          <w:rFonts w:ascii="Arial" w:eastAsia="Arial" w:hAnsi="Arial" w:cs="Arial"/>
          <w:spacing w:val="41"/>
          <w:w w:val="88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8"/>
          <w:sz w:val="20"/>
          <w:szCs w:val="20"/>
        </w:rPr>
        <w:t xml:space="preserve">polygons </w:t>
      </w:r>
      <w:r>
        <w:rPr>
          <w:rFonts w:ascii="Arial" w:eastAsia="Arial" w:hAnsi="Arial" w:cs="Arial"/>
          <w:spacing w:val="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from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smaller</w:t>
      </w:r>
      <w:r>
        <w:rPr>
          <w:rFonts w:ascii="Arial" w:eastAsia="Arial" w:hAnsi="Arial" w:cs="Arial"/>
          <w:spacing w:val="6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(or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vice-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v</w:t>
      </w:r>
      <w:r>
        <w:rPr>
          <w:rFonts w:ascii="Arial" w:eastAsia="Arial" w:hAnsi="Arial" w:cs="Arial"/>
          <w:w w:val="89"/>
          <w:sz w:val="20"/>
          <w:szCs w:val="20"/>
        </w:rPr>
        <w:t>ersa)</w:t>
      </w:r>
      <w:r>
        <w:rPr>
          <w:rFonts w:ascii="Arial" w:eastAsia="Arial" w:hAnsi="Arial" w:cs="Arial"/>
          <w:spacing w:val="1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detection</w:t>
      </w:r>
      <w:r>
        <w:rPr>
          <w:rFonts w:ascii="Arial" w:eastAsia="Arial" w:hAnsi="Arial" w:cs="Arial"/>
          <w:spacing w:val="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gr</w:t>
      </w:r>
      <w:r>
        <w:rPr>
          <w:rFonts w:ascii="Arial" w:eastAsia="Arial" w:hAnsi="Arial" w:cs="Arial"/>
          <w:spacing w:val="-5"/>
          <w:w w:val="91"/>
          <w:sz w:val="20"/>
          <w:szCs w:val="20"/>
        </w:rPr>
        <w:t>o</w:t>
      </w:r>
      <w:r>
        <w:rPr>
          <w:rFonts w:ascii="Arial" w:eastAsia="Arial" w:hAnsi="Arial" w:cs="Arial"/>
          <w:w w:val="94"/>
          <w:sz w:val="20"/>
          <w:szCs w:val="20"/>
        </w:rPr>
        <w:t>wth/shrinking</w:t>
      </w:r>
      <w:ins w:id="27" w:author="Sujing Wang" w:date="2019-07-31T16:25:00Z">
        <w:r w:rsidR="006E630F">
          <w:rPr>
            <w:rFonts w:ascii="Arial" w:eastAsia="Arial" w:hAnsi="Arial" w:cs="Arial"/>
            <w:w w:val="94"/>
            <w:sz w:val="20"/>
            <w:szCs w:val="20"/>
          </w:rPr>
          <w:t>.</w:t>
        </w:r>
      </w:ins>
    </w:p>
    <w:p w14:paraId="4E051A90" w14:textId="77777777" w:rsidR="00CE37CF" w:rsidRDefault="007311F8">
      <w:pPr>
        <w:spacing w:after="0" w:line="249" w:lineRule="auto"/>
        <w:ind w:left="286" w:right="65" w:hanging="28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6)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4"/>
          <w:sz w:val="20"/>
          <w:szCs w:val="20"/>
        </w:rPr>
        <w:t>P</w:t>
      </w:r>
      <w:r>
        <w:rPr>
          <w:rFonts w:ascii="Arial" w:eastAsia="Arial" w:hAnsi="Arial" w:cs="Arial"/>
          <w:b/>
          <w:bCs/>
          <w:sz w:val="20"/>
          <w:szCs w:val="20"/>
        </w:rPr>
        <w:t>olygon</w:t>
      </w:r>
      <w:r>
        <w:rPr>
          <w:rFonts w:ascii="Arial" w:eastAsia="Arial" w:hAnsi="Arial" w:cs="Arial"/>
          <w:b/>
          <w:bCs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Intersection/I</w:t>
      </w:r>
      <w:r>
        <w:rPr>
          <w:rFonts w:ascii="Arial" w:eastAsia="Arial" w:hAnsi="Arial" w:cs="Arial"/>
          <w:b/>
          <w:bCs/>
          <w:spacing w:val="-7"/>
          <w:w w:val="92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2"/>
          <w:w w:val="92"/>
          <w:sz w:val="20"/>
          <w:szCs w:val="20"/>
        </w:rPr>
        <w:t>v</w:t>
      </w:r>
      <w:r>
        <w:rPr>
          <w:rFonts w:ascii="Arial" w:eastAsia="Arial" w:hAnsi="Arial" w:cs="Arial"/>
          <w:b/>
          <w:bCs/>
          <w:w w:val="92"/>
          <w:sz w:val="20"/>
          <w:szCs w:val="20"/>
        </w:rPr>
        <w:t>ert</w:t>
      </w:r>
      <w:ins w:id="28" w:author="Sujing Wang" w:date="2019-07-31T16:25:00Z">
        <w:r w:rsidR="006E630F">
          <w:rPr>
            <w:rFonts w:ascii="Arial" w:eastAsia="Arial" w:hAnsi="Arial" w:cs="Arial"/>
            <w:b/>
            <w:bCs/>
            <w:w w:val="92"/>
            <w:sz w:val="20"/>
            <w:szCs w:val="20"/>
          </w:rPr>
          <w:t>:</w:t>
        </w:r>
      </w:ins>
      <w:r>
        <w:rPr>
          <w:rFonts w:ascii="Arial" w:eastAsia="Arial" w:hAnsi="Arial" w:cs="Arial"/>
          <w:b/>
          <w:bCs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33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Selecting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then</w:t>
      </w:r>
      <w:r>
        <w:rPr>
          <w:rFonts w:ascii="Arial" w:eastAsia="Arial" w:hAnsi="Arial" w:cs="Arial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la- belling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changed</w:t>
      </w:r>
      <w:r>
        <w:rPr>
          <w:rFonts w:ascii="Arial" w:eastAsia="Arial" w:hAnsi="Arial" w:cs="Arial"/>
          <w:spacing w:val="2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gions</w:t>
      </w:r>
      <w:ins w:id="29" w:author="Sujing Wang" w:date="2019-07-31T16:25:00Z">
        <w:r w:rsidR="006E630F">
          <w:rPr>
            <w:rFonts w:ascii="Arial" w:eastAsia="Arial" w:hAnsi="Arial" w:cs="Arial"/>
            <w:sz w:val="20"/>
            <w:szCs w:val="20"/>
          </w:rPr>
          <w:t>.</w:t>
        </w:r>
      </w:ins>
    </w:p>
    <w:p w14:paraId="34D8E6AC" w14:textId="77777777" w:rsidR="00CE37CF" w:rsidRDefault="007311F8">
      <w:pPr>
        <w:spacing w:before="26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8"/>
          <w:sz w:val="20"/>
          <w:szCs w:val="20"/>
        </w:rPr>
        <w:t>The</w:t>
      </w:r>
      <w:r>
        <w:rPr>
          <w:rFonts w:ascii="Arial" w:eastAsia="Arial" w:hAnsi="Arial" w:cs="Arial"/>
          <w:spacing w:val="24"/>
          <w:w w:val="88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8"/>
          <w:sz w:val="20"/>
          <w:szCs w:val="20"/>
        </w:rPr>
        <w:t>fram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-2"/>
          <w:w w:val="88"/>
          <w:sz w:val="20"/>
          <w:szCs w:val="20"/>
        </w:rPr>
        <w:t>w</w:t>
      </w:r>
      <w:r>
        <w:rPr>
          <w:rFonts w:ascii="Arial" w:eastAsia="Arial" w:hAnsi="Arial" w:cs="Arial"/>
          <w:w w:val="88"/>
          <w:sz w:val="20"/>
          <w:szCs w:val="20"/>
        </w:rPr>
        <w:t xml:space="preserve">ork </w:t>
      </w:r>
      <w:r>
        <w:rPr>
          <w:rFonts w:ascii="Arial" w:eastAsia="Arial" w:hAnsi="Arial" w:cs="Arial"/>
          <w:spacing w:val="16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can</w:t>
      </w:r>
      <w:proofErr w:type="gramEnd"/>
      <w:r>
        <w:rPr>
          <w:rFonts w:ascii="Arial" w:eastAsia="Arial" w:hAnsi="Arial" w:cs="Arial"/>
          <w:spacing w:val="1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found</w:t>
      </w:r>
      <w:r>
        <w:rPr>
          <w:rFonts w:ascii="Arial" w:eastAsia="Arial" w:hAnsi="Arial" w:cs="Arial"/>
          <w:spacing w:val="18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Figure</w:t>
      </w:r>
      <w:r>
        <w:rPr>
          <w:rFonts w:ascii="Arial" w:eastAsia="Arial" w:hAnsi="Arial" w:cs="Arial"/>
          <w:spacing w:val="19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1.</w:t>
      </w:r>
    </w:p>
    <w:p w14:paraId="00161E98" w14:textId="77777777" w:rsidR="00CE37CF" w:rsidRDefault="00CE37CF">
      <w:pPr>
        <w:spacing w:after="0"/>
        <w:sectPr w:rsidR="00CE37CF">
          <w:type w:val="continuous"/>
          <w:pgSz w:w="12240" w:h="15840"/>
          <w:pgMar w:top="960" w:right="860" w:bottom="280" w:left="860" w:header="720" w:footer="720" w:gutter="0"/>
          <w:cols w:num="2" w:space="720" w:equalWidth="0">
            <w:col w:w="5141" w:space="438"/>
            <w:col w:w="4941"/>
          </w:cols>
        </w:sectPr>
      </w:pPr>
    </w:p>
    <w:p w14:paraId="6BA052FB" w14:textId="77777777" w:rsidR="00CE37CF" w:rsidRDefault="00851F79">
      <w:pPr>
        <w:spacing w:before="91" w:after="0" w:line="240" w:lineRule="auto"/>
        <w:ind w:left="119" w:right="-2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09BA36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45pt;height:258.85pt;mso-position-horizontal-relative:char;mso-position-vertical-relative:line">
            <v:imagedata r:id="rId6" o:title=""/>
          </v:shape>
        </w:pict>
      </w:r>
    </w:p>
    <w:p w14:paraId="009C5602" w14:textId="77777777" w:rsidR="00CE37CF" w:rsidRDefault="00CE37CF">
      <w:pPr>
        <w:spacing w:before="7" w:after="0" w:line="150" w:lineRule="exact"/>
        <w:rPr>
          <w:sz w:val="15"/>
          <w:szCs w:val="15"/>
        </w:rPr>
      </w:pPr>
    </w:p>
    <w:p w14:paraId="089C3E5B" w14:textId="77777777" w:rsidR="00CE37CF" w:rsidRDefault="007311F8">
      <w:pPr>
        <w:spacing w:after="0" w:line="240" w:lineRule="auto"/>
        <w:ind w:left="1386" w:right="1246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Fig.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1.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w w:val="93"/>
          <w:sz w:val="16"/>
          <w:szCs w:val="16"/>
        </w:rPr>
        <w:t>The</w:t>
      </w:r>
      <w:r>
        <w:rPr>
          <w:rFonts w:ascii="Arial" w:eastAsia="Arial" w:hAnsi="Arial" w:cs="Arial"/>
          <w:spacing w:val="3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w w:val="93"/>
          <w:sz w:val="16"/>
          <w:szCs w:val="16"/>
        </w:rPr>
        <w:t>Fram</w:t>
      </w:r>
      <w:r>
        <w:rPr>
          <w:rFonts w:ascii="Arial" w:eastAsia="Arial" w:hAnsi="Arial" w:cs="Arial"/>
          <w:spacing w:val="-4"/>
          <w:w w:val="93"/>
          <w:sz w:val="16"/>
          <w:szCs w:val="16"/>
        </w:rPr>
        <w:t>e</w:t>
      </w:r>
      <w:r>
        <w:rPr>
          <w:rFonts w:ascii="Arial" w:eastAsia="Arial" w:hAnsi="Arial" w:cs="Arial"/>
          <w:spacing w:val="-2"/>
          <w:w w:val="93"/>
          <w:sz w:val="16"/>
          <w:szCs w:val="16"/>
        </w:rPr>
        <w:t>w</w:t>
      </w:r>
      <w:r>
        <w:rPr>
          <w:rFonts w:ascii="Arial" w:eastAsia="Arial" w:hAnsi="Arial" w:cs="Arial"/>
          <w:w w:val="93"/>
          <w:sz w:val="16"/>
          <w:szCs w:val="16"/>
        </w:rPr>
        <w:t>ork</w:t>
      </w:r>
      <w:r>
        <w:rPr>
          <w:rFonts w:ascii="Arial" w:eastAsia="Arial" w:hAnsi="Arial" w:cs="Arial"/>
          <w:spacing w:val="2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w w:val="93"/>
          <w:sz w:val="16"/>
          <w:szCs w:val="16"/>
        </w:rPr>
        <w:t>Architecture</w:t>
      </w:r>
    </w:p>
    <w:p w14:paraId="6D10E24D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3BC6A6FC" w14:textId="77777777" w:rsidR="00CE37CF" w:rsidRDefault="00CE37CF">
      <w:pPr>
        <w:spacing w:before="18" w:after="0" w:line="220" w:lineRule="exact"/>
      </w:pPr>
    </w:p>
    <w:p w14:paraId="4F00EF48" w14:textId="77777777" w:rsidR="00CE37CF" w:rsidRDefault="007311F8">
      <w:pPr>
        <w:spacing w:after="0" w:line="240" w:lineRule="auto"/>
        <w:ind w:left="119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D.</w:t>
      </w:r>
      <w:r>
        <w:rPr>
          <w:rFonts w:ascii="Arial" w:eastAsia="Arial" w:hAnsi="Arial" w:cs="Arial"/>
          <w:i/>
          <w:spacing w:val="36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i/>
          <w:w w:val="90"/>
          <w:sz w:val="20"/>
          <w:szCs w:val="20"/>
        </w:rPr>
        <w:t xml:space="preserve">Storytelling </w:t>
      </w:r>
      <w:r>
        <w:rPr>
          <w:rFonts w:ascii="Arial" w:eastAsia="Arial" w:hAnsi="Arial" w:cs="Arial"/>
          <w:i/>
          <w:spacing w:val="9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6"/>
          <w:w w:val="90"/>
          <w:sz w:val="20"/>
          <w:szCs w:val="20"/>
        </w:rPr>
        <w:t>T</w:t>
      </w:r>
      <w:r>
        <w:rPr>
          <w:rFonts w:ascii="Arial" w:eastAsia="Arial" w:hAnsi="Arial" w:cs="Arial"/>
          <w:i/>
          <w:w w:val="90"/>
          <w:sz w:val="20"/>
          <w:szCs w:val="20"/>
        </w:rPr>
        <w:t>e</w:t>
      </w:r>
      <w:r>
        <w:rPr>
          <w:rFonts w:ascii="Arial" w:eastAsia="Arial" w:hAnsi="Arial" w:cs="Arial"/>
          <w:i/>
          <w:spacing w:val="-3"/>
          <w:w w:val="90"/>
          <w:sz w:val="20"/>
          <w:szCs w:val="20"/>
        </w:rPr>
        <w:t>c</w:t>
      </w:r>
      <w:r>
        <w:rPr>
          <w:rFonts w:ascii="Arial" w:eastAsia="Arial" w:hAnsi="Arial" w:cs="Arial"/>
          <w:i/>
          <w:w w:val="90"/>
          <w:sz w:val="20"/>
          <w:szCs w:val="20"/>
        </w:rPr>
        <w:t>hniques</w:t>
      </w:r>
      <w:proofErr w:type="gramEnd"/>
      <w:r>
        <w:rPr>
          <w:rFonts w:ascii="Arial" w:eastAsia="Arial" w:hAnsi="Arial" w:cs="Arial"/>
          <w:i/>
          <w:spacing w:val="-1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for</w:t>
      </w:r>
      <w:r>
        <w:rPr>
          <w:rFonts w:ascii="Arial" w:eastAsia="Arial" w:hAnsi="Arial" w:cs="Arial"/>
          <w:i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1"/>
          <w:sz w:val="20"/>
          <w:szCs w:val="20"/>
        </w:rPr>
        <w:t>Geospatial</w:t>
      </w:r>
      <w:r>
        <w:rPr>
          <w:rFonts w:ascii="Arial" w:eastAsia="Arial" w:hAnsi="Arial" w:cs="Arial"/>
          <w:i/>
          <w:spacing w:val="19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Data</w:t>
      </w:r>
    </w:p>
    <w:p w14:paraId="71E87FE9" w14:textId="77777777" w:rsidR="00CE37CF" w:rsidRDefault="007311F8">
      <w:pPr>
        <w:spacing w:before="92" w:after="0" w:line="249" w:lineRule="auto"/>
        <w:ind w:left="119" w:right="-54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order</w:t>
      </w:r>
      <w:r>
        <w:rPr>
          <w:rFonts w:ascii="Arial" w:eastAsia="Arial" w:hAnsi="Arial" w:cs="Arial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40"/>
          <w:sz w:val="20"/>
          <w:szCs w:val="20"/>
        </w:rPr>
        <w:t xml:space="preserve"> </w:t>
      </w:r>
      <w:del w:id="30" w:author="Sujing Wang" w:date="2019-07-31T16:26:00Z">
        <w:r w:rsidDel="006E630F">
          <w:rPr>
            <w:rFonts w:ascii="Arial" w:eastAsia="Arial" w:hAnsi="Arial" w:cs="Arial"/>
            <w:sz w:val="20"/>
            <w:szCs w:val="20"/>
          </w:rPr>
          <w:delText>able</w:delText>
        </w:r>
        <w:r w:rsidDel="006E630F">
          <w:rPr>
            <w:rFonts w:ascii="Arial" w:eastAsia="Arial" w:hAnsi="Arial" w:cs="Arial"/>
            <w:spacing w:val="4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to</w:delText>
        </w:r>
        <w:r w:rsidDel="006E630F">
          <w:rPr>
            <w:rFonts w:ascii="Arial" w:eastAsia="Arial" w:hAnsi="Arial" w:cs="Arial"/>
            <w:spacing w:val="40"/>
            <w:sz w:val="20"/>
            <w:szCs w:val="20"/>
          </w:rPr>
          <w:delText xml:space="preserve"> </w:delText>
        </w:r>
      </w:del>
      <w:r>
        <w:rPr>
          <w:rFonts w:ascii="Arial" w:eastAsia="Arial" w:hAnsi="Arial" w:cs="Arial"/>
          <w:sz w:val="20"/>
          <w:szCs w:val="20"/>
        </w:rPr>
        <w:t>tell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6"/>
          <w:sz w:val="20"/>
          <w:szCs w:val="20"/>
        </w:rPr>
        <w:t xml:space="preserve">a </w:t>
      </w:r>
      <w:r>
        <w:rPr>
          <w:rFonts w:ascii="Arial" w:eastAsia="Arial" w:hAnsi="Arial" w:cs="Arial"/>
          <w:spacing w:val="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coherent</w:t>
      </w:r>
      <w:proofErr w:type="gramEnd"/>
      <w:r>
        <w:rPr>
          <w:rFonts w:ascii="Arial" w:eastAsia="Arial" w:hAnsi="Arial" w:cs="Arial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pacing w:val="29"/>
          <w:w w:val="8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86"/>
          <w:sz w:val="20"/>
          <w:szCs w:val="20"/>
        </w:rPr>
        <w:t>spatio</w:t>
      </w:r>
      <w:proofErr w:type="spellEnd"/>
      <w:r>
        <w:rPr>
          <w:rFonts w:ascii="Arial" w:eastAsia="Arial" w:hAnsi="Arial" w:cs="Arial"/>
          <w:w w:val="86"/>
          <w:sz w:val="20"/>
          <w:szCs w:val="20"/>
        </w:rPr>
        <w:t xml:space="preserve">-temporal  </w:t>
      </w:r>
      <w:r>
        <w:rPr>
          <w:rFonts w:ascii="Arial" w:eastAsia="Arial" w:hAnsi="Arial" w:cs="Arial"/>
          <w:spacing w:val="21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data </w:t>
      </w:r>
      <w:r>
        <w:rPr>
          <w:rFonts w:ascii="Arial" w:eastAsia="Arial" w:hAnsi="Arial" w:cs="Arial"/>
          <w:sz w:val="20"/>
          <w:szCs w:val="20"/>
        </w:rPr>
        <w:t>story from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change</w:t>
      </w:r>
      <w:r>
        <w:rPr>
          <w:rFonts w:ascii="Arial" w:eastAsia="Arial" w:hAnsi="Arial" w:cs="Arial"/>
          <w:spacing w:val="3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analysis </w:t>
      </w:r>
      <w:r>
        <w:rPr>
          <w:rFonts w:ascii="Arial" w:eastAsia="Arial" w:hAnsi="Arial" w:cs="Arial"/>
          <w:spacing w:val="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output,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del w:id="31" w:author="Sujing Wang" w:date="2019-07-31T16:27:00Z">
        <w:r w:rsidDel="006E630F">
          <w:rPr>
            <w:rFonts w:ascii="Arial" w:eastAsia="Arial" w:hAnsi="Arial" w:cs="Arial"/>
            <w:sz w:val="20"/>
            <w:szCs w:val="20"/>
          </w:rPr>
          <w:delText>we</w:delText>
        </w:r>
        <w:r w:rsidDel="006E630F">
          <w:rPr>
            <w:rFonts w:ascii="Arial" w:eastAsia="Arial" w:hAnsi="Arial" w:cs="Arial"/>
            <w:spacing w:val="13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4"/>
            <w:sz w:val="20"/>
            <w:szCs w:val="20"/>
          </w:rPr>
          <w:delText xml:space="preserve">need </w:delText>
        </w:r>
        <w:r w:rsidDel="006E630F">
          <w:rPr>
            <w:rFonts w:ascii="Arial" w:eastAsia="Arial" w:hAnsi="Arial" w:cs="Arial"/>
            <w:spacing w:val="1"/>
            <w:w w:val="84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to</w:delText>
        </w:r>
        <w:r w:rsidDel="006E630F">
          <w:rPr>
            <w:rFonts w:ascii="Arial" w:eastAsia="Arial" w:hAnsi="Arial" w:cs="Arial"/>
            <w:spacing w:val="25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be</w:delText>
        </w:r>
        <w:r w:rsidDel="006E630F">
          <w:rPr>
            <w:rFonts w:ascii="Arial" w:eastAsia="Arial" w:hAnsi="Arial" w:cs="Arial"/>
            <w:spacing w:val="3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able to pick</w:delText>
        </w:r>
        <w:r w:rsidDel="006E630F">
          <w:rPr>
            <w:rFonts w:ascii="Arial" w:eastAsia="Arial" w:hAnsi="Arial" w:cs="Arial"/>
            <w:spacing w:val="-1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out</w:delText>
        </w:r>
        <w:r w:rsidDel="006E630F">
          <w:rPr>
            <w:rFonts w:ascii="Arial" w:eastAsia="Arial" w:hAnsi="Arial" w:cs="Arial"/>
            <w:spacing w:val="-12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resultant</w:delText>
        </w:r>
        <w:r w:rsidDel="006E630F">
          <w:rPr>
            <w:rFonts w:ascii="Arial" w:eastAsia="Arial" w:hAnsi="Arial" w:cs="Arial"/>
            <w:spacing w:val="36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change</w:delText>
        </w:r>
        <w:r w:rsidDel="006E630F">
          <w:rPr>
            <w:rFonts w:ascii="Arial" w:eastAsia="Arial" w:hAnsi="Arial" w:cs="Arial"/>
            <w:spacing w:val="14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 xml:space="preserve">polygons </w:delText>
        </w:r>
        <w:r w:rsidDel="006E630F">
          <w:rPr>
            <w:rFonts w:ascii="Arial" w:eastAsia="Arial" w:hAnsi="Arial" w:cs="Arial"/>
            <w:spacing w:val="4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that</w:delText>
        </w:r>
        <w:r w:rsidDel="006E630F">
          <w:rPr>
            <w:rFonts w:ascii="Arial" w:eastAsia="Arial" w:hAnsi="Arial" w:cs="Arial"/>
            <w:spacing w:val="27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h</w:delText>
        </w:r>
        <w:r w:rsidDel="006E630F">
          <w:rPr>
            <w:rFonts w:ascii="Arial" w:eastAsia="Arial" w:hAnsi="Arial" w:cs="Arial"/>
            <w:spacing w:val="-3"/>
            <w:w w:val="87"/>
            <w:sz w:val="20"/>
            <w:szCs w:val="20"/>
          </w:rPr>
          <w:delText>av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e</w:delText>
        </w:r>
        <w:r w:rsidDel="006E630F">
          <w:rPr>
            <w:rFonts w:ascii="Arial" w:eastAsia="Arial" w:hAnsi="Arial" w:cs="Arial"/>
            <w:spacing w:val="16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seem</w:delText>
        </w:r>
        <w:r w:rsidDel="006E630F">
          <w:rPr>
            <w:rFonts w:ascii="Arial" w:eastAsia="Arial" w:hAnsi="Arial" w:cs="Arial"/>
            <w:spacing w:val="1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 xml:space="preserve">to </w:delText>
        </w:r>
        <w:r w:rsidDel="006E630F">
          <w:rPr>
            <w:rFonts w:ascii="Arial" w:eastAsia="Arial" w:hAnsi="Arial" w:cs="Arial"/>
            <w:w w:val="84"/>
            <w:sz w:val="20"/>
            <w:szCs w:val="20"/>
          </w:rPr>
          <w:delText>h</w:delText>
        </w:r>
        <w:r w:rsidDel="006E630F">
          <w:rPr>
            <w:rFonts w:ascii="Arial" w:eastAsia="Arial" w:hAnsi="Arial" w:cs="Arial"/>
            <w:spacing w:val="-4"/>
            <w:w w:val="84"/>
            <w:sz w:val="20"/>
            <w:szCs w:val="20"/>
          </w:rPr>
          <w:delText>a</w:delText>
        </w:r>
        <w:r w:rsidDel="006E630F">
          <w:rPr>
            <w:rFonts w:ascii="Arial" w:eastAsia="Arial" w:hAnsi="Arial" w:cs="Arial"/>
            <w:spacing w:val="-3"/>
            <w:w w:val="99"/>
            <w:sz w:val="20"/>
            <w:szCs w:val="20"/>
          </w:rPr>
          <w:delText>v</w:delText>
        </w:r>
        <w:r w:rsidDel="006E630F">
          <w:rPr>
            <w:rFonts w:ascii="Arial" w:eastAsia="Arial" w:hAnsi="Arial" w:cs="Arial"/>
            <w:w w:val="79"/>
            <w:sz w:val="20"/>
            <w:szCs w:val="20"/>
          </w:rPr>
          <w:delText xml:space="preserve">e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 xml:space="preserve">significant </w:delText>
        </w:r>
        <w:r w:rsidDel="006E630F">
          <w:rPr>
            <w:rFonts w:ascii="Arial" w:eastAsia="Arial" w:hAnsi="Arial" w:cs="Arial"/>
            <w:spacing w:val="10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impact</w:delText>
        </w:r>
        <w:r w:rsidDel="006E630F">
          <w:rPr>
            <w:rFonts w:ascii="Arial" w:eastAsia="Arial" w:hAnsi="Arial" w:cs="Arial"/>
            <w:spacing w:val="35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on</w:delText>
        </w:r>
        <w:r w:rsidDel="006E630F">
          <w:rPr>
            <w:rFonts w:ascii="Arial" w:eastAsia="Arial" w:hAnsi="Arial" w:cs="Arial"/>
            <w:spacing w:val="10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the</w:delText>
        </w:r>
        <w:r w:rsidDel="006E630F">
          <w:rPr>
            <w:rFonts w:ascii="Arial" w:eastAsia="Arial" w:hAnsi="Arial" w:cs="Arial"/>
            <w:spacing w:val="5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dataset</w:delText>
        </w:r>
        <w:r w:rsidDel="006E630F">
          <w:rPr>
            <w:rFonts w:ascii="Arial" w:eastAsia="Arial" w:hAnsi="Arial" w:cs="Arial"/>
            <w:spacing w:val="-14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as</w:delText>
        </w:r>
        <w:r w:rsidDel="006E630F">
          <w:rPr>
            <w:rFonts w:ascii="Arial" w:eastAsia="Arial" w:hAnsi="Arial" w:cs="Arial"/>
            <w:spacing w:val="-14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a</w:delText>
        </w:r>
        <w:r w:rsidDel="006E630F">
          <w:rPr>
            <w:rFonts w:ascii="Arial" w:eastAsia="Arial" w:hAnsi="Arial" w:cs="Arial"/>
            <w:spacing w:val="-4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whole.</w:delText>
        </w:r>
        <w:r w:rsidDel="006E630F">
          <w:rPr>
            <w:rFonts w:ascii="Arial" w:eastAsia="Arial" w:hAnsi="Arial" w:cs="Arial"/>
            <w:spacing w:val="34"/>
            <w:w w:val="87"/>
            <w:sz w:val="20"/>
            <w:szCs w:val="20"/>
          </w:rPr>
          <w:delText xml:space="preserve"> </w:delText>
        </w:r>
      </w:del>
      <w:r>
        <w:rPr>
          <w:rFonts w:ascii="Arial" w:eastAsia="Arial" w:hAnsi="Arial" w:cs="Arial"/>
          <w:spacing w:val="-14"/>
          <w:w w:val="87"/>
          <w:sz w:val="20"/>
          <w:szCs w:val="20"/>
        </w:rPr>
        <w:t>W</w:t>
      </w:r>
      <w:r>
        <w:rPr>
          <w:rFonts w:ascii="Arial" w:eastAsia="Arial" w:hAnsi="Arial" w:cs="Arial"/>
          <w:w w:val="87"/>
          <w:sz w:val="20"/>
          <w:szCs w:val="20"/>
        </w:rPr>
        <w:t>e</w:t>
      </w:r>
      <w:r>
        <w:rPr>
          <w:rFonts w:ascii="Arial" w:eastAsia="Arial" w:hAnsi="Arial" w:cs="Arial"/>
          <w:spacing w:val="1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propose</w:t>
      </w:r>
      <w:r>
        <w:rPr>
          <w:rFonts w:ascii="Arial" w:eastAsia="Arial" w:hAnsi="Arial" w:cs="Arial"/>
          <w:spacing w:val="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using an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interestingness</w:t>
      </w:r>
      <w:r>
        <w:rPr>
          <w:rFonts w:ascii="Arial" w:eastAsia="Arial" w:hAnsi="Arial" w:cs="Arial"/>
          <w:spacing w:val="-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function</w:t>
      </w:r>
      <w:ins w:id="32" w:author="Sujing Wang" w:date="2019-07-31T16:27:00Z">
        <w:r w:rsidR="006E630F">
          <w:rPr>
            <w:rFonts w:ascii="Arial" w:eastAsia="Arial" w:hAnsi="Arial" w:cs="Arial"/>
            <w:spacing w:val="1"/>
            <w:sz w:val="20"/>
            <w:szCs w:val="20"/>
          </w:rPr>
          <w:t xml:space="preserve"> for this task. </w:t>
        </w:r>
      </w:ins>
      <w:del w:id="33" w:author="Sujing Wang" w:date="2019-07-31T16:27:00Z">
        <w:r w:rsidDel="006E630F">
          <w:rPr>
            <w:rFonts w:ascii="Arial" w:eastAsia="Arial" w:hAnsi="Arial" w:cs="Arial"/>
            <w:spacing w:val="48"/>
            <w:w w:val="90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to</w:delText>
        </w:r>
        <w:r w:rsidDel="006E630F">
          <w:rPr>
            <w:rFonts w:ascii="Arial" w:eastAsia="Arial" w:hAnsi="Arial" w:cs="Arial"/>
            <w:spacing w:val="1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look</w:delText>
        </w:r>
        <w:r w:rsidDel="006E630F">
          <w:rPr>
            <w:rFonts w:ascii="Arial" w:eastAsia="Arial" w:hAnsi="Arial" w:cs="Arial"/>
            <w:spacing w:val="-1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for</w:delText>
        </w:r>
        <w:r w:rsidDel="006E630F">
          <w:rPr>
            <w:rFonts w:ascii="Arial" w:eastAsia="Arial" w:hAnsi="Arial" w:cs="Arial"/>
            <w:spacing w:val="12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these</w:delText>
        </w:r>
      </w:del>
      <w:proofErr w:type="gramStart"/>
      <w:r>
        <w:rPr>
          <w:rFonts w:ascii="Arial" w:eastAsia="Arial" w:hAnsi="Arial" w:cs="Arial"/>
          <w:sz w:val="20"/>
          <w:szCs w:val="20"/>
        </w:rPr>
        <w:t>.[</w:t>
      </w:r>
      <w:proofErr w:type="gramEnd"/>
      <w:r>
        <w:rPr>
          <w:rFonts w:ascii="Arial" w:eastAsia="Arial" w:hAnsi="Arial" w:cs="Arial"/>
          <w:sz w:val="20"/>
          <w:szCs w:val="20"/>
        </w:rPr>
        <w:t>11]</w:t>
      </w:r>
    </w:p>
    <w:p w14:paraId="7F7FF6EA" w14:textId="77777777" w:rsidR="00CE37CF" w:rsidRDefault="007311F8">
      <w:pPr>
        <w:spacing w:before="6" w:after="0" w:line="249" w:lineRule="auto"/>
        <w:ind w:left="119" w:right="-54" w:firstLine="199"/>
        <w:jc w:val="both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pacing w:val="-13"/>
          <w:w w:val="84"/>
          <w:sz w:val="20"/>
          <w:szCs w:val="20"/>
        </w:rPr>
        <w:t>W</w:t>
      </w:r>
      <w:r>
        <w:rPr>
          <w:rFonts w:ascii="Arial" w:eastAsia="Arial" w:hAnsi="Arial" w:cs="Arial"/>
          <w:w w:val="84"/>
          <w:sz w:val="20"/>
          <w:szCs w:val="20"/>
        </w:rPr>
        <w:t xml:space="preserve">e </w:t>
      </w:r>
      <w:r>
        <w:rPr>
          <w:rFonts w:ascii="Arial" w:eastAsia="Arial" w:hAnsi="Arial" w:cs="Arial"/>
          <w:spacing w:val="4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choose</w:t>
      </w:r>
      <w:proofErr w:type="gramEnd"/>
      <w:r>
        <w:rPr>
          <w:rFonts w:ascii="Arial" w:eastAsia="Arial" w:hAnsi="Arial" w:cs="Arial"/>
          <w:spacing w:val="36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a</w:t>
      </w:r>
      <w:r>
        <w:rPr>
          <w:rFonts w:ascii="Arial" w:eastAsia="Arial" w:hAnsi="Arial" w:cs="Arial"/>
          <w:spacing w:val="25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set</w:t>
      </w:r>
      <w:r>
        <w:rPr>
          <w:rFonts w:ascii="Arial" w:eastAsia="Arial" w:hAnsi="Arial" w:cs="Arial"/>
          <w:spacing w:val="25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change</w:t>
      </w:r>
      <w:r>
        <w:rPr>
          <w:rFonts w:ascii="Arial" w:eastAsia="Arial" w:hAnsi="Arial" w:cs="Arial"/>
          <w:spacing w:val="30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polygons </w:t>
      </w:r>
      <w:r>
        <w:rPr>
          <w:rFonts w:ascii="Arial" w:eastAsia="Arial" w:hAnsi="Arial" w:cs="Arial"/>
          <w:spacing w:val="21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SC</w:t>
      </w:r>
      <w:r>
        <w:rPr>
          <w:rFonts w:ascii="Arial" w:eastAsia="Arial" w:hAnsi="Arial" w:cs="Arial"/>
          <w:spacing w:val="-19"/>
          <w:w w:val="86"/>
          <w:sz w:val="20"/>
          <w:szCs w:val="20"/>
        </w:rPr>
        <w:t>P</w:t>
      </w:r>
      <w:r>
        <w:rPr>
          <w:rFonts w:ascii="Arial" w:eastAsia="Arial" w:hAnsi="Arial" w:cs="Arial"/>
          <w:w w:val="86"/>
          <w:sz w:val="20"/>
          <w:szCs w:val="20"/>
        </w:rPr>
        <w:t>.</w:t>
      </w:r>
      <w:r>
        <w:rPr>
          <w:rFonts w:ascii="Arial" w:eastAsia="Arial" w:hAnsi="Arial" w:cs="Arial"/>
          <w:spacing w:val="27"/>
          <w:w w:val="86"/>
          <w:sz w:val="20"/>
          <w:szCs w:val="20"/>
        </w:rPr>
        <w:t xml:space="preserve"> </w:t>
      </w:r>
      <w:del w:id="34" w:author="Sujing Wang" w:date="2019-07-31T16:28:00Z">
        <w:r w:rsidDel="006E630F">
          <w:rPr>
            <w:rFonts w:ascii="Arial" w:eastAsia="Arial" w:hAnsi="Arial" w:cs="Arial"/>
            <w:w w:val="86"/>
            <w:sz w:val="20"/>
            <w:szCs w:val="20"/>
          </w:rPr>
          <w:delText>These</w:delText>
        </w:r>
        <w:r w:rsidDel="006E630F">
          <w:rPr>
            <w:rFonts w:ascii="Arial" w:eastAsia="Arial" w:hAnsi="Arial" w:cs="Arial"/>
            <w:spacing w:val="23"/>
            <w:w w:val="86"/>
            <w:sz w:val="20"/>
            <w:szCs w:val="20"/>
          </w:rPr>
          <w:delText xml:space="preserve"> </w:delText>
        </w:r>
      </w:del>
      <w:ins w:id="35" w:author="Sujing Wang" w:date="2019-07-31T16:28:00Z">
        <w:r w:rsidR="006E630F">
          <w:rPr>
            <w:rFonts w:ascii="Arial" w:eastAsia="Arial" w:hAnsi="Arial" w:cs="Arial"/>
            <w:spacing w:val="23"/>
            <w:w w:val="86"/>
            <w:sz w:val="20"/>
            <w:szCs w:val="20"/>
          </w:rPr>
          <w:t xml:space="preserve">It </w:t>
        </w:r>
      </w:ins>
      <w:r>
        <w:rPr>
          <w:rFonts w:ascii="Arial" w:eastAsia="Arial" w:hAnsi="Arial" w:cs="Arial"/>
          <w:sz w:val="20"/>
          <w:szCs w:val="20"/>
        </w:rPr>
        <w:t>not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only </w:t>
      </w:r>
      <w:r>
        <w:rPr>
          <w:rFonts w:ascii="Arial" w:eastAsia="Arial" w:hAnsi="Arial" w:cs="Arial"/>
          <w:w w:val="87"/>
          <w:sz w:val="20"/>
          <w:szCs w:val="20"/>
        </w:rPr>
        <w:t>contains</w:t>
      </w:r>
      <w:r>
        <w:rPr>
          <w:rFonts w:ascii="Arial" w:eastAsia="Arial" w:hAnsi="Arial" w:cs="Arial"/>
          <w:spacing w:val="2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those</w:t>
      </w:r>
      <w:r>
        <w:rPr>
          <w:rFonts w:ascii="Arial" w:eastAsia="Arial" w:hAnsi="Arial" w:cs="Arial"/>
          <w:spacing w:val="2"/>
          <w:w w:val="87"/>
          <w:sz w:val="20"/>
          <w:szCs w:val="20"/>
        </w:rPr>
        <w:t xml:space="preserve"> </w:t>
      </w:r>
      <w:del w:id="36" w:author="Sujing Wang" w:date="2019-07-31T16:28:00Z">
        <w:r w:rsidDel="006E630F">
          <w:rPr>
            <w:rFonts w:ascii="Arial" w:eastAsia="Arial" w:hAnsi="Arial" w:cs="Arial"/>
            <w:w w:val="87"/>
            <w:sz w:val="20"/>
            <w:szCs w:val="20"/>
          </w:rPr>
          <w:delText>objects</w:delText>
        </w:r>
        <w:r w:rsidDel="006E630F">
          <w:rPr>
            <w:rFonts w:ascii="Arial" w:eastAsia="Arial" w:hAnsi="Arial" w:cs="Arial"/>
            <w:spacing w:val="25"/>
            <w:w w:val="87"/>
            <w:sz w:val="20"/>
            <w:szCs w:val="20"/>
          </w:rPr>
          <w:delText xml:space="preserve"> </w:delText>
        </w:r>
      </w:del>
      <w:ins w:id="37" w:author="Sujing Wang" w:date="2019-07-31T16:28:00Z">
        <w:r w:rsidR="006E630F">
          <w:rPr>
            <w:rFonts w:ascii="Arial" w:eastAsia="Arial" w:hAnsi="Arial" w:cs="Arial"/>
            <w:w w:val="87"/>
            <w:sz w:val="20"/>
            <w:szCs w:val="20"/>
          </w:rPr>
          <w:t>polygons</w:t>
        </w:r>
        <w:r w:rsidR="006E630F">
          <w:rPr>
            <w:rFonts w:ascii="Arial" w:eastAsia="Arial" w:hAnsi="Arial" w:cs="Arial"/>
            <w:spacing w:val="25"/>
            <w:w w:val="87"/>
            <w:sz w:val="20"/>
            <w:szCs w:val="20"/>
          </w:rPr>
          <w:t xml:space="preserve"> </w:t>
        </w:r>
      </w:ins>
      <w:r>
        <w:rPr>
          <w:rFonts w:ascii="Arial" w:eastAsia="Arial" w:hAnsi="Arial" w:cs="Arial"/>
          <w:spacing w:val="-4"/>
          <w:sz w:val="20"/>
          <w:szCs w:val="20"/>
        </w:rPr>
        <w:t>b</w:t>
      </w:r>
      <w:r>
        <w:rPr>
          <w:rFonts w:ascii="Arial" w:eastAsia="Arial" w:hAnsi="Arial" w:cs="Arial"/>
          <w:sz w:val="20"/>
          <w:szCs w:val="20"/>
        </w:rPr>
        <w:t>ut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also</w:t>
      </w:r>
      <w:r>
        <w:rPr>
          <w:rFonts w:ascii="Arial" w:eastAsia="Arial" w:hAnsi="Arial" w:cs="Arial"/>
          <w:spacing w:val="1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their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associated</w:t>
      </w:r>
      <w:r>
        <w:rPr>
          <w:rFonts w:ascii="Arial" w:eastAsia="Arial" w:hAnsi="Arial" w:cs="Arial"/>
          <w:spacing w:val="13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characteristics. </w:t>
      </w:r>
      <w:r>
        <w:rPr>
          <w:rFonts w:ascii="Arial" w:eastAsia="Arial" w:hAnsi="Arial" w:cs="Arial"/>
          <w:spacing w:val="-3"/>
          <w:sz w:val="20"/>
          <w:szCs w:val="20"/>
        </w:rPr>
        <w:t>F</w:t>
      </w:r>
      <w:r>
        <w:rPr>
          <w:rFonts w:ascii="Arial" w:eastAsia="Arial" w:hAnsi="Arial" w:cs="Arial"/>
          <w:sz w:val="20"/>
          <w:szCs w:val="20"/>
        </w:rPr>
        <w:t>or</w:t>
      </w:r>
      <w:r>
        <w:rPr>
          <w:rFonts w:ascii="Arial" w:eastAsia="Arial" w:hAnsi="Arial" w:cs="Arial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83"/>
          <w:sz w:val="20"/>
          <w:szCs w:val="20"/>
        </w:rPr>
        <w:t>e</w:t>
      </w:r>
      <w:r>
        <w:rPr>
          <w:rFonts w:ascii="Arial" w:eastAsia="Arial" w:hAnsi="Arial" w:cs="Arial"/>
          <w:w w:val="83"/>
          <w:sz w:val="20"/>
          <w:szCs w:val="20"/>
        </w:rPr>
        <w:t xml:space="preserve">xample,  </w:t>
      </w:r>
      <w:r>
        <w:rPr>
          <w:rFonts w:ascii="Arial" w:eastAsia="Arial" w:hAnsi="Arial" w:cs="Arial"/>
          <w:spacing w:val="1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</w:t>
      </w:r>
      <w:r>
        <w:rPr>
          <w:rFonts w:ascii="Arial" w:eastAsia="Arial" w:hAnsi="Arial" w:cs="Arial"/>
          <w:spacing w:val="45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SCP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could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contain  </w:t>
      </w:r>
      <w:r>
        <w:rPr>
          <w:rFonts w:ascii="Arial" w:eastAsia="Arial" w:hAnsi="Arial" w:cs="Arial"/>
          <w:spacing w:val="2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</w:t>
      </w:r>
      <w:r>
        <w:rPr>
          <w:rFonts w:ascii="Arial" w:eastAsia="Arial" w:hAnsi="Arial" w:cs="Arial"/>
          <w:spacing w:val="45"/>
          <w:w w:val="83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3"/>
          <w:sz w:val="20"/>
          <w:szCs w:val="20"/>
        </w:rPr>
        <w:t xml:space="preserve">set  </w:t>
      </w:r>
      <w:r>
        <w:rPr>
          <w:rFonts w:ascii="Arial" w:eastAsia="Arial" w:hAnsi="Arial" w:cs="Arial"/>
          <w:sz w:val="20"/>
          <w:szCs w:val="20"/>
        </w:rPr>
        <w:t>of</w:t>
      </w:r>
      <w:proofErr w:type="gramEnd"/>
      <w:r>
        <w:rPr>
          <w:rFonts w:ascii="Arial" w:eastAsia="Arial" w:hAnsi="Arial" w:cs="Arial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spatial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clusters </w:t>
      </w:r>
      <w:del w:id="38" w:author="Sujing Wang" w:date="2019-07-31T16:29:00Z">
        <w:r w:rsidDel="006E630F">
          <w:rPr>
            <w:rFonts w:ascii="Arial" w:eastAsia="Arial" w:hAnsi="Arial" w:cs="Arial"/>
            <w:sz w:val="20"/>
            <w:szCs w:val="20"/>
          </w:rPr>
          <w:delText>with</w:delText>
        </w:r>
        <w:r w:rsidDel="006E630F">
          <w:rPr>
            <w:rFonts w:ascii="Arial" w:eastAsia="Arial" w:hAnsi="Arial" w:cs="Arial"/>
            <w:spacing w:val="4"/>
            <w:sz w:val="20"/>
            <w:szCs w:val="20"/>
          </w:rPr>
          <w:delText xml:space="preserve"> </w:delText>
        </w:r>
      </w:del>
      <w:ins w:id="39" w:author="Sujing Wang" w:date="2019-07-31T16:29:00Z">
        <w:r w:rsidR="006E630F">
          <w:rPr>
            <w:rFonts w:ascii="Arial" w:eastAsia="Arial" w:hAnsi="Arial" w:cs="Arial"/>
            <w:sz w:val="20"/>
            <w:szCs w:val="20"/>
          </w:rPr>
          <w:t>represented by</w:t>
        </w:r>
        <w:r w:rsidR="006E630F">
          <w:rPr>
            <w:rFonts w:ascii="Arial" w:eastAsia="Arial" w:hAnsi="Arial" w:cs="Arial"/>
            <w:spacing w:val="4"/>
            <w:sz w:val="20"/>
            <w:szCs w:val="20"/>
          </w:rPr>
          <w:t xml:space="preserve"> </w:t>
        </w:r>
      </w:ins>
      <w:r>
        <w:rPr>
          <w:rFonts w:ascii="Arial" w:eastAsia="Arial" w:hAnsi="Arial" w:cs="Arial"/>
          <w:w w:val="92"/>
          <w:sz w:val="20"/>
          <w:szCs w:val="20"/>
        </w:rPr>
        <w:t>polygon</w:t>
      </w:r>
      <w:ins w:id="40" w:author="Sujing Wang" w:date="2019-07-31T16:29:00Z">
        <w:r w:rsidR="006E630F">
          <w:rPr>
            <w:rFonts w:ascii="Arial" w:eastAsia="Arial" w:hAnsi="Arial" w:cs="Arial"/>
            <w:w w:val="92"/>
            <w:sz w:val="20"/>
            <w:szCs w:val="20"/>
          </w:rPr>
          <w:t>s</w:t>
        </w:r>
      </w:ins>
      <w:r>
        <w:rPr>
          <w:rFonts w:ascii="Arial" w:eastAsia="Arial" w:hAnsi="Arial" w:cs="Arial"/>
          <w:w w:val="92"/>
          <w:sz w:val="20"/>
          <w:szCs w:val="20"/>
        </w:rPr>
        <w:t>,</w:t>
      </w:r>
      <w:r>
        <w:rPr>
          <w:rFonts w:ascii="Arial" w:eastAsia="Arial" w:hAnsi="Arial" w:cs="Arial"/>
          <w:spacing w:val="12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their</w:t>
      </w:r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av</w:t>
      </w:r>
      <w:r>
        <w:rPr>
          <w:rFonts w:ascii="Arial" w:eastAsia="Arial" w:hAnsi="Arial" w:cs="Arial"/>
          <w:w w:val="87"/>
          <w:sz w:val="20"/>
          <w:szCs w:val="20"/>
        </w:rPr>
        <w:t>erage</w:t>
      </w:r>
      <w:r>
        <w:rPr>
          <w:rFonts w:ascii="Arial" w:eastAsia="Arial" w:hAnsi="Arial" w:cs="Arial"/>
          <w:spacing w:val="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drought</w:t>
      </w:r>
      <w:r>
        <w:rPr>
          <w:rFonts w:ascii="Arial" w:eastAsia="Arial" w:hAnsi="Arial" w:cs="Arial"/>
          <w:spacing w:val="4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score,</w:t>
      </w:r>
      <w:r>
        <w:rPr>
          <w:rFonts w:ascii="Arial" w:eastAsia="Arial" w:hAnsi="Arial" w:cs="Arial"/>
          <w:spacing w:val="1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total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area</w:t>
      </w:r>
      <w:ins w:id="41" w:author="Sujing Wang" w:date="2019-07-31T16:29:00Z">
        <w:r w:rsidR="006E630F">
          <w:rPr>
            <w:rFonts w:ascii="Arial" w:eastAsia="Arial" w:hAnsi="Arial" w:cs="Arial"/>
            <w:w w:val="83"/>
            <w:sz w:val="20"/>
            <w:szCs w:val="20"/>
          </w:rPr>
          <w:t xml:space="preserve"> of each polygon</w:t>
        </w:r>
      </w:ins>
      <w:r>
        <w:rPr>
          <w:rFonts w:ascii="Arial" w:eastAsia="Arial" w:hAnsi="Arial" w:cs="Arial"/>
          <w:w w:val="83"/>
          <w:sz w:val="20"/>
          <w:szCs w:val="20"/>
        </w:rPr>
        <w:t>,</w:t>
      </w:r>
      <w:r>
        <w:rPr>
          <w:rFonts w:ascii="Arial" w:eastAsia="Arial" w:hAnsi="Arial" w:cs="Arial"/>
          <w:spacing w:val="17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centroid </w:t>
      </w:r>
      <w:r>
        <w:rPr>
          <w:rFonts w:ascii="Arial" w:eastAsia="Arial" w:hAnsi="Arial" w:cs="Arial"/>
          <w:w w:val="87"/>
          <w:sz w:val="20"/>
          <w:szCs w:val="20"/>
        </w:rPr>
        <w:t>coordinates</w:t>
      </w:r>
      <w:ins w:id="42" w:author="Sujing Wang" w:date="2019-07-31T16:29:00Z">
        <w:r w:rsidR="006E630F">
          <w:rPr>
            <w:rFonts w:ascii="Arial" w:eastAsia="Arial" w:hAnsi="Arial" w:cs="Arial"/>
            <w:w w:val="87"/>
            <w:sz w:val="20"/>
            <w:szCs w:val="20"/>
          </w:rPr>
          <w:t xml:space="preserve"> of each polygon,</w:t>
        </w:r>
      </w:ins>
      <w:r>
        <w:rPr>
          <w:rFonts w:ascii="Arial" w:eastAsia="Arial" w:hAnsi="Arial" w:cs="Arial"/>
          <w:spacing w:val="3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and</w:t>
      </w:r>
      <w:r>
        <w:rPr>
          <w:rFonts w:ascii="Arial" w:eastAsia="Arial" w:hAnsi="Arial" w:cs="Arial"/>
          <w:spacing w:val="2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other</w:t>
      </w:r>
      <w:r>
        <w:rPr>
          <w:rFonts w:ascii="Arial" w:eastAsia="Arial" w:hAnsi="Arial" w:cs="Arial"/>
          <w:spacing w:val="3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summaries</w:t>
      </w:r>
      <w:r>
        <w:rPr>
          <w:rFonts w:ascii="Arial" w:eastAsia="Arial" w:hAnsi="Arial" w:cs="Arial"/>
          <w:spacing w:val="3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each</w:t>
      </w:r>
      <w:r>
        <w:rPr>
          <w:rFonts w:ascii="Arial" w:eastAsia="Arial" w:hAnsi="Arial" w:cs="Arial"/>
          <w:spacing w:val="1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spatial</w:t>
      </w:r>
      <w:r>
        <w:rPr>
          <w:rFonts w:ascii="Arial" w:eastAsia="Arial" w:hAnsi="Arial" w:cs="Arial"/>
          <w:spacing w:val="4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cluste</w:t>
      </w:r>
      <w:r>
        <w:rPr>
          <w:rFonts w:ascii="Arial" w:eastAsia="Arial" w:hAnsi="Arial" w:cs="Arial"/>
          <w:spacing w:val="-10"/>
          <w:w w:val="87"/>
          <w:sz w:val="20"/>
          <w:szCs w:val="20"/>
        </w:rPr>
        <w:t>r</w:t>
      </w:r>
      <w:ins w:id="43" w:author="Sujing Wang" w:date="2019-07-31T16:29:00Z">
        <w:r w:rsidR="006E630F">
          <w:rPr>
            <w:rFonts w:ascii="Arial" w:eastAsia="Arial" w:hAnsi="Arial" w:cs="Arial"/>
            <w:spacing w:val="-10"/>
            <w:w w:val="87"/>
            <w:sz w:val="20"/>
            <w:szCs w:val="20"/>
          </w:rPr>
          <w:t xml:space="preserve"> (polygon)</w:t>
        </w:r>
      </w:ins>
      <w:r>
        <w:rPr>
          <w:rFonts w:ascii="Arial" w:eastAsia="Arial" w:hAnsi="Arial" w:cs="Arial"/>
          <w:w w:val="87"/>
          <w:sz w:val="20"/>
          <w:szCs w:val="20"/>
        </w:rPr>
        <w:t>.</w:t>
      </w:r>
      <w:r>
        <w:rPr>
          <w:rFonts w:ascii="Arial" w:eastAsia="Arial" w:hAnsi="Arial" w:cs="Arial"/>
          <w:spacing w:val="4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6"/>
          <w:w w:val="99"/>
          <w:sz w:val="20"/>
          <w:szCs w:val="20"/>
        </w:rPr>
        <w:t>W</w:t>
      </w:r>
      <w:r>
        <w:rPr>
          <w:rFonts w:ascii="Arial" w:eastAsia="Arial" w:hAnsi="Arial" w:cs="Arial"/>
          <w:w w:val="79"/>
          <w:sz w:val="20"/>
          <w:szCs w:val="20"/>
        </w:rPr>
        <w:t xml:space="preserve">e </w:t>
      </w:r>
      <w:r>
        <w:rPr>
          <w:rFonts w:ascii="Arial" w:eastAsia="Arial" w:hAnsi="Arial" w:cs="Arial"/>
          <w:w w:val="89"/>
          <w:sz w:val="20"/>
          <w:szCs w:val="20"/>
        </w:rPr>
        <w:t>define</w:t>
      </w:r>
      <w:r>
        <w:rPr>
          <w:rFonts w:ascii="Arial" w:eastAsia="Arial" w:hAnsi="Arial" w:cs="Arial"/>
          <w:spacing w:val="2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8"/>
          <w:sz w:val="20"/>
          <w:szCs w:val="20"/>
        </w:rPr>
        <w:t xml:space="preserve">function </w:t>
      </w:r>
      <w:r>
        <w:rPr>
          <w:rFonts w:ascii="Arial" w:eastAsia="Arial" w:hAnsi="Arial" w:cs="Arial"/>
          <w:spacing w:val="1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as</w:t>
      </w:r>
      <w:proofErr w:type="gramEnd"/>
      <w:r>
        <w:rPr>
          <w:rFonts w:ascii="Arial" w:eastAsia="Arial" w:hAnsi="Arial" w:cs="Arial"/>
          <w:w w:val="88"/>
          <w:sz w:val="20"/>
          <w:szCs w:val="20"/>
        </w:rPr>
        <w:t>:</w:t>
      </w:r>
    </w:p>
    <w:p w14:paraId="6B307726" w14:textId="77777777" w:rsidR="00CE37CF" w:rsidRDefault="007311F8">
      <w:pPr>
        <w:spacing w:before="47" w:after="0" w:line="240" w:lineRule="auto"/>
        <w:ind w:left="1700" w:right="1560"/>
        <w:jc w:val="center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i/>
          <w:w w:val="175"/>
          <w:sz w:val="20"/>
          <w:szCs w:val="20"/>
        </w:rPr>
        <w:t>f</w:t>
      </w:r>
      <w:r>
        <w:rPr>
          <w:rFonts w:ascii="Arial" w:eastAsia="Arial" w:hAnsi="Arial" w:cs="Arial"/>
          <w:i/>
          <w:spacing w:val="-21"/>
          <w:w w:val="17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:</w:t>
      </w:r>
      <w:proofErr w:type="gramEnd"/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2"/>
          <w:w w:val="91"/>
          <w:sz w:val="20"/>
          <w:szCs w:val="20"/>
        </w:rPr>
        <w:t>S</w:t>
      </w:r>
      <w:r>
        <w:rPr>
          <w:rFonts w:ascii="Arial" w:eastAsia="Arial" w:hAnsi="Arial" w:cs="Arial"/>
          <w:i/>
          <w:w w:val="98"/>
          <w:sz w:val="20"/>
          <w:szCs w:val="20"/>
        </w:rPr>
        <w:t>C</w:t>
      </w:r>
      <w:r>
        <w:rPr>
          <w:rFonts w:ascii="Arial" w:eastAsia="Arial" w:hAnsi="Arial" w:cs="Arial"/>
          <w:i/>
          <w:spacing w:val="-4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 xml:space="preserve">P </w:t>
      </w:r>
      <w:r>
        <w:rPr>
          <w:rFonts w:ascii="Arial" w:eastAsia="Arial" w:hAnsi="Arial" w:cs="Arial"/>
          <w:i/>
          <w:spacing w:val="35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sz w:val="20"/>
          <w:szCs w:val="20"/>
        </w:rPr>
        <w:t>→</w:t>
      </w:r>
      <w:r>
        <w:rPr>
          <w:rFonts w:ascii="Meiryo" w:eastAsia="Meiryo" w:hAnsi="Meiryo" w:cs="Meiryo"/>
          <w:i/>
          <w:spacing w:val="5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[0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,</w:t>
      </w:r>
      <w:r>
        <w:rPr>
          <w:rFonts w:ascii="Arial" w:eastAsia="Arial" w:hAnsi="Arial" w:cs="Arial"/>
          <w:i/>
          <w:spacing w:val="1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99"/>
          <w:sz w:val="20"/>
          <w:szCs w:val="20"/>
        </w:rPr>
        <w:t>∞</w:t>
      </w:r>
      <w:r>
        <w:rPr>
          <w:rFonts w:ascii="Arial" w:eastAsia="Arial" w:hAnsi="Arial" w:cs="Arial"/>
          <w:w w:val="116"/>
          <w:sz w:val="20"/>
          <w:szCs w:val="20"/>
        </w:rPr>
        <w:t>)</w:t>
      </w:r>
    </w:p>
    <w:p w14:paraId="3D57EEA8" w14:textId="77777777" w:rsidR="00CE37CF" w:rsidRDefault="00CE37CF">
      <w:pPr>
        <w:spacing w:before="13" w:after="0" w:line="200" w:lineRule="exact"/>
        <w:rPr>
          <w:ins w:id="44" w:author="Sujing Wang" w:date="2019-07-31T16:30:00Z"/>
          <w:sz w:val="20"/>
          <w:szCs w:val="20"/>
        </w:rPr>
      </w:pPr>
    </w:p>
    <w:p w14:paraId="716B74A0" w14:textId="77777777" w:rsidR="006E630F" w:rsidRDefault="006E630F">
      <w:pPr>
        <w:spacing w:before="13" w:after="0" w:line="200" w:lineRule="exact"/>
        <w:rPr>
          <w:sz w:val="20"/>
          <w:szCs w:val="20"/>
        </w:rPr>
      </w:pPr>
    </w:p>
    <w:p w14:paraId="426616E9" w14:textId="77777777" w:rsidR="00CE37CF" w:rsidRDefault="007311F8">
      <w:pPr>
        <w:spacing w:after="0" w:line="132" w:lineRule="auto"/>
        <w:ind w:left="119" w:right="-78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4"/>
          <w:w w:val="86"/>
          <w:sz w:val="20"/>
          <w:szCs w:val="20"/>
        </w:rPr>
        <w:t>W</w:t>
      </w:r>
      <w:r>
        <w:rPr>
          <w:rFonts w:ascii="Arial" w:eastAsia="Arial" w:hAnsi="Arial" w:cs="Arial"/>
          <w:w w:val="86"/>
          <w:sz w:val="20"/>
          <w:szCs w:val="20"/>
        </w:rPr>
        <w:t>e</w:t>
      </w:r>
      <w:r>
        <w:rPr>
          <w:rFonts w:ascii="Arial" w:eastAsia="Arial" w:hAnsi="Arial" w:cs="Arial"/>
          <w:spacing w:val="25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define</w:t>
      </w:r>
      <w:r>
        <w:rPr>
          <w:rFonts w:ascii="Arial" w:eastAsia="Arial" w:hAnsi="Arial" w:cs="Arial"/>
          <w:spacing w:val="2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</w:t>
      </w:r>
      <w:r>
        <w:rPr>
          <w:rFonts w:ascii="Arial" w:eastAsia="Arial" w:hAnsi="Arial" w:cs="Arial"/>
          <w:spacing w:val="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threshold</w:t>
      </w:r>
      <w:r>
        <w:rPr>
          <w:rFonts w:ascii="Arial" w:eastAsia="Arial" w:hAnsi="Arial" w:cs="Arial"/>
          <w:spacing w:val="4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6"/>
          <w:w w:val="86"/>
          <w:sz w:val="20"/>
          <w:szCs w:val="20"/>
        </w:rPr>
        <w:t>ω</w:t>
      </w:r>
      <w:r>
        <w:rPr>
          <w:rFonts w:ascii="Arial" w:eastAsia="Arial" w:hAnsi="Arial" w:cs="Arial"/>
          <w:w w:val="86"/>
          <w:sz w:val="20"/>
          <w:szCs w:val="20"/>
        </w:rPr>
        <w:t>,</w:t>
      </w:r>
      <w:r>
        <w:rPr>
          <w:rFonts w:ascii="Arial" w:eastAsia="Arial" w:hAnsi="Arial" w:cs="Arial"/>
          <w:spacing w:val="3"/>
          <w:w w:val="86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6"/>
          <w:sz w:val="20"/>
          <w:szCs w:val="20"/>
        </w:rPr>
        <w:t xml:space="preserve">which </w:t>
      </w:r>
      <w:r>
        <w:rPr>
          <w:rFonts w:ascii="Arial" w:eastAsia="Arial" w:hAnsi="Arial" w:cs="Arial"/>
          <w:spacing w:val="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ensures</w:t>
      </w:r>
      <w:proofErr w:type="gramEnd"/>
      <w:r>
        <w:rPr>
          <w:rFonts w:ascii="Arial" w:eastAsia="Arial" w:hAnsi="Arial" w:cs="Arial"/>
          <w:spacing w:val="-11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that</w:t>
      </w:r>
      <w:r>
        <w:rPr>
          <w:rFonts w:ascii="Arial" w:eastAsia="Arial" w:hAnsi="Arial" w:cs="Arial"/>
          <w:spacing w:val="21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</w:t>
      </w:r>
      <w:r>
        <w:rPr>
          <w:rFonts w:ascii="Arial" w:eastAsia="Arial" w:hAnsi="Arial" w:cs="Arial"/>
          <w:spacing w:val="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narrat</w:t>
      </w:r>
      <w:r>
        <w:rPr>
          <w:rFonts w:ascii="Arial" w:eastAsia="Arial" w:hAnsi="Arial" w:cs="Arial"/>
          <w:spacing w:val="-4"/>
          <w:w w:val="86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86"/>
          <w:sz w:val="20"/>
          <w:szCs w:val="20"/>
        </w:rPr>
        <w:t>v</w:t>
      </w:r>
      <w:r>
        <w:rPr>
          <w:rFonts w:ascii="Arial" w:eastAsia="Arial" w:hAnsi="Arial" w:cs="Arial"/>
          <w:w w:val="86"/>
          <w:sz w:val="20"/>
          <w:szCs w:val="20"/>
        </w:rPr>
        <w:t>e</w:t>
      </w:r>
      <w:r>
        <w:rPr>
          <w:rFonts w:ascii="Arial" w:eastAsia="Arial" w:hAnsi="Arial" w:cs="Arial"/>
          <w:spacing w:val="4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111"/>
          <w:sz w:val="20"/>
          <w:szCs w:val="20"/>
        </w:rPr>
        <w:t xml:space="preserve">will </w:t>
      </w:r>
      <w:r>
        <w:rPr>
          <w:rFonts w:ascii="Arial" w:eastAsia="Arial" w:hAnsi="Arial" w:cs="Arial"/>
          <w:sz w:val="20"/>
          <w:szCs w:val="20"/>
        </w:rPr>
        <w:t>only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be</w:t>
      </w:r>
      <w:r>
        <w:rPr>
          <w:rFonts w:ascii="Arial" w:eastAsia="Arial" w:hAnsi="Arial" w:cs="Arial"/>
          <w:spacing w:val="13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generated</w:t>
      </w:r>
      <w:r>
        <w:rPr>
          <w:rFonts w:ascii="Arial" w:eastAsia="Arial" w:hAnsi="Arial" w:cs="Arial"/>
          <w:spacing w:val="15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an</w:t>
      </w:r>
      <w:r>
        <w:rPr>
          <w:rFonts w:ascii="Arial" w:eastAsia="Arial" w:hAnsi="Arial" w:cs="Arial"/>
          <w:spacing w:val="13"/>
          <w:w w:val="85"/>
          <w:sz w:val="20"/>
          <w:szCs w:val="20"/>
        </w:rPr>
        <w:t xml:space="preserve"> </w:t>
      </w:r>
      <w:del w:id="45" w:author="Sujing Wang" w:date="2019-07-31T16:30:00Z">
        <w:r w:rsidDel="006E630F">
          <w:rPr>
            <w:rFonts w:ascii="Arial" w:eastAsia="Arial" w:hAnsi="Arial" w:cs="Arial"/>
            <w:w w:val="85"/>
            <w:sz w:val="20"/>
            <w:szCs w:val="20"/>
          </w:rPr>
          <w:delText>an</w:delText>
        </w:r>
        <w:r w:rsidDel="006E630F">
          <w:rPr>
            <w:rFonts w:ascii="Arial" w:eastAsia="Arial" w:hAnsi="Arial" w:cs="Arial"/>
            <w:spacing w:val="13"/>
            <w:w w:val="85"/>
            <w:sz w:val="20"/>
            <w:szCs w:val="20"/>
          </w:rPr>
          <w:delText xml:space="preserve"> </w:delText>
        </w:r>
      </w:del>
      <w:r>
        <w:rPr>
          <w:rFonts w:ascii="Arial" w:eastAsia="Arial" w:hAnsi="Arial" w:cs="Arial"/>
          <w:w w:val="85"/>
          <w:sz w:val="20"/>
          <w:szCs w:val="20"/>
        </w:rPr>
        <w:t xml:space="preserve">object  </w:t>
      </w:r>
      <w:r>
        <w:rPr>
          <w:rFonts w:ascii="Arial" w:eastAsia="Arial" w:hAnsi="Arial" w:cs="Arial"/>
          <w:i/>
          <w:sz w:val="20"/>
          <w:szCs w:val="20"/>
        </w:rPr>
        <w:t>p</w:t>
      </w:r>
      <w:r>
        <w:rPr>
          <w:rFonts w:ascii="Arial" w:eastAsia="Arial" w:hAnsi="Arial" w:cs="Arial"/>
          <w:i/>
          <w:spacing w:val="-11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82"/>
          <w:sz w:val="20"/>
          <w:szCs w:val="20"/>
        </w:rPr>
        <w:t>∈</w:t>
      </w:r>
      <w:r>
        <w:rPr>
          <w:rFonts w:ascii="Meiryo" w:eastAsia="Meiryo" w:hAnsi="Meiryo" w:cs="Meiryo"/>
          <w:i/>
          <w:spacing w:val="-1"/>
          <w:w w:val="8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12"/>
          <w:w w:val="91"/>
          <w:sz w:val="20"/>
          <w:szCs w:val="20"/>
        </w:rPr>
        <w:t>S</w:t>
      </w:r>
      <w:r>
        <w:rPr>
          <w:rFonts w:ascii="Arial" w:eastAsia="Arial" w:hAnsi="Arial" w:cs="Arial"/>
          <w:i/>
          <w:w w:val="98"/>
          <w:sz w:val="20"/>
          <w:szCs w:val="20"/>
        </w:rPr>
        <w:t>C</w:t>
      </w:r>
      <w:r>
        <w:rPr>
          <w:rFonts w:ascii="Arial" w:eastAsia="Arial" w:hAnsi="Arial" w:cs="Arial"/>
          <w:i/>
          <w:spacing w:val="-4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P</w:t>
      </w:r>
      <w:r>
        <w:rPr>
          <w:rFonts w:ascii="Arial" w:eastAsia="Arial" w:hAnsi="Arial" w:cs="Arial"/>
          <w:i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such</w:t>
      </w:r>
      <w:r>
        <w:rPr>
          <w:rFonts w:ascii="Arial" w:eastAsia="Arial" w:hAnsi="Arial" w:cs="Arial"/>
          <w:spacing w:val="1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that</w:t>
      </w:r>
      <w:r>
        <w:rPr>
          <w:rFonts w:ascii="Arial" w:eastAsia="Arial" w:hAnsi="Arial" w:cs="Arial"/>
          <w:spacing w:val="2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75"/>
          <w:sz w:val="20"/>
          <w:szCs w:val="20"/>
        </w:rPr>
        <w:t>f</w:t>
      </w:r>
      <w:r>
        <w:rPr>
          <w:rFonts w:ascii="Arial" w:eastAsia="Arial" w:hAnsi="Arial" w:cs="Arial"/>
          <w:i/>
          <w:spacing w:val="-3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i/>
          <w:sz w:val="20"/>
          <w:szCs w:val="20"/>
        </w:rPr>
        <w:t>p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sz w:val="20"/>
          <w:szCs w:val="20"/>
        </w:rPr>
        <w:t>≥</w:t>
      </w:r>
      <w:r>
        <w:rPr>
          <w:rFonts w:ascii="Meiryo" w:eastAsia="Meiryo" w:hAnsi="Meiryo" w:cs="Meiryo"/>
          <w:i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7"/>
          <w:w w:val="79"/>
          <w:sz w:val="20"/>
          <w:szCs w:val="20"/>
        </w:rPr>
        <w:t>ω</w:t>
      </w:r>
      <w:r>
        <w:rPr>
          <w:rFonts w:ascii="Arial" w:eastAsia="Arial" w:hAnsi="Arial" w:cs="Arial"/>
          <w:w w:val="89"/>
          <w:sz w:val="20"/>
          <w:szCs w:val="20"/>
        </w:rPr>
        <w:t>.</w:t>
      </w:r>
    </w:p>
    <w:p w14:paraId="6189BAFD" w14:textId="77777777" w:rsidR="00CE37CF" w:rsidRDefault="007311F8">
      <w:pPr>
        <w:spacing w:before="3" w:after="0" w:line="240" w:lineRule="auto"/>
        <w:ind w:left="119" w:right="-20"/>
        <w:rPr>
          <w:rFonts w:ascii="Arial" w:eastAsia="Arial" w:hAnsi="Arial" w:cs="Arial"/>
          <w:sz w:val="20"/>
          <w:szCs w:val="20"/>
        </w:rPr>
      </w:pPr>
      <w:del w:id="46" w:author="Sujing Wang" w:date="2019-07-31T16:30:00Z">
        <w:r w:rsidDel="006E630F">
          <w:rPr>
            <w:rFonts w:ascii="Arial" w:eastAsia="Arial" w:hAnsi="Arial" w:cs="Arial"/>
            <w:w w:val="88"/>
            <w:sz w:val="20"/>
            <w:szCs w:val="20"/>
          </w:rPr>
          <w:delText>Example</w:delText>
        </w:r>
        <w:r w:rsidDel="006E630F">
          <w:rPr>
            <w:rFonts w:ascii="Arial" w:eastAsia="Arial" w:hAnsi="Arial" w:cs="Arial"/>
            <w:spacing w:val="44"/>
            <w:w w:val="88"/>
            <w:sz w:val="20"/>
            <w:szCs w:val="20"/>
          </w:rPr>
          <w:delText xml:space="preserve"> </w:delText>
        </w:r>
      </w:del>
      <w:ins w:id="47" w:author="Sujing Wang" w:date="2019-07-31T16:30:00Z">
        <w:r w:rsidR="006E630F">
          <w:rPr>
            <w:rFonts w:ascii="Arial" w:eastAsia="Arial" w:hAnsi="Arial" w:cs="Arial"/>
            <w:w w:val="88"/>
            <w:sz w:val="20"/>
            <w:szCs w:val="20"/>
          </w:rPr>
          <w:t>Sample</w:t>
        </w:r>
        <w:r w:rsidR="006E630F">
          <w:rPr>
            <w:rFonts w:ascii="Arial" w:eastAsia="Arial" w:hAnsi="Arial" w:cs="Arial"/>
            <w:spacing w:val="44"/>
            <w:w w:val="88"/>
            <w:sz w:val="20"/>
            <w:szCs w:val="20"/>
          </w:rPr>
          <w:t xml:space="preserve"> </w:t>
        </w:r>
      </w:ins>
      <w:r>
        <w:rPr>
          <w:rFonts w:ascii="Arial" w:eastAsia="Arial" w:hAnsi="Arial" w:cs="Arial"/>
          <w:w w:val="88"/>
          <w:sz w:val="20"/>
          <w:szCs w:val="20"/>
        </w:rPr>
        <w:t xml:space="preserve">parameters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79"/>
          <w:sz w:val="20"/>
          <w:szCs w:val="20"/>
        </w:rPr>
        <w:t>ω</w:t>
      </w:r>
      <w:r>
        <w:rPr>
          <w:rFonts w:ascii="Arial" w:eastAsia="Arial" w:hAnsi="Arial" w:cs="Arial"/>
          <w:i/>
          <w:spacing w:val="33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include</w:t>
      </w:r>
    </w:p>
    <w:p w14:paraId="7BD76DA6" w14:textId="77777777" w:rsidR="00CE37CF" w:rsidRDefault="007311F8">
      <w:pPr>
        <w:spacing w:before="91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pict w14:anchorId="47DC66D8">
          <v:shape id="_x0000_i1034" type="#_x0000_t75" style="width:246.4pt;height:190.6pt;mso-position-horizontal-relative:char;mso-position-vertical-relative:line">
            <v:imagedata r:id="rId7" o:title=""/>
          </v:shape>
        </w:pict>
      </w:r>
    </w:p>
    <w:p w14:paraId="12966F2C" w14:textId="77777777" w:rsidR="00CE37CF" w:rsidRDefault="00CE37CF">
      <w:pPr>
        <w:spacing w:before="19" w:after="0" w:line="260" w:lineRule="exact"/>
        <w:rPr>
          <w:sz w:val="26"/>
          <w:szCs w:val="26"/>
        </w:rPr>
      </w:pPr>
    </w:p>
    <w:p w14:paraId="303393D2" w14:textId="77777777" w:rsidR="00CE37CF" w:rsidRDefault="007311F8">
      <w:pPr>
        <w:spacing w:after="0" w:line="240" w:lineRule="auto"/>
        <w:ind w:left="1035" w:right="1334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Fig.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2.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United</w:t>
      </w:r>
      <w:r>
        <w:rPr>
          <w:rFonts w:ascii="Arial" w:eastAsia="Arial" w:hAnsi="Arial" w:cs="Arial"/>
          <w:spacing w:val="34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Sates</w:t>
      </w:r>
      <w:r>
        <w:rPr>
          <w:rFonts w:ascii="Arial" w:eastAsia="Arial" w:hAnsi="Arial" w:cs="Arial"/>
          <w:spacing w:val="-13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Drought</w:t>
      </w:r>
      <w:r>
        <w:rPr>
          <w:rFonts w:ascii="Arial" w:eastAsia="Arial" w:hAnsi="Arial" w:cs="Arial"/>
          <w:spacing w:val="39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Monitor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Data</w:t>
      </w:r>
    </w:p>
    <w:p w14:paraId="45BAB8E7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2754590D" w14:textId="77777777" w:rsidR="007311F8" w:rsidDel="003D7994" w:rsidRDefault="007311F8" w:rsidP="007311F8">
      <w:pPr>
        <w:spacing w:before="15" w:after="0" w:line="220" w:lineRule="exact"/>
        <w:rPr>
          <w:del w:id="48" w:author="Sujing Wang" w:date="2019-07-31T16:58:00Z"/>
        </w:rPr>
      </w:pPr>
    </w:p>
    <w:p w14:paraId="69E9071C" w14:textId="77777777" w:rsidR="00CE37CF" w:rsidDel="003D7994" w:rsidRDefault="007311F8">
      <w:pPr>
        <w:spacing w:after="0" w:line="249" w:lineRule="auto"/>
        <w:ind w:right="265" w:firstLine="199"/>
        <w:jc w:val="both"/>
        <w:rPr>
          <w:del w:id="49" w:author="Sujing Wang" w:date="2019-07-31T16:58:00Z"/>
          <w:rFonts w:ascii="Arial" w:eastAsia="Arial" w:hAnsi="Arial" w:cs="Arial"/>
          <w:sz w:val="20"/>
          <w:szCs w:val="20"/>
        </w:rPr>
      </w:pPr>
      <w:del w:id="50" w:author="Sujing Wang" w:date="2019-07-31T16:58:00Z">
        <w:r w:rsidDel="003D7994">
          <w:rPr>
            <w:rFonts w:ascii="Arial" w:eastAsia="Arial" w:hAnsi="Arial" w:cs="Arial"/>
            <w:sz w:val="20"/>
            <w:szCs w:val="20"/>
          </w:rPr>
          <w:delText>Our</w:delText>
        </w:r>
        <w:r w:rsidDel="003D7994">
          <w:rPr>
            <w:rFonts w:ascii="Arial" w:eastAsia="Arial" w:hAnsi="Arial" w:cs="Arial"/>
            <w:spacing w:val="-19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initial</w:delText>
        </w:r>
        <w:r w:rsidDel="003D7994">
          <w:rPr>
            <w:rFonts w:ascii="Arial" w:eastAsia="Arial" w:hAnsi="Arial" w:cs="Arial"/>
            <w:spacing w:val="1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approach</w:delText>
        </w:r>
        <w:r w:rsidDel="003D7994">
          <w:rPr>
            <w:rFonts w:ascii="Arial" w:eastAsia="Arial" w:hAnsi="Arial" w:cs="Arial"/>
            <w:spacing w:val="15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to</w:delText>
        </w:r>
        <w:r w:rsidDel="003D7994">
          <w:rPr>
            <w:rFonts w:ascii="Arial" w:eastAsia="Arial" w:hAnsi="Arial" w:cs="Arial"/>
            <w:spacing w:val="-5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this</w:delText>
        </w:r>
        <w:r w:rsidDel="003D7994">
          <w:rPr>
            <w:rFonts w:ascii="Arial" w:eastAsia="Arial" w:hAnsi="Arial" w:cs="Arial"/>
            <w:spacing w:val="-1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problem</w:delText>
        </w:r>
        <w:r w:rsidDel="003D7994">
          <w:rPr>
            <w:rFonts w:ascii="Arial" w:eastAsia="Arial" w:hAnsi="Arial" w:cs="Arial"/>
            <w:spacing w:val="36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pacing w:val="-2"/>
            <w:w w:val="88"/>
            <w:sz w:val="20"/>
            <w:szCs w:val="20"/>
          </w:rPr>
          <w:delText>w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as</w:delText>
        </w:r>
        <w:r w:rsidDel="003D7994">
          <w:rPr>
            <w:rFonts w:ascii="Arial" w:eastAsia="Arial" w:hAnsi="Arial" w:cs="Arial"/>
            <w:spacing w:val="9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to</w:delText>
        </w:r>
        <w:r w:rsidDel="003D7994">
          <w:rPr>
            <w:rFonts w:ascii="Arial" w:eastAsia="Arial" w:hAnsi="Arial" w:cs="Arial"/>
            <w:spacing w:val="-4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store</w:delText>
        </w:r>
        <w:r w:rsidDel="003D7994">
          <w:rPr>
            <w:rFonts w:ascii="Arial" w:eastAsia="Arial" w:hAnsi="Arial" w:cs="Arial"/>
            <w:spacing w:val="15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all</w:delText>
        </w:r>
        <w:r w:rsidDel="003D7994">
          <w:rPr>
            <w:rFonts w:ascii="Arial" w:eastAsia="Arial" w:hAnsi="Arial" w:cs="Arial"/>
            <w:spacing w:val="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5"/>
            <w:sz w:val="20"/>
            <w:szCs w:val="20"/>
          </w:rPr>
          <w:delText xml:space="preserve">shape- </w:delText>
        </w:r>
        <w:r w:rsidDel="003D7994">
          <w:rPr>
            <w:rFonts w:ascii="Arial" w:eastAsia="Arial" w:hAnsi="Arial" w:cs="Arial"/>
            <w:sz w:val="20"/>
            <w:szCs w:val="20"/>
          </w:rPr>
          <w:delText>files</w:delText>
        </w:r>
        <w:r w:rsidDel="003D7994">
          <w:rPr>
            <w:rFonts w:ascii="Arial" w:eastAsia="Arial" w:hAnsi="Arial" w:cs="Arial"/>
            <w:spacing w:val="1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in</w:delText>
        </w:r>
        <w:r w:rsidDel="003D7994">
          <w:rPr>
            <w:rFonts w:ascii="Arial" w:eastAsia="Arial" w:hAnsi="Arial" w:cs="Arial"/>
            <w:spacing w:val="34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2"/>
            <w:sz w:val="20"/>
            <w:szCs w:val="20"/>
          </w:rPr>
          <w:delText>a</w:delText>
        </w:r>
        <w:r w:rsidDel="003D7994">
          <w:rPr>
            <w:rFonts w:ascii="Arial" w:eastAsia="Arial" w:hAnsi="Arial" w:cs="Arial"/>
            <w:spacing w:val="42"/>
            <w:w w:val="8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2"/>
            <w:sz w:val="20"/>
            <w:szCs w:val="20"/>
          </w:rPr>
          <w:delText xml:space="preserve">postgres </w:delText>
        </w:r>
        <w:r w:rsidDel="003D7994">
          <w:rPr>
            <w:rFonts w:ascii="Arial" w:eastAsia="Arial" w:hAnsi="Arial" w:cs="Arial"/>
            <w:spacing w:val="31"/>
            <w:w w:val="8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2"/>
            <w:sz w:val="20"/>
            <w:szCs w:val="20"/>
          </w:rPr>
          <w:delText xml:space="preserve">database </w:delText>
        </w:r>
        <w:r w:rsidDel="003D7994">
          <w:rPr>
            <w:rFonts w:ascii="Arial" w:eastAsia="Arial" w:hAnsi="Arial" w:cs="Arial"/>
            <w:spacing w:val="8"/>
            <w:w w:val="8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with</w:delText>
        </w:r>
        <w:r w:rsidDel="003D7994">
          <w:rPr>
            <w:rFonts w:ascii="Arial" w:eastAsia="Arial" w:hAnsi="Arial" w:cs="Arial"/>
            <w:spacing w:val="3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79"/>
            <w:sz w:val="20"/>
            <w:szCs w:val="20"/>
          </w:rPr>
          <w:delText xml:space="preserve">a </w:delText>
        </w:r>
        <w:r w:rsidDel="003D7994">
          <w:rPr>
            <w:rFonts w:ascii="Arial" w:eastAsia="Arial" w:hAnsi="Arial" w:cs="Arial"/>
            <w:spacing w:val="3"/>
            <w:w w:val="79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GIS</w:delText>
        </w:r>
        <w:r w:rsidDel="003D7994">
          <w:rPr>
            <w:rFonts w:ascii="Arial" w:eastAsia="Arial" w:hAnsi="Arial" w:cs="Arial"/>
            <w:spacing w:val="1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addon</w:delText>
        </w:r>
        <w:r w:rsidDel="003D7994">
          <w:rPr>
            <w:rFonts w:ascii="Arial" w:eastAsia="Arial" w:hAnsi="Arial" w:cs="Arial"/>
            <w:spacing w:val="43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and</w:delText>
        </w:r>
        <w:r w:rsidDel="003D7994">
          <w:rPr>
            <w:rFonts w:ascii="Arial" w:eastAsia="Arial" w:hAnsi="Arial" w:cs="Arial"/>
            <w:spacing w:val="-1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perform 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operations</w:delText>
        </w:r>
        <w:r w:rsidDel="003D7994">
          <w:rPr>
            <w:rFonts w:ascii="Arial" w:eastAsia="Arial" w:hAnsi="Arial" w:cs="Arial"/>
            <w:spacing w:val="31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in</w:delText>
        </w:r>
        <w:r w:rsidDel="003D7994">
          <w:rPr>
            <w:rFonts w:ascii="Arial" w:eastAsia="Arial" w:hAnsi="Arial" w:cs="Arial"/>
            <w:spacing w:val="2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pacing w:val="-2"/>
            <w:w w:val="87"/>
            <w:sz w:val="20"/>
            <w:szCs w:val="20"/>
          </w:rPr>
          <w:delText>p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 xml:space="preserve">ython. </w:delText>
        </w:r>
        <w:r w:rsidDel="003D7994">
          <w:rPr>
            <w:rFonts w:ascii="Arial" w:eastAsia="Arial" w:hAnsi="Arial" w:cs="Arial"/>
            <w:spacing w:val="12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pacing w:val="-14"/>
            <w:w w:val="87"/>
            <w:sz w:val="20"/>
            <w:szCs w:val="20"/>
          </w:rPr>
          <w:delText>W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e</w:delText>
        </w:r>
        <w:r w:rsidDel="003D7994">
          <w:rPr>
            <w:rFonts w:ascii="Arial" w:eastAsia="Arial" w:hAnsi="Arial" w:cs="Arial"/>
            <w:spacing w:val="43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used</w:delText>
        </w:r>
        <w:r w:rsidDel="003D7994">
          <w:rPr>
            <w:rFonts w:ascii="Arial" w:eastAsia="Arial" w:hAnsi="Arial" w:cs="Arial"/>
            <w:spacing w:val="18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psycopg2</w:delText>
        </w:r>
        <w:r w:rsidDel="003D7994">
          <w:rPr>
            <w:rFonts w:ascii="Arial" w:eastAsia="Arial" w:hAnsi="Arial" w:cs="Arial"/>
            <w:spacing w:val="48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and</w:delText>
        </w:r>
        <w:r w:rsidDel="003D7994">
          <w:rPr>
            <w:rFonts w:ascii="Arial" w:eastAsia="Arial" w:hAnsi="Arial" w:cs="Arial"/>
            <w:spacing w:val="28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osgeo</w:delText>
        </w:r>
        <w:r w:rsidDel="003D7994">
          <w:rPr>
            <w:rFonts w:ascii="Arial" w:eastAsia="Arial" w:hAnsi="Arial" w:cs="Arial"/>
            <w:spacing w:val="20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libraries to</w:delText>
        </w:r>
        <w:r w:rsidDel="003D7994">
          <w:rPr>
            <w:rFonts w:ascii="Arial" w:eastAsia="Arial" w:hAnsi="Arial" w:cs="Arial"/>
            <w:spacing w:val="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import,</w:delText>
        </w:r>
        <w:r w:rsidDel="003D7994">
          <w:rPr>
            <w:rFonts w:ascii="Arial" w:eastAsia="Arial" w:hAnsi="Arial" w:cs="Arial"/>
            <w:spacing w:val="-1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process</w:delText>
        </w:r>
        <w:r w:rsidDel="003D7994">
          <w:rPr>
            <w:rFonts w:ascii="Arial" w:eastAsia="Arial" w:hAnsi="Arial" w:cs="Arial"/>
            <w:spacing w:val="7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and</w:delText>
        </w:r>
        <w:r w:rsidDel="003D7994">
          <w:rPr>
            <w:rFonts w:ascii="Arial" w:eastAsia="Arial" w:hAnsi="Arial" w:cs="Arial"/>
            <w:spacing w:val="21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 xml:space="preserve">visualize </w:delText>
        </w:r>
        <w:r w:rsidDel="003D7994">
          <w:rPr>
            <w:rFonts w:ascii="Arial" w:eastAsia="Arial" w:hAnsi="Arial" w:cs="Arial"/>
            <w:spacing w:val="9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maps.</w:delText>
        </w:r>
        <w:r w:rsidDel="003D7994">
          <w:rPr>
            <w:rFonts w:ascii="Arial" w:eastAsia="Arial" w:hAnsi="Arial" w:cs="Arial"/>
            <w:spacing w:val="17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H</w:delText>
        </w:r>
        <w:r w:rsidDel="003D7994">
          <w:rPr>
            <w:rFonts w:ascii="Arial" w:eastAsia="Arial" w:hAnsi="Arial" w:cs="Arial"/>
            <w:spacing w:val="-4"/>
            <w:w w:val="88"/>
            <w:sz w:val="20"/>
            <w:szCs w:val="20"/>
          </w:rPr>
          <w:delText>o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w</w:delText>
        </w:r>
        <w:r w:rsidDel="003D7994">
          <w:rPr>
            <w:rFonts w:ascii="Arial" w:eastAsia="Arial" w:hAnsi="Arial" w:cs="Arial"/>
            <w:spacing w:val="-4"/>
            <w:w w:val="88"/>
            <w:sz w:val="20"/>
            <w:szCs w:val="20"/>
          </w:rPr>
          <w:delText>e</w:delText>
        </w:r>
        <w:r w:rsidDel="003D7994">
          <w:rPr>
            <w:rFonts w:ascii="Arial" w:eastAsia="Arial" w:hAnsi="Arial" w:cs="Arial"/>
            <w:spacing w:val="-3"/>
            <w:w w:val="88"/>
            <w:sz w:val="20"/>
            <w:szCs w:val="20"/>
          </w:rPr>
          <w:delText>v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e</w:delText>
        </w:r>
        <w:r w:rsidDel="003D7994">
          <w:rPr>
            <w:rFonts w:ascii="Arial" w:eastAsia="Arial" w:hAnsi="Arial" w:cs="Arial"/>
            <w:spacing w:val="-7"/>
            <w:w w:val="88"/>
            <w:sz w:val="20"/>
            <w:szCs w:val="20"/>
          </w:rPr>
          <w:delText>r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 xml:space="preserve">, </w:delText>
        </w:r>
        <w:r w:rsidDel="003D7994">
          <w:rPr>
            <w:rFonts w:ascii="Arial" w:eastAsia="Arial" w:hAnsi="Arial" w:cs="Arial"/>
            <w:spacing w:val="9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this</w:delText>
        </w:r>
        <w:r w:rsidDel="003D7994">
          <w:rPr>
            <w:rFonts w:ascii="Arial" w:eastAsia="Arial" w:hAnsi="Arial" w:cs="Arial"/>
            <w:spacing w:val="-4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lead</w:delText>
        </w:r>
        <w:r w:rsidDel="003D7994">
          <w:rPr>
            <w:rFonts w:ascii="Arial" w:eastAsia="Arial" w:hAnsi="Arial" w:cs="Arial"/>
            <w:spacing w:val="28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to </w:delText>
        </w:r>
        <w:r w:rsidDel="003D7994">
          <w:rPr>
            <w:rFonts w:ascii="Arial" w:eastAsia="Arial" w:hAnsi="Arial" w:cs="Arial"/>
            <w:w w:val="90"/>
            <w:sz w:val="20"/>
            <w:szCs w:val="20"/>
          </w:rPr>
          <w:delText>ma</w:delText>
        </w:r>
        <w:r w:rsidDel="003D7994">
          <w:rPr>
            <w:rFonts w:ascii="Arial" w:eastAsia="Arial" w:hAnsi="Arial" w:cs="Arial"/>
            <w:spacing w:val="-3"/>
            <w:w w:val="90"/>
            <w:sz w:val="20"/>
            <w:szCs w:val="20"/>
          </w:rPr>
          <w:delText>n</w:delText>
        </w:r>
        <w:r w:rsidDel="003D7994">
          <w:rPr>
            <w:rFonts w:ascii="Arial" w:eastAsia="Arial" w:hAnsi="Arial" w:cs="Arial"/>
            <w:w w:val="90"/>
            <w:sz w:val="20"/>
            <w:szCs w:val="20"/>
          </w:rPr>
          <w:delText>y</w:delText>
        </w:r>
        <w:r w:rsidDel="003D7994">
          <w:rPr>
            <w:rFonts w:ascii="Arial" w:eastAsia="Arial" w:hAnsi="Arial" w:cs="Arial"/>
            <w:spacing w:val="15"/>
            <w:w w:val="9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90"/>
            <w:sz w:val="20"/>
            <w:szCs w:val="20"/>
          </w:rPr>
          <w:delText>problems</w:delText>
        </w:r>
        <w:r w:rsidDel="003D7994">
          <w:rPr>
            <w:rFonts w:ascii="Arial" w:eastAsia="Arial" w:hAnsi="Arial" w:cs="Arial"/>
            <w:spacing w:val="15"/>
            <w:w w:val="9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with</w:delText>
        </w:r>
        <w:r w:rsidDel="003D7994">
          <w:rPr>
            <w:rFonts w:ascii="Arial" w:eastAsia="Arial" w:hAnsi="Arial" w:cs="Arial"/>
            <w:spacing w:val="4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delText>interco</w:delText>
        </w:r>
        <w:r w:rsidDel="003D7994">
          <w:rPr>
            <w:rFonts w:ascii="Arial" w:eastAsia="Arial" w:hAnsi="Arial" w:cs="Arial"/>
            <w:spacing w:val="-7"/>
            <w:w w:val="89"/>
            <w:sz w:val="20"/>
            <w:szCs w:val="20"/>
          </w:rPr>
          <w:delText>n</w:delText>
        </w:r>
        <w:r w:rsidDel="003D7994">
          <w:rPr>
            <w:rFonts w:ascii="Arial" w:eastAsia="Arial" w:hAnsi="Arial" w:cs="Arial"/>
            <w:spacing w:val="-3"/>
            <w:w w:val="89"/>
            <w:sz w:val="20"/>
            <w:szCs w:val="20"/>
          </w:rPr>
          <w:delText>v</w:delTex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delText>ersions</w:delText>
        </w:r>
        <w:r w:rsidDel="003D7994">
          <w:rPr>
            <w:rFonts w:ascii="Arial" w:eastAsia="Arial" w:hAnsi="Arial" w:cs="Arial"/>
            <w:spacing w:val="25"/>
            <w:w w:val="89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delText xml:space="preserve">between georeferencing </w:delText>
        </w:r>
        <w:r w:rsidDel="003D7994">
          <w:rPr>
            <w:rFonts w:ascii="Arial" w:eastAsia="Arial" w:hAnsi="Arial" w:cs="Arial"/>
            <w:w w:val="84"/>
            <w:sz w:val="20"/>
            <w:szCs w:val="20"/>
          </w:rPr>
          <w:delText>schemes,</w:delText>
        </w:r>
        <w:r w:rsidDel="003D7994">
          <w:rPr>
            <w:rFonts w:ascii="Arial" w:eastAsia="Arial" w:hAnsi="Arial" w:cs="Arial"/>
            <w:spacing w:val="38"/>
            <w:w w:val="84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while</w:delText>
        </w:r>
        <w:r w:rsidDel="003D7994">
          <w:rPr>
            <w:rFonts w:ascii="Arial" w:eastAsia="Arial" w:hAnsi="Arial" w:cs="Arial"/>
            <w:spacing w:val="1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91"/>
            <w:sz w:val="20"/>
            <w:szCs w:val="20"/>
          </w:rPr>
          <w:delText>co</w:delText>
        </w:r>
        <w:r w:rsidDel="003D7994">
          <w:rPr>
            <w:rFonts w:ascii="Arial" w:eastAsia="Arial" w:hAnsi="Arial" w:cs="Arial"/>
            <w:spacing w:val="-7"/>
            <w:w w:val="91"/>
            <w:sz w:val="20"/>
            <w:szCs w:val="20"/>
          </w:rPr>
          <w:delText>n</w:delText>
        </w:r>
        <w:r w:rsidDel="003D7994">
          <w:rPr>
            <w:rFonts w:ascii="Arial" w:eastAsia="Arial" w:hAnsi="Arial" w:cs="Arial"/>
            <w:spacing w:val="-3"/>
            <w:w w:val="91"/>
            <w:sz w:val="20"/>
            <w:szCs w:val="20"/>
          </w:rPr>
          <w:delText>v</w:delText>
        </w:r>
        <w:r w:rsidDel="003D7994">
          <w:rPr>
            <w:rFonts w:ascii="Arial" w:eastAsia="Arial" w:hAnsi="Arial" w:cs="Arial"/>
            <w:w w:val="91"/>
            <w:sz w:val="20"/>
            <w:szCs w:val="20"/>
          </w:rPr>
          <w:delText>erting</w:delText>
        </w:r>
        <w:r w:rsidDel="003D7994">
          <w:rPr>
            <w:rFonts w:ascii="Arial" w:eastAsia="Arial" w:hAnsi="Arial" w:cs="Arial"/>
            <w:spacing w:val="40"/>
            <w:w w:val="9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from</w:delText>
        </w:r>
        <w:r w:rsidDel="003D7994">
          <w:rPr>
            <w:rFonts w:ascii="Arial" w:eastAsia="Arial" w:hAnsi="Arial" w:cs="Arial"/>
            <w:spacing w:val="14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WKT</w:delText>
        </w:r>
        <w:r w:rsidDel="003D7994">
          <w:rPr>
            <w:rFonts w:ascii="Arial" w:eastAsia="Arial" w:hAnsi="Arial" w:cs="Arial"/>
            <w:spacing w:val="3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90"/>
            <w:sz w:val="20"/>
            <w:szCs w:val="20"/>
          </w:rPr>
          <w:delText>geometry</w:delText>
        </w:r>
        <w:r w:rsidDel="003D7994">
          <w:rPr>
            <w:rFonts w:ascii="Arial" w:eastAsia="Arial" w:hAnsi="Arial" w:cs="Arial"/>
            <w:spacing w:val="35"/>
            <w:w w:val="9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to</w:delText>
        </w:r>
        <w:r w:rsidDel="003D7994">
          <w:rPr>
            <w:rFonts w:ascii="Arial" w:eastAsia="Arial" w:hAnsi="Arial" w:cs="Arial"/>
            <w:spacing w:val="1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delText xml:space="preserve">PostGIS </w:delText>
        </w:r>
        <w:r w:rsidDel="003D7994">
          <w:rPr>
            <w:rFonts w:ascii="Arial" w:eastAsia="Arial" w:hAnsi="Arial" w:cs="Arial"/>
            <w:sz w:val="20"/>
            <w:szCs w:val="20"/>
          </w:rPr>
          <w:delText>geograp</w:delText>
        </w:r>
        <w:r w:rsidDel="003D7994">
          <w:rPr>
            <w:rFonts w:ascii="Arial" w:eastAsia="Arial" w:hAnsi="Arial" w:cs="Arial"/>
            <w:spacing w:val="-1"/>
            <w:sz w:val="20"/>
            <w:szCs w:val="20"/>
          </w:rPr>
          <w:delText>h</w:delText>
        </w:r>
        <w:r w:rsidDel="003D7994">
          <w:rPr>
            <w:rFonts w:ascii="Arial" w:eastAsia="Arial" w:hAnsi="Arial" w:cs="Arial"/>
            <w:spacing w:val="-13"/>
            <w:sz w:val="20"/>
            <w:szCs w:val="20"/>
          </w:rPr>
          <w:delText>y</w:delText>
        </w:r>
        <w:r w:rsidDel="003D7994">
          <w:rPr>
            <w:rFonts w:ascii="Arial" w:eastAsia="Arial" w:hAnsi="Arial" w:cs="Arial"/>
            <w:sz w:val="20"/>
            <w:szCs w:val="20"/>
          </w:rPr>
          <w:delText>.</w:delText>
        </w:r>
      </w:del>
    </w:p>
    <w:p w14:paraId="2BC2B0A3" w14:textId="77777777" w:rsidR="00CE37CF" w:rsidDel="003D7994" w:rsidRDefault="007311F8">
      <w:pPr>
        <w:spacing w:before="4" w:after="0" w:line="249" w:lineRule="auto"/>
        <w:ind w:right="265" w:firstLine="199"/>
        <w:jc w:val="both"/>
        <w:rPr>
          <w:del w:id="51" w:author="Sujing Wang" w:date="2019-07-31T16:58:00Z"/>
          <w:rFonts w:ascii="Arial" w:eastAsia="Arial" w:hAnsi="Arial" w:cs="Arial"/>
          <w:sz w:val="20"/>
          <w:szCs w:val="20"/>
        </w:rPr>
      </w:pPr>
      <w:del w:id="52" w:author="Sujing Wang" w:date="2019-07-31T16:58:00Z">
        <w:r w:rsidDel="003D7994">
          <w:rPr>
            <w:rFonts w:ascii="Arial" w:eastAsia="Arial" w:hAnsi="Arial" w:cs="Arial"/>
            <w:spacing w:val="-15"/>
            <w:w w:val="91"/>
            <w:sz w:val="20"/>
            <w:szCs w:val="20"/>
          </w:rPr>
          <w:delText>W</w:delText>
        </w:r>
        <w:r w:rsidDel="003D7994">
          <w:rPr>
            <w:rFonts w:ascii="Arial" w:eastAsia="Arial" w:hAnsi="Arial" w:cs="Arial"/>
            <w:w w:val="91"/>
            <w:sz w:val="20"/>
            <w:szCs w:val="20"/>
          </w:rPr>
          <w:delText>e</w:delText>
        </w:r>
        <w:r w:rsidDel="003D7994">
          <w:rPr>
            <w:rFonts w:ascii="Arial" w:eastAsia="Arial" w:hAnsi="Arial" w:cs="Arial"/>
            <w:spacing w:val="49"/>
            <w:w w:val="9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start</w:delText>
        </w:r>
        <w:r w:rsidDel="003D7994">
          <w:rPr>
            <w:rFonts w:ascii="Arial" w:eastAsia="Arial" w:hAnsi="Arial" w:cs="Arial"/>
            <w:spacing w:val="-3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with</w:delText>
        </w:r>
        <w:r w:rsidDel="003D7994">
          <w:rPr>
            <w:rFonts w:ascii="Arial" w:eastAsia="Arial" w:hAnsi="Arial" w:cs="Arial"/>
            <w:spacing w:val="4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basic</w:delText>
        </w:r>
        <w:r w:rsidDel="003D7994">
          <w:rPr>
            <w:rFonts w:ascii="Arial" w:eastAsia="Arial" w:hAnsi="Arial" w:cs="Arial"/>
            <w:spacing w:val="-1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point</w:delText>
        </w:r>
        <w:r w:rsidDel="003D7994">
          <w:rPr>
            <w:rFonts w:ascii="Arial" w:eastAsia="Arial" w:hAnsi="Arial" w:cs="Arial"/>
            <w:spacing w:val="1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5"/>
            <w:sz w:val="20"/>
            <w:szCs w:val="20"/>
          </w:rPr>
          <w:delText xml:space="preserve">data, </w:delText>
        </w:r>
        <w:r w:rsidDel="003D7994">
          <w:rPr>
            <w:rFonts w:ascii="Arial" w:eastAsia="Arial" w:hAnsi="Arial" w:cs="Arial"/>
            <w:spacing w:val="5"/>
            <w:w w:val="85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which</w:delText>
        </w:r>
        <w:r w:rsidDel="003D7994">
          <w:rPr>
            <w:rFonts w:ascii="Arial" w:eastAsia="Arial" w:hAnsi="Arial" w:cs="Arial"/>
            <w:spacing w:val="1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delText xml:space="preserve">contains 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latitude/- </w:delText>
        </w:r>
        <w:r w:rsidDel="003D7994">
          <w:rPr>
            <w:rFonts w:ascii="Arial" w:eastAsia="Arial" w:hAnsi="Arial" w:cs="Arial"/>
            <w:w w:val="92"/>
            <w:sz w:val="20"/>
            <w:szCs w:val="20"/>
          </w:rPr>
          <w:delText>longitude,</w:delText>
        </w:r>
        <w:r w:rsidDel="003D7994">
          <w:rPr>
            <w:rFonts w:ascii="Arial" w:eastAsia="Arial" w:hAnsi="Arial" w:cs="Arial"/>
            <w:spacing w:val="34"/>
            <w:w w:val="9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along</w:delText>
        </w:r>
        <w:r w:rsidDel="003D7994">
          <w:rPr>
            <w:rFonts w:ascii="Arial" w:eastAsia="Arial" w:hAnsi="Arial" w:cs="Arial"/>
            <w:spacing w:val="-19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with</w:delText>
        </w:r>
        <w:r w:rsidDel="003D7994">
          <w:rPr>
            <w:rFonts w:ascii="Arial" w:eastAsia="Arial" w:hAnsi="Arial" w:cs="Arial"/>
            <w:spacing w:val="2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delText>metadata</w:delText>
        </w:r>
        <w:r w:rsidDel="003D7994">
          <w:rPr>
            <w:rFonts w:ascii="Arial" w:eastAsia="Arial" w:hAnsi="Arial" w:cs="Arial"/>
            <w:spacing w:val="37"/>
            <w:w w:val="8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identifying</w:delText>
        </w:r>
        <w:r w:rsidDel="003D7994">
          <w:rPr>
            <w:rFonts w:ascii="Arial" w:eastAsia="Arial" w:hAnsi="Arial" w:cs="Arial"/>
            <w:spacing w:val="3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pacing w:val="-5"/>
            <w:sz w:val="20"/>
            <w:szCs w:val="20"/>
          </w:rPr>
          <w:delText>v</w:delText>
        </w:r>
        <w:r w:rsidDel="003D7994">
          <w:rPr>
            <w:rFonts w:ascii="Arial" w:eastAsia="Arial" w:hAnsi="Arial" w:cs="Arial"/>
            <w:sz w:val="20"/>
            <w:szCs w:val="20"/>
          </w:rPr>
          <w:delText>alue</w:delText>
        </w:r>
        <w:r w:rsidDel="003D7994">
          <w:rPr>
            <w:rFonts w:ascii="Arial" w:eastAsia="Arial" w:hAnsi="Arial" w:cs="Arial"/>
            <w:spacing w:val="-2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of</w:delText>
        </w:r>
        <w:r w:rsidDel="003D7994">
          <w:rPr>
            <w:rFonts w:ascii="Arial" w:eastAsia="Arial" w:hAnsi="Arial" w:cs="Arial"/>
            <w:spacing w:val="2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delText>interest</w:delText>
        </w:r>
      </w:del>
      <w:del w:id="53" w:author="Sujing Wang" w:date="2019-07-31T16:55:00Z">
        <w:r w:rsidDel="003D7994">
          <w:rPr>
            <w:rFonts w:ascii="Arial" w:eastAsia="Arial" w:hAnsi="Arial" w:cs="Arial"/>
            <w:w w:val="89"/>
            <w:sz w:val="20"/>
            <w:szCs w:val="20"/>
          </w:rPr>
          <w:delText xml:space="preserve">, </w:delText>
        </w:r>
        <w:r w:rsidDel="003D7994">
          <w:rPr>
            <w:rFonts w:ascii="Arial" w:eastAsia="Arial" w:hAnsi="Arial" w:cs="Arial"/>
            <w:w w:val="90"/>
            <w:sz w:val="20"/>
            <w:szCs w:val="20"/>
          </w:rPr>
          <w:delText>whether</w:delText>
        </w:r>
        <w:r w:rsidDel="003D7994">
          <w:rPr>
            <w:rFonts w:ascii="Arial" w:eastAsia="Arial" w:hAnsi="Arial" w:cs="Arial"/>
            <w:spacing w:val="21"/>
            <w:w w:val="9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that</w:delText>
        </w:r>
        <w:r w:rsidDel="003D7994">
          <w:rPr>
            <w:rFonts w:ascii="Arial" w:eastAsia="Arial" w:hAnsi="Arial" w:cs="Arial"/>
            <w:spacing w:val="-2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is</w:delText>
        </w:r>
        <w:r w:rsidDel="003D7994">
          <w:rPr>
            <w:rFonts w:ascii="Arial" w:eastAsia="Arial" w:hAnsi="Arial" w:cs="Arial"/>
            <w:spacing w:val="3"/>
            <w:sz w:val="20"/>
            <w:szCs w:val="20"/>
          </w:rPr>
          <w:delText xml:space="preserve"> </w:delText>
        </w:r>
      </w:del>
      <w:del w:id="54" w:author="Sujing Wang" w:date="2019-07-31T16:58:00Z">
        <w:r w:rsidDel="003D7994">
          <w:rPr>
            <w:rFonts w:ascii="Arial" w:eastAsia="Arial" w:hAnsi="Arial" w:cs="Arial"/>
            <w:w w:val="91"/>
            <w:sz w:val="20"/>
            <w:szCs w:val="20"/>
          </w:rPr>
          <w:delText>drought</w:delText>
        </w:r>
        <w:r w:rsidDel="003D7994">
          <w:rPr>
            <w:rFonts w:ascii="Arial" w:eastAsia="Arial" w:hAnsi="Arial" w:cs="Arial"/>
            <w:spacing w:val="20"/>
            <w:w w:val="9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l</w:delText>
        </w:r>
        <w:r w:rsidDel="003D7994">
          <w:rPr>
            <w:rFonts w:ascii="Arial" w:eastAsia="Arial" w:hAnsi="Arial" w:cs="Arial"/>
            <w:spacing w:val="-5"/>
            <w:sz w:val="20"/>
            <w:szCs w:val="20"/>
          </w:rPr>
          <w:delText>e</w:delText>
        </w:r>
        <w:r w:rsidDel="003D7994">
          <w:rPr>
            <w:rFonts w:ascii="Arial" w:eastAsia="Arial" w:hAnsi="Arial" w:cs="Arial"/>
            <w:spacing w:val="-3"/>
            <w:sz w:val="20"/>
            <w:szCs w:val="20"/>
          </w:rPr>
          <w:delText>v</w:delText>
        </w:r>
        <w:r w:rsidDel="003D7994">
          <w:rPr>
            <w:rFonts w:ascii="Arial" w:eastAsia="Arial" w:hAnsi="Arial" w:cs="Arial"/>
            <w:sz w:val="20"/>
            <w:szCs w:val="20"/>
          </w:rPr>
          <w:delText>el</w:delText>
        </w:r>
        <w:r w:rsidDel="003D7994">
          <w:rPr>
            <w:rFonts w:ascii="Arial" w:eastAsia="Arial" w:hAnsi="Arial" w:cs="Arial"/>
            <w:spacing w:val="-1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or</w:delText>
        </w:r>
        <w:r w:rsidDel="003D7994">
          <w:rPr>
            <w:rFonts w:ascii="Arial" w:eastAsia="Arial" w:hAnsi="Arial" w:cs="Arial"/>
            <w:spacing w:val="3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90"/>
            <w:sz w:val="20"/>
            <w:szCs w:val="20"/>
          </w:rPr>
          <w:delText>emotion</w:delText>
        </w:r>
        <w:r w:rsidDel="003D7994">
          <w:rPr>
            <w:rFonts w:ascii="Arial" w:eastAsia="Arial" w:hAnsi="Arial" w:cs="Arial"/>
            <w:spacing w:val="28"/>
            <w:w w:val="9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pacing w:val="-4"/>
            <w:w w:val="90"/>
            <w:sz w:val="20"/>
            <w:szCs w:val="20"/>
          </w:rPr>
          <w:delText>v</w:delText>
        </w:r>
        <w:r w:rsidDel="003D7994">
          <w:rPr>
            <w:rFonts w:ascii="Arial" w:eastAsia="Arial" w:hAnsi="Arial" w:cs="Arial"/>
            <w:w w:val="90"/>
            <w:sz w:val="20"/>
            <w:szCs w:val="20"/>
          </w:rPr>
          <w:delText>alue.</w:delText>
        </w:r>
        <w:r w:rsidDel="003D7994">
          <w:rPr>
            <w:rFonts w:ascii="Arial" w:eastAsia="Arial" w:hAnsi="Arial" w:cs="Arial"/>
            <w:spacing w:val="20"/>
            <w:w w:val="9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pacing w:val="-14"/>
            <w:w w:val="90"/>
            <w:sz w:val="20"/>
            <w:szCs w:val="20"/>
          </w:rPr>
          <w:delText>W</w:delText>
        </w:r>
        <w:r w:rsidDel="003D7994">
          <w:rPr>
            <w:rFonts w:ascii="Arial" w:eastAsia="Arial" w:hAnsi="Arial" w:cs="Arial"/>
            <w:w w:val="90"/>
            <w:sz w:val="20"/>
            <w:szCs w:val="20"/>
          </w:rPr>
          <w:delText>e</w:delText>
        </w:r>
        <w:r w:rsidDel="003D7994">
          <w:rPr>
            <w:rFonts w:ascii="Arial" w:eastAsia="Arial" w:hAnsi="Arial" w:cs="Arial"/>
            <w:spacing w:val="24"/>
            <w:w w:val="9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90"/>
            <w:sz w:val="20"/>
            <w:szCs w:val="20"/>
          </w:rPr>
          <w:delText>insert</w:delText>
        </w:r>
        <w:r w:rsidDel="003D7994">
          <w:rPr>
            <w:rFonts w:ascii="Arial" w:eastAsia="Arial" w:hAnsi="Arial" w:cs="Arial"/>
            <w:spacing w:val="21"/>
            <w:w w:val="9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the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contents</w:delText>
        </w:r>
        <w:r w:rsidDel="003D7994">
          <w:rPr>
            <w:rFonts w:ascii="Arial" w:eastAsia="Arial" w:hAnsi="Arial" w:cs="Arial"/>
            <w:spacing w:val="3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of</w:delText>
        </w:r>
        <w:r w:rsidDel="003D7994">
          <w:rPr>
            <w:rFonts w:ascii="Arial" w:eastAsia="Arial" w:hAnsi="Arial" w:cs="Arial"/>
            <w:spacing w:val="-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the</w:delText>
        </w:r>
        <w:r w:rsidDel="003D7994">
          <w:rPr>
            <w:rFonts w:ascii="Arial" w:eastAsia="Arial" w:hAnsi="Arial" w:cs="Arial"/>
            <w:spacing w:val="3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shapefile</w:delText>
        </w:r>
        <w:r w:rsidDel="003D7994">
          <w:rPr>
            <w:rFonts w:ascii="Arial" w:eastAsia="Arial" w:hAnsi="Arial" w:cs="Arial"/>
            <w:spacing w:val="11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into</w:delText>
        </w:r>
        <w:r w:rsidDel="003D7994">
          <w:rPr>
            <w:rFonts w:ascii="Arial" w:eastAsia="Arial" w:hAnsi="Arial" w:cs="Arial"/>
            <w:spacing w:val="-1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5"/>
            <w:sz w:val="20"/>
            <w:szCs w:val="20"/>
          </w:rPr>
          <w:delText>a</w:delText>
        </w:r>
        <w:r w:rsidDel="003D7994">
          <w:rPr>
            <w:rFonts w:ascii="Arial" w:eastAsia="Arial" w:hAnsi="Arial" w:cs="Arial"/>
            <w:spacing w:val="-2"/>
            <w:w w:val="85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5"/>
            <w:sz w:val="20"/>
            <w:szCs w:val="20"/>
          </w:rPr>
          <w:delText xml:space="preserve">PostGreSQL </w:delText>
        </w:r>
        <w:r w:rsidDel="003D7994">
          <w:rPr>
            <w:rFonts w:ascii="Arial" w:eastAsia="Arial" w:hAnsi="Arial" w:cs="Arial"/>
            <w:spacing w:val="2"/>
            <w:w w:val="85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5"/>
            <w:sz w:val="20"/>
            <w:szCs w:val="20"/>
          </w:rPr>
          <w:delText>database</w:delText>
        </w:r>
        <w:r w:rsidDel="003D7994">
          <w:rPr>
            <w:rFonts w:ascii="Arial" w:eastAsia="Arial" w:hAnsi="Arial" w:cs="Arial"/>
            <w:spacing w:val="-12"/>
            <w:w w:val="85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5"/>
            <w:sz w:val="20"/>
            <w:szCs w:val="20"/>
          </w:rPr>
          <w:delText>using</w:delText>
        </w:r>
        <w:r w:rsidDel="003D7994">
          <w:rPr>
            <w:rFonts w:ascii="Arial" w:eastAsia="Arial" w:hAnsi="Arial" w:cs="Arial"/>
            <w:spacing w:val="28"/>
            <w:w w:val="85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the 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shp2pgsql</w:delText>
        </w:r>
        <w:r w:rsidDel="003D7994">
          <w:rPr>
            <w:rFonts w:ascii="Arial" w:eastAsia="Arial" w:hAnsi="Arial" w:cs="Arial"/>
            <w:spacing w:val="-2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toolkit</w:delText>
        </w:r>
        <w:r w:rsidDel="003D7994">
          <w:rPr>
            <w:rFonts w:ascii="Arial" w:eastAsia="Arial" w:hAnsi="Arial" w:cs="Arial"/>
            <w:spacing w:val="-15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that</w:delText>
        </w:r>
        <w:r w:rsidDel="003D7994">
          <w:rPr>
            <w:rFonts w:ascii="Arial" w:eastAsia="Arial" w:hAnsi="Arial" w:cs="Arial"/>
            <w:spacing w:val="1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comes</w:delText>
        </w:r>
        <w:r w:rsidDel="003D7994">
          <w:rPr>
            <w:rFonts w:ascii="Arial" w:eastAsia="Arial" w:hAnsi="Arial" w:cs="Arial"/>
            <w:spacing w:val="-14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along</w:delText>
        </w:r>
        <w:r w:rsidDel="003D7994">
          <w:rPr>
            <w:rFonts w:ascii="Arial" w:eastAsia="Arial" w:hAnsi="Arial" w:cs="Arial"/>
            <w:spacing w:val="6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with</w:delText>
        </w:r>
        <w:r w:rsidDel="003D7994">
          <w:rPr>
            <w:rFonts w:ascii="Arial" w:eastAsia="Arial" w:hAnsi="Arial" w:cs="Arial"/>
            <w:spacing w:val="-13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the</w:delText>
        </w:r>
        <w:r w:rsidDel="003D7994">
          <w:rPr>
            <w:rFonts w:ascii="Arial" w:eastAsia="Arial" w:hAnsi="Arial" w:cs="Arial"/>
            <w:spacing w:val="-5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delText>PostGIS</w:delText>
        </w:r>
        <w:r w:rsidDel="003D7994">
          <w:rPr>
            <w:rFonts w:ascii="Arial" w:eastAsia="Arial" w:hAnsi="Arial" w:cs="Arial"/>
            <w:spacing w:val="4"/>
            <w:w w:val="8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pacing w:val="-3"/>
            <w:w w:val="79"/>
            <w:sz w:val="20"/>
            <w:szCs w:val="20"/>
          </w:rPr>
          <w:delText>e</w:delText>
        </w:r>
        <w:r w:rsidDel="003D7994">
          <w:rPr>
            <w:rFonts w:ascii="Arial" w:eastAsia="Arial" w:hAnsi="Arial" w:cs="Arial"/>
            <w:w w:val="90"/>
            <w:sz w:val="20"/>
            <w:szCs w:val="20"/>
          </w:rPr>
          <w:delText xml:space="preserve">xtension.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The</w:delText>
        </w:r>
        <w:r w:rsidDel="003D7994">
          <w:rPr>
            <w:rFonts w:ascii="Arial" w:eastAsia="Arial" w:hAnsi="Arial" w:cs="Arial"/>
            <w:spacing w:val="28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results</w:delText>
        </w:r>
        <w:r w:rsidDel="003D7994">
          <w:rPr>
            <w:rFonts w:ascii="Arial" w:eastAsia="Arial" w:hAnsi="Arial" w:cs="Arial"/>
            <w:spacing w:val="27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can</w:delText>
        </w:r>
        <w:r w:rsidDel="003D7994">
          <w:rPr>
            <w:rFonts w:ascii="Arial" w:eastAsia="Arial" w:hAnsi="Arial" w:cs="Arial"/>
            <w:spacing w:val="15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be</w:delText>
        </w:r>
        <w:r w:rsidDel="003D7994">
          <w:rPr>
            <w:rFonts w:ascii="Arial" w:eastAsia="Arial" w:hAnsi="Arial" w:cs="Arial"/>
            <w:spacing w:val="-2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1"/>
            <w:sz w:val="20"/>
            <w:szCs w:val="20"/>
          </w:rPr>
          <w:delText>seen</w:delText>
        </w:r>
        <w:r w:rsidDel="003D7994">
          <w:rPr>
            <w:rFonts w:ascii="Arial" w:eastAsia="Arial" w:hAnsi="Arial" w:cs="Arial"/>
            <w:spacing w:val="25"/>
            <w:w w:val="8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in</w:delText>
        </w:r>
        <w:r w:rsidDel="003D7994">
          <w:rPr>
            <w:rFonts w:ascii="Arial" w:eastAsia="Arial" w:hAnsi="Arial" w:cs="Arial"/>
            <w:spacing w:val="1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91"/>
            <w:sz w:val="20"/>
            <w:szCs w:val="20"/>
          </w:rPr>
          <w:delText>Figure</w:delText>
        </w:r>
        <w:r w:rsidDel="003D7994">
          <w:rPr>
            <w:rFonts w:ascii="Arial" w:eastAsia="Arial" w:hAnsi="Arial" w:cs="Arial"/>
            <w:spacing w:val="19"/>
            <w:w w:val="9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3.</w:delText>
        </w:r>
      </w:del>
    </w:p>
    <w:p w14:paraId="66FF3388" w14:textId="77777777" w:rsidR="00CE37CF" w:rsidDel="003D7994" w:rsidRDefault="00CE37CF">
      <w:pPr>
        <w:spacing w:before="19" w:after="0" w:line="260" w:lineRule="exact"/>
        <w:rPr>
          <w:del w:id="55" w:author="Sujing Wang" w:date="2019-07-31T16:58:00Z"/>
          <w:sz w:val="26"/>
          <w:szCs w:val="26"/>
        </w:rPr>
      </w:pPr>
    </w:p>
    <w:p w14:paraId="6768CBD6" w14:textId="77777777" w:rsidR="00CE37CF" w:rsidDel="003D7994" w:rsidRDefault="007311F8">
      <w:pPr>
        <w:spacing w:after="0" w:line="240" w:lineRule="auto"/>
        <w:ind w:right="-20"/>
        <w:rPr>
          <w:del w:id="56" w:author="Sujing Wang" w:date="2019-07-31T16:58:00Z"/>
          <w:rFonts w:ascii="Times New Roman" w:eastAsia="Times New Roman" w:hAnsi="Times New Roman" w:cs="Times New Roman"/>
          <w:sz w:val="20"/>
          <w:szCs w:val="20"/>
        </w:rPr>
      </w:pPr>
      <w:del w:id="57" w:author="Sujing Wang" w:date="2019-07-31T16:58:00Z">
        <w:r w:rsidDel="003D7994">
          <w:pict w14:anchorId="6D624BA0">
            <v:shape id="_x0000_i1026" type="#_x0000_t75" style="width:251.4pt;height:32.45pt;mso-position-horizontal-relative:char;mso-position-vertical-relative:line">
              <v:imagedata r:id="rId8" o:title=""/>
            </v:shape>
          </w:pict>
        </w:r>
      </w:del>
    </w:p>
    <w:p w14:paraId="3A60AC01" w14:textId="77777777" w:rsidR="00CE37CF" w:rsidDel="003D7994" w:rsidRDefault="00CE37CF">
      <w:pPr>
        <w:spacing w:before="7" w:after="0" w:line="200" w:lineRule="exact"/>
        <w:rPr>
          <w:del w:id="58" w:author="Sujing Wang" w:date="2019-07-31T16:58:00Z"/>
          <w:sz w:val="20"/>
          <w:szCs w:val="20"/>
        </w:rPr>
      </w:pPr>
    </w:p>
    <w:p w14:paraId="29B38558" w14:textId="77777777" w:rsidR="00CE37CF" w:rsidDel="003D7994" w:rsidRDefault="007311F8">
      <w:pPr>
        <w:spacing w:after="0" w:line="240" w:lineRule="auto"/>
        <w:ind w:left="671" w:right="970"/>
        <w:jc w:val="center"/>
        <w:rPr>
          <w:del w:id="59" w:author="Sujing Wang" w:date="2019-07-31T16:58:00Z"/>
          <w:rFonts w:ascii="Arial" w:eastAsia="Arial" w:hAnsi="Arial" w:cs="Arial"/>
          <w:sz w:val="16"/>
          <w:szCs w:val="16"/>
        </w:rPr>
      </w:pPr>
      <w:del w:id="60" w:author="Sujing Wang" w:date="2019-07-31T16:58:00Z">
        <w:r w:rsidDel="003D7994">
          <w:rPr>
            <w:rFonts w:ascii="Arial" w:eastAsia="Arial" w:hAnsi="Arial" w:cs="Arial"/>
            <w:sz w:val="16"/>
            <w:szCs w:val="16"/>
          </w:rPr>
          <w:delText>Fig.</w:delText>
        </w:r>
        <w:r w:rsidDel="003D7994">
          <w:rPr>
            <w:rFonts w:ascii="Arial" w:eastAsia="Arial" w:hAnsi="Arial" w:cs="Arial"/>
            <w:spacing w:val="-5"/>
            <w:sz w:val="16"/>
            <w:szCs w:val="16"/>
          </w:rPr>
          <w:delText xml:space="preserve"> </w:delText>
        </w:r>
        <w:r w:rsidDel="003D7994">
          <w:rPr>
            <w:rFonts w:ascii="Arial" w:eastAsia="Arial" w:hAnsi="Arial" w:cs="Arial"/>
            <w:sz w:val="16"/>
            <w:szCs w:val="16"/>
          </w:rPr>
          <w:delText xml:space="preserve">3. </w:delText>
        </w:r>
        <w:r w:rsidDel="003D7994">
          <w:rPr>
            <w:rFonts w:ascii="Arial" w:eastAsia="Arial" w:hAnsi="Arial" w:cs="Arial"/>
            <w:spacing w:val="8"/>
            <w:sz w:val="16"/>
            <w:szCs w:val="16"/>
          </w:rPr>
          <w:delText xml:space="preserve"> </w:delText>
        </w:r>
        <w:r w:rsidDel="003D7994">
          <w:rPr>
            <w:rFonts w:ascii="Arial" w:eastAsia="Arial" w:hAnsi="Arial" w:cs="Arial"/>
            <w:spacing w:val="-13"/>
            <w:sz w:val="16"/>
            <w:szCs w:val="16"/>
          </w:rPr>
          <w:delText>T</w:delText>
        </w:r>
        <w:r w:rsidDel="003D7994">
          <w:rPr>
            <w:rFonts w:ascii="Arial" w:eastAsia="Arial" w:hAnsi="Arial" w:cs="Arial"/>
            <w:sz w:val="16"/>
            <w:szCs w:val="16"/>
          </w:rPr>
          <w:delText>witter</w:delText>
        </w:r>
        <w:r w:rsidDel="003D7994">
          <w:rPr>
            <w:rFonts w:ascii="Arial" w:eastAsia="Arial" w:hAnsi="Arial" w:cs="Arial"/>
            <w:spacing w:val="-1"/>
            <w:sz w:val="16"/>
            <w:szCs w:val="16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16"/>
            <w:szCs w:val="16"/>
          </w:rPr>
          <w:delText>shapefile</w:delText>
        </w:r>
        <w:r w:rsidDel="003D7994">
          <w:rPr>
            <w:rFonts w:ascii="Arial" w:eastAsia="Arial" w:hAnsi="Arial" w:cs="Arial"/>
            <w:spacing w:val="23"/>
            <w:w w:val="87"/>
            <w:sz w:val="16"/>
            <w:szCs w:val="16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16"/>
            <w:szCs w:val="16"/>
          </w:rPr>
          <w:delText>data</w:delText>
        </w:r>
        <w:r w:rsidDel="003D7994">
          <w:rPr>
            <w:rFonts w:ascii="Arial" w:eastAsia="Arial" w:hAnsi="Arial" w:cs="Arial"/>
            <w:spacing w:val="11"/>
            <w:w w:val="87"/>
            <w:sz w:val="16"/>
            <w:szCs w:val="16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16"/>
            <w:szCs w:val="16"/>
          </w:rPr>
          <w:delText>inserted</w:delText>
        </w:r>
        <w:r w:rsidDel="003D7994">
          <w:rPr>
            <w:rFonts w:ascii="Arial" w:eastAsia="Arial" w:hAnsi="Arial" w:cs="Arial"/>
            <w:spacing w:val="22"/>
            <w:w w:val="87"/>
            <w:sz w:val="16"/>
            <w:szCs w:val="16"/>
          </w:rPr>
          <w:delText xml:space="preserve"> </w:delText>
        </w:r>
        <w:r w:rsidDel="003D7994">
          <w:rPr>
            <w:rFonts w:ascii="Arial" w:eastAsia="Arial" w:hAnsi="Arial" w:cs="Arial"/>
            <w:sz w:val="16"/>
            <w:szCs w:val="16"/>
          </w:rPr>
          <w:delText>into</w:delText>
        </w:r>
        <w:r w:rsidDel="003D7994">
          <w:rPr>
            <w:rFonts w:ascii="Arial" w:eastAsia="Arial" w:hAnsi="Arial" w:cs="Arial"/>
            <w:spacing w:val="1"/>
            <w:sz w:val="16"/>
            <w:szCs w:val="16"/>
          </w:rPr>
          <w:delText xml:space="preserve"> </w:delText>
        </w:r>
        <w:r w:rsidDel="003D7994">
          <w:rPr>
            <w:rFonts w:ascii="Arial" w:eastAsia="Arial" w:hAnsi="Arial" w:cs="Arial"/>
            <w:w w:val="89"/>
            <w:sz w:val="16"/>
            <w:szCs w:val="16"/>
          </w:rPr>
          <w:delText>Postgres</w:delText>
        </w:r>
        <w:r w:rsidDel="003D7994">
          <w:rPr>
            <w:rFonts w:ascii="Arial" w:eastAsia="Arial" w:hAnsi="Arial" w:cs="Arial"/>
            <w:spacing w:val="-9"/>
            <w:w w:val="89"/>
            <w:sz w:val="16"/>
            <w:szCs w:val="16"/>
          </w:rPr>
          <w:delText xml:space="preserve"> </w:delText>
        </w:r>
        <w:r w:rsidDel="003D7994">
          <w:rPr>
            <w:rFonts w:ascii="Arial" w:eastAsia="Arial" w:hAnsi="Arial" w:cs="Arial"/>
            <w:w w:val="89"/>
            <w:sz w:val="16"/>
            <w:szCs w:val="16"/>
          </w:rPr>
          <w:delText>db</w:delText>
        </w:r>
      </w:del>
    </w:p>
    <w:p w14:paraId="670F58C8" w14:textId="77777777" w:rsidR="00CE37CF" w:rsidDel="003D7994" w:rsidRDefault="00CE37CF">
      <w:pPr>
        <w:spacing w:before="14" w:after="0" w:line="200" w:lineRule="exact"/>
        <w:rPr>
          <w:del w:id="61" w:author="Sujing Wang" w:date="2019-07-31T16:58:00Z"/>
          <w:sz w:val="20"/>
          <w:szCs w:val="20"/>
        </w:rPr>
      </w:pPr>
    </w:p>
    <w:p w14:paraId="52CDEC5D" w14:textId="77777777" w:rsidR="00CE37CF" w:rsidDel="003D7994" w:rsidRDefault="007311F8">
      <w:pPr>
        <w:spacing w:after="0" w:line="240" w:lineRule="atLeast"/>
        <w:ind w:right="265" w:firstLine="199"/>
        <w:jc w:val="both"/>
        <w:rPr>
          <w:moveFrom w:id="62" w:author="Sujing Wang" w:date="2019-07-31T16:58:00Z"/>
          <w:rFonts w:ascii="Arial" w:eastAsia="Arial" w:hAnsi="Arial" w:cs="Arial"/>
          <w:sz w:val="20"/>
          <w:szCs w:val="20"/>
        </w:rPr>
      </w:pPr>
      <w:moveFromRangeStart w:id="63" w:author="Sujing Wang" w:date="2019-07-31T16:58:00Z" w:name="move15484749"/>
      <w:moveFrom w:id="64" w:author="Sujing Wang" w:date="2019-07-31T16:58:00Z">
        <w:r w:rsidDel="003D7994">
          <w:rPr>
            <w:rFonts w:ascii="Arial" w:eastAsia="Arial" w:hAnsi="Arial" w:cs="Arial"/>
            <w:sz w:val="20"/>
            <w:szCs w:val="20"/>
          </w:rPr>
          <w:t>As</w:t>
        </w:r>
        <w:r w:rsidDel="003D7994">
          <w:rPr>
            <w:rFonts w:ascii="Arial" w:eastAsia="Arial" w:hAnsi="Arial" w:cs="Arial"/>
            <w:spacing w:val="-18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t>our</w:t>
        </w:r>
        <w:r w:rsidDel="003D7994">
          <w:rPr>
            <w:rFonts w:ascii="Arial" w:eastAsia="Arial" w:hAnsi="Arial" w:cs="Arial"/>
            <w:spacing w:val="8"/>
            <w:w w:val="89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t>fram</w:t>
        </w:r>
        <w:r w:rsidDel="003D7994">
          <w:rPr>
            <w:rFonts w:ascii="Arial" w:eastAsia="Arial" w:hAnsi="Arial" w:cs="Arial"/>
            <w:spacing w:val="-4"/>
            <w:w w:val="89"/>
            <w:sz w:val="20"/>
            <w:szCs w:val="20"/>
          </w:rPr>
          <w:t>e</w:t>
        </w:r>
        <w:r w:rsidDel="003D7994">
          <w:rPr>
            <w:rFonts w:ascii="Arial" w:eastAsia="Arial" w:hAnsi="Arial" w:cs="Arial"/>
            <w:spacing w:val="-2"/>
            <w:w w:val="89"/>
            <w:sz w:val="20"/>
            <w:szCs w:val="20"/>
          </w:rPr>
          <w:t>w</w: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t>ork</w:t>
        </w:r>
        <w:r w:rsidDel="003D7994">
          <w:rPr>
            <w:rFonts w:ascii="Arial" w:eastAsia="Arial" w:hAnsi="Arial" w:cs="Arial"/>
            <w:spacing w:val="38"/>
            <w:w w:val="89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t>relies</w:t>
        </w:r>
        <w:r w:rsidDel="003D7994">
          <w:rPr>
            <w:rFonts w:ascii="Arial" w:eastAsia="Arial" w:hAnsi="Arial" w:cs="Arial"/>
            <w:spacing w:val="7"/>
            <w:w w:val="89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t>on</w:t>
        </w:r>
        <w:r w:rsidDel="003D7994">
          <w:rPr>
            <w:rFonts w:ascii="Arial" w:eastAsia="Arial" w:hAnsi="Arial" w:cs="Arial"/>
            <w:spacing w:val="2"/>
            <w:w w:val="89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t>using</w:t>
        </w:r>
        <w:r w:rsidDel="003D7994">
          <w:rPr>
            <w:rFonts w:ascii="Arial" w:eastAsia="Arial" w:hAnsi="Arial" w:cs="Arial"/>
            <w:spacing w:val="7"/>
            <w:w w:val="89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t>polygonal</w:t>
        </w:r>
        <w:r w:rsidDel="003D7994">
          <w:rPr>
            <w:rFonts w:ascii="Arial" w:eastAsia="Arial" w:hAnsi="Arial" w:cs="Arial"/>
            <w:spacing w:val="36"/>
            <w:w w:val="89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t>data,</w:t>
        </w:r>
        <w:r w:rsidDel="003D7994">
          <w:rPr>
            <w:rFonts w:ascii="Arial" w:eastAsia="Arial" w:hAnsi="Arial" w:cs="Arial"/>
            <w:spacing w:val="-16"/>
            <w:w w:val="89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t>we</w:t>
        </w:r>
        <w:r w:rsidDel="003D7994">
          <w:rPr>
            <w:rFonts w:ascii="Arial" w:eastAsia="Arial" w:hAnsi="Arial" w:cs="Arial"/>
            <w:spacing w:val="5"/>
            <w:w w:val="89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t xml:space="preserve">cannot </w:t>
        </w:r>
        <w:r w:rsidDel="003D7994">
          <w:rPr>
            <w:rFonts w:ascii="Arial" w:eastAsia="Arial" w:hAnsi="Arial" w:cs="Arial"/>
            <w:w w:val="82"/>
            <w:sz w:val="20"/>
            <w:szCs w:val="20"/>
          </w:rPr>
          <w:t>use</w:t>
        </w:r>
        <w:r w:rsidDel="003D7994">
          <w:rPr>
            <w:rFonts w:ascii="Arial" w:eastAsia="Arial" w:hAnsi="Arial" w:cs="Arial"/>
            <w:spacing w:val="21"/>
            <w:w w:val="82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this.</w:t>
        </w:r>
        <w:r w:rsidDel="003D7994">
          <w:rPr>
            <w:rFonts w:ascii="Arial" w:eastAsia="Arial" w:hAnsi="Arial" w:cs="Arial"/>
            <w:spacing w:val="-18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t>So</w:t>
        </w:r>
        <w:r w:rsidDel="003D7994">
          <w:rPr>
            <w:rFonts w:ascii="Arial" w:eastAsia="Arial" w:hAnsi="Arial" w:cs="Arial"/>
            <w:spacing w:val="18"/>
            <w:w w:val="86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we</w:t>
        </w:r>
        <w:r w:rsidDel="003D7994">
          <w:rPr>
            <w:rFonts w:ascii="Arial" w:eastAsia="Arial" w:hAnsi="Arial" w:cs="Arial"/>
            <w:spacing w:val="-15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t>b</w:t>
        </w:r>
        <w:r w:rsidDel="003D7994">
          <w:rPr>
            <w:rFonts w:ascii="Arial" w:eastAsia="Arial" w:hAnsi="Arial" w:cs="Arial"/>
            <w:spacing w:val="-3"/>
            <w:w w:val="89"/>
            <w:sz w:val="20"/>
            <w:szCs w:val="20"/>
          </w:rPr>
          <w:t>e</w: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t>gin</w:t>
        </w:r>
        <w:r w:rsidDel="003D7994">
          <w:rPr>
            <w:rFonts w:ascii="Arial" w:eastAsia="Arial" w:hAnsi="Arial" w:cs="Arial"/>
            <w:spacing w:val="22"/>
            <w:w w:val="89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by</w:t>
        </w:r>
        <w:r w:rsidDel="003D7994">
          <w:rPr>
            <w:rFonts w:ascii="Arial" w:eastAsia="Arial" w:hAnsi="Arial" w:cs="Arial"/>
            <w:spacing w:val="-2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t>creating</w:t>
        </w:r>
        <w:r w:rsidDel="003D7994">
          <w:rPr>
            <w:rFonts w:ascii="Arial" w:eastAsia="Arial" w:hAnsi="Arial" w:cs="Arial"/>
            <w:spacing w:val="47"/>
            <w:w w:val="86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t>a</w:t>
        </w:r>
        <w:r w:rsidDel="003D7994">
          <w:rPr>
            <w:rFonts w:ascii="Arial" w:eastAsia="Arial" w:hAnsi="Arial" w:cs="Arial"/>
            <w:spacing w:val="11"/>
            <w:w w:val="86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t>co</w:t>
        </w:r>
        <w:r w:rsidDel="003D7994">
          <w:rPr>
            <w:rFonts w:ascii="Arial" w:eastAsia="Arial" w:hAnsi="Arial" w:cs="Arial"/>
            <w:spacing w:val="-7"/>
            <w:w w:val="86"/>
            <w:sz w:val="20"/>
            <w:szCs w:val="20"/>
          </w:rPr>
          <w:t>n</w:t>
        </w:r>
        <w:r w:rsidDel="003D7994">
          <w:rPr>
            <w:rFonts w:ascii="Arial" w:eastAsia="Arial" w:hAnsi="Arial" w:cs="Arial"/>
            <w:spacing w:val="-3"/>
            <w:w w:val="86"/>
            <w:sz w:val="20"/>
            <w:szCs w:val="20"/>
          </w:rPr>
          <w:t>ve</w: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t>x</w:t>
        </w:r>
        <w:r w:rsidDel="003D7994">
          <w:rPr>
            <w:rFonts w:ascii="Arial" w:eastAsia="Arial" w:hAnsi="Arial" w:cs="Arial"/>
            <w:spacing w:val="45"/>
            <w:w w:val="86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hull</w:t>
        </w:r>
        <w:r w:rsidDel="003D7994">
          <w:rPr>
            <w:rFonts w:ascii="Arial" w:eastAsia="Arial" w:hAnsi="Arial" w:cs="Arial"/>
            <w:spacing w:val="7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of</w:t>
        </w:r>
        <w:r w:rsidDel="003D7994">
          <w:rPr>
            <w:rFonts w:ascii="Arial" w:eastAsia="Arial" w:hAnsi="Arial" w:cs="Arial"/>
            <w:spacing w:val="9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91"/>
            <w:sz w:val="20"/>
            <w:szCs w:val="20"/>
          </w:rPr>
          <w:t>points</w:t>
        </w:r>
        <w:r w:rsidDel="003D7994">
          <w:rPr>
            <w:rFonts w:ascii="Arial" w:eastAsia="Arial" w:hAnsi="Arial" w:cs="Arial"/>
            <w:spacing w:val="16"/>
            <w:w w:val="91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 xml:space="preserve">and </w:t>
        </w:r>
        <w:r w:rsidDel="003D7994">
          <w:rPr>
            <w:rFonts w:ascii="Arial" w:eastAsia="Arial" w:hAnsi="Arial" w:cs="Arial"/>
            <w:w w:val="92"/>
            <w:sz w:val="20"/>
            <w:szCs w:val="20"/>
          </w:rPr>
          <w:t>inserting</w:t>
        </w:r>
        <w:r w:rsidDel="003D7994">
          <w:rPr>
            <w:rFonts w:ascii="Arial" w:eastAsia="Arial" w:hAnsi="Arial" w:cs="Arial"/>
            <w:spacing w:val="34"/>
            <w:w w:val="92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it</w:t>
        </w:r>
        <w:r w:rsidDel="003D7994">
          <w:rPr>
            <w:rFonts w:ascii="Arial" w:eastAsia="Arial" w:hAnsi="Arial" w:cs="Arial"/>
            <w:spacing w:val="40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into</w:t>
        </w:r>
        <w:r w:rsidDel="003D7994">
          <w:rPr>
            <w:rFonts w:ascii="Arial" w:eastAsia="Arial" w:hAnsi="Arial" w:cs="Arial"/>
            <w:spacing w:val="17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79"/>
            <w:sz w:val="20"/>
            <w:szCs w:val="20"/>
          </w:rPr>
          <w:t>a</w:t>
        </w:r>
        <w:r w:rsidDel="003D7994">
          <w:rPr>
            <w:rFonts w:ascii="Arial" w:eastAsia="Arial" w:hAnsi="Arial" w:cs="Arial"/>
            <w:spacing w:val="41"/>
            <w:w w:val="79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n</w:t>
        </w:r>
        <w:r w:rsidDel="003D7994">
          <w:rPr>
            <w:rFonts w:ascii="Arial" w:eastAsia="Arial" w:hAnsi="Arial" w:cs="Arial"/>
            <w:spacing w:val="-5"/>
            <w:sz w:val="20"/>
            <w:szCs w:val="20"/>
          </w:rPr>
          <w:t>e</w:t>
        </w:r>
        <w:r w:rsidDel="003D7994">
          <w:rPr>
            <w:rFonts w:ascii="Arial" w:eastAsia="Arial" w:hAnsi="Arial" w:cs="Arial"/>
            <w:sz w:val="20"/>
            <w:szCs w:val="20"/>
          </w:rPr>
          <w:t>w</w:t>
        </w:r>
        <w:r w:rsidDel="003D7994">
          <w:rPr>
            <w:rFonts w:ascii="Arial" w:eastAsia="Arial" w:hAnsi="Arial" w:cs="Arial"/>
            <w:spacing w:val="-7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t>table,</w:t>
        </w:r>
        <w:r w:rsidDel="003D7994">
          <w:rPr>
            <w:rFonts w:ascii="Arial" w:eastAsia="Arial" w:hAnsi="Arial" w:cs="Arial"/>
            <w:spacing w:val="36"/>
            <w:w w:val="89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while</w:t>
        </w:r>
        <w:r w:rsidDel="003D7994">
          <w:rPr>
            <w:rFonts w:ascii="Arial" w:eastAsia="Arial" w:hAnsi="Arial" w:cs="Arial"/>
            <w:spacing w:val="16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t xml:space="preserve">preserving </w:t>
        </w:r>
        <w:r w:rsidDel="003D7994">
          <w:rPr>
            <w:rFonts w:ascii="Arial" w:eastAsia="Arial" w:hAnsi="Arial" w:cs="Arial"/>
            <w:spacing w:val="4"/>
            <w:w w:val="88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t>related</w:t>
        </w:r>
        <w:r w:rsidDel="003D7994">
          <w:rPr>
            <w:rFonts w:ascii="Arial" w:eastAsia="Arial" w:hAnsi="Arial" w:cs="Arial"/>
            <w:spacing w:val="36"/>
            <w:w w:val="88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t xml:space="preserve">meta- </w:t>
        </w:r>
        <w:r w:rsidDel="003D7994">
          <w:rPr>
            <w:rFonts w:ascii="Arial" w:eastAsia="Arial" w:hAnsi="Arial" w:cs="Arial"/>
            <w:w w:val="85"/>
            <w:sz w:val="20"/>
            <w:szCs w:val="20"/>
          </w:rPr>
          <w:t>data.</w:t>
        </w:r>
        <w:r w:rsidDel="003D7994">
          <w:rPr>
            <w:rFonts w:ascii="Arial" w:eastAsia="Arial" w:hAnsi="Arial" w:cs="Arial"/>
            <w:spacing w:val="45"/>
            <w:w w:val="85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Due to</w:t>
        </w:r>
        <w:r w:rsidDel="003D7994">
          <w:rPr>
            <w:rFonts w:ascii="Arial" w:eastAsia="Arial" w:hAnsi="Arial" w:cs="Arial"/>
            <w:spacing w:val="23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t>engine</w:t>
        </w:r>
        <w:r w:rsidDel="003D7994">
          <w:rPr>
            <w:rFonts w:ascii="Arial" w:eastAsia="Arial" w:hAnsi="Arial" w:cs="Arial"/>
            <w:spacing w:val="43"/>
            <w:w w:val="88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limitations,</w:t>
        </w:r>
        <w:r w:rsidDel="003D7994">
          <w:rPr>
            <w:rFonts w:ascii="Arial" w:eastAsia="Arial" w:hAnsi="Arial" w:cs="Arial"/>
            <w:spacing w:val="-11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we</w:t>
        </w:r>
        <w:r w:rsidDel="003D7994">
          <w:rPr>
            <w:rFonts w:ascii="Arial" w:eastAsia="Arial" w:hAnsi="Arial" w:cs="Arial"/>
            <w:spacing w:val="11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4"/>
            <w:sz w:val="20"/>
            <w:szCs w:val="20"/>
          </w:rPr>
          <w:t>need</w:t>
        </w:r>
        <w:r w:rsidDel="003D7994">
          <w:rPr>
            <w:rFonts w:ascii="Arial" w:eastAsia="Arial" w:hAnsi="Arial" w:cs="Arial"/>
            <w:spacing w:val="46"/>
            <w:w w:val="84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to</w:t>
        </w:r>
        <w:r w:rsidDel="003D7994">
          <w:rPr>
            <w:rFonts w:ascii="Arial" w:eastAsia="Arial" w:hAnsi="Arial" w:cs="Arial"/>
            <w:spacing w:val="23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be</w:t>
        </w:r>
        <w:r w:rsidDel="003D7994">
          <w:rPr>
            <w:rFonts w:ascii="Arial" w:eastAsia="Arial" w:hAnsi="Arial" w:cs="Arial"/>
            <w:spacing w:val="1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careful</w:t>
        </w:r>
        <w:r w:rsidDel="003D7994">
          <w:rPr>
            <w:rFonts w:ascii="Arial" w:eastAsia="Arial" w:hAnsi="Arial" w:cs="Arial"/>
            <w:spacing w:val="-11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and</w:t>
        </w:r>
      </w:moveFrom>
    </w:p>
    <w:p w14:paraId="40F1815B" w14:textId="77777777" w:rsidR="00CE37CF" w:rsidDel="003D7994" w:rsidRDefault="00CE37CF">
      <w:pPr>
        <w:spacing w:after="0"/>
        <w:jc w:val="both"/>
        <w:rPr>
          <w:moveFrom w:id="65" w:author="Sujing Wang" w:date="2019-07-31T16:58:00Z"/>
        </w:rPr>
        <w:sectPr w:rsidR="00CE37CF" w:rsidDel="003D7994">
          <w:pgSz w:w="12240" w:h="15840"/>
          <w:pgMar w:top="920" w:right="660" w:bottom="280" w:left="860" w:header="720" w:footer="720" w:gutter="0"/>
          <w:cols w:num="2" w:space="720" w:equalWidth="0">
            <w:col w:w="5141" w:space="239"/>
            <w:col w:w="5340"/>
          </w:cols>
        </w:sectPr>
      </w:pPr>
    </w:p>
    <w:p w14:paraId="0BFC442C" w14:textId="77777777" w:rsidR="00CE37CF" w:rsidDel="003D7994" w:rsidRDefault="007311F8">
      <w:pPr>
        <w:spacing w:after="0" w:line="203" w:lineRule="exact"/>
        <w:ind w:left="319" w:right="-74"/>
        <w:rPr>
          <w:moveFrom w:id="66" w:author="Sujing Wang" w:date="2019-07-31T16:58:00Z"/>
          <w:rFonts w:ascii="Arial" w:eastAsia="Arial" w:hAnsi="Arial" w:cs="Arial"/>
          <w:sz w:val="20"/>
          <w:szCs w:val="20"/>
        </w:rPr>
      </w:pPr>
      <w:commentRangeStart w:id="67"/>
      <w:moveFrom w:id="68" w:author="Sujing Wang" w:date="2019-07-31T16:58:00Z">
        <w:r w:rsidDel="003D7994">
          <w:rPr>
            <w:rFonts w:ascii="Arial" w:eastAsia="Arial" w:hAnsi="Arial" w:cs="Arial"/>
            <w:i/>
            <w:w w:val="166"/>
            <w:sz w:val="14"/>
            <w:szCs w:val="14"/>
          </w:rPr>
          <w:t>•</w:t>
        </w:r>
        <w:r w:rsidDel="003D7994">
          <w:rPr>
            <w:rFonts w:ascii="Arial" w:eastAsia="Arial" w:hAnsi="Arial" w:cs="Arial"/>
            <w:i/>
            <w:spacing w:val="55"/>
            <w:w w:val="166"/>
            <w:sz w:val="14"/>
            <w:szCs w:val="14"/>
          </w:rPr>
          <w:t xml:space="preserve"> </w:t>
        </w:r>
        <w:r w:rsidDel="003D7994">
          <w:rPr>
            <w:rFonts w:ascii="Arial" w:eastAsia="Arial" w:hAnsi="Arial" w:cs="Arial"/>
            <w:i/>
            <w:sz w:val="20"/>
            <w:szCs w:val="20"/>
          </w:rPr>
          <w:t>M</w:t>
        </w:r>
        <w:r w:rsidDel="003D7994">
          <w:rPr>
            <w:rFonts w:ascii="Arial" w:eastAsia="Arial" w:hAnsi="Arial" w:cs="Arial"/>
            <w:i/>
            <w:spacing w:val="-7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i/>
            <w:w w:val="103"/>
            <w:sz w:val="20"/>
            <w:szCs w:val="20"/>
          </w:rPr>
          <w:t>ax</w:t>
        </w:r>
      </w:moveFrom>
    </w:p>
    <w:p w14:paraId="67D003BB" w14:textId="77777777" w:rsidR="00CE37CF" w:rsidDel="003D7994" w:rsidRDefault="007311F8">
      <w:pPr>
        <w:spacing w:after="0" w:line="105" w:lineRule="exact"/>
        <w:ind w:left="-36" w:right="-56"/>
        <w:jc w:val="center"/>
        <w:rPr>
          <w:moveFrom w:id="69" w:author="Sujing Wang" w:date="2019-07-31T16:58:00Z"/>
          <w:rFonts w:ascii="Arial" w:eastAsia="Arial" w:hAnsi="Arial" w:cs="Arial"/>
          <w:sz w:val="20"/>
          <w:szCs w:val="20"/>
        </w:rPr>
      </w:pPr>
      <w:moveFrom w:id="70" w:author="Sujing Wang" w:date="2019-07-31T16:58:00Z">
        <w:r w:rsidDel="003D7994">
          <w:br w:type="column"/>
        </w:r>
        <w:r w:rsidDel="003D7994">
          <w:rPr>
            <w:rFonts w:ascii="Arial" w:eastAsia="Arial" w:hAnsi="Arial" w:cs="Arial"/>
            <w:w w:val="213"/>
            <w:position w:val="14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position w:val="14"/>
            <w:sz w:val="20"/>
            <w:szCs w:val="20"/>
          </w:rPr>
          <w:t xml:space="preserve">  </w:t>
        </w:r>
        <w:r w:rsidDel="003D7994">
          <w:rPr>
            <w:rFonts w:ascii="Arial" w:eastAsia="Arial" w:hAnsi="Arial" w:cs="Arial"/>
            <w:spacing w:val="-7"/>
            <w:position w:val="14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i/>
            <w:w w:val="128"/>
            <w:position w:val="2"/>
            <w:sz w:val="14"/>
            <w:szCs w:val="14"/>
          </w:rPr>
          <w:t>a</w:t>
        </w:r>
        <w:r w:rsidDel="003D7994">
          <w:rPr>
            <w:rFonts w:ascii="Arial" w:eastAsia="Arial" w:hAnsi="Arial" w:cs="Arial"/>
            <w:i/>
            <w:spacing w:val="4"/>
            <w:w w:val="128"/>
            <w:position w:val="2"/>
            <w:sz w:val="14"/>
            <w:szCs w:val="14"/>
          </w:rPr>
          <w:t>r</w:t>
        </w:r>
        <w:r w:rsidDel="003D7994">
          <w:rPr>
            <w:rFonts w:ascii="Arial" w:eastAsia="Arial" w:hAnsi="Arial" w:cs="Arial"/>
            <w:i/>
            <w:w w:val="104"/>
            <w:position w:val="2"/>
            <w:sz w:val="14"/>
            <w:szCs w:val="14"/>
          </w:rPr>
          <w:t>ea</w:t>
        </w:r>
        <w:r w:rsidDel="003D7994">
          <w:rPr>
            <w:rFonts w:ascii="Arial" w:eastAsia="Arial" w:hAnsi="Arial" w:cs="Arial"/>
            <w:w w:val="133"/>
            <w:position w:val="2"/>
            <w:sz w:val="14"/>
            <w:szCs w:val="14"/>
          </w:rPr>
          <w:t>(</w:t>
        </w:r>
        <w:r w:rsidDel="003D7994">
          <w:rPr>
            <w:rFonts w:ascii="Arial" w:eastAsia="Arial" w:hAnsi="Arial" w:cs="Arial"/>
            <w:i/>
            <w:w w:val="108"/>
            <w:position w:val="2"/>
            <w:sz w:val="14"/>
            <w:szCs w:val="14"/>
          </w:rPr>
          <w:t>P</w:t>
        </w:r>
        <w:r w:rsidDel="003D7994">
          <w:rPr>
            <w:rFonts w:ascii="Arial" w:eastAsia="Arial" w:hAnsi="Arial" w:cs="Arial"/>
            <w:i/>
            <w:spacing w:val="-17"/>
            <w:position w:val="2"/>
            <w:sz w:val="14"/>
            <w:szCs w:val="14"/>
          </w:rPr>
          <w:t xml:space="preserve"> </w:t>
        </w:r>
        <w:r w:rsidDel="003D7994">
          <w:rPr>
            <w:rFonts w:ascii="Arial" w:eastAsia="Arial" w:hAnsi="Arial" w:cs="Arial"/>
            <w:i/>
            <w:w w:val="111"/>
            <w:position w:val="2"/>
            <w:sz w:val="14"/>
            <w:szCs w:val="14"/>
          </w:rPr>
          <w:t>o</w:t>
        </w:r>
        <w:r w:rsidDel="003D7994">
          <w:rPr>
            <w:rFonts w:ascii="Arial" w:eastAsia="Arial" w:hAnsi="Arial" w:cs="Arial"/>
            <w:i/>
            <w:spacing w:val="1"/>
            <w:w w:val="111"/>
            <w:position w:val="2"/>
            <w:sz w:val="14"/>
            <w:szCs w:val="14"/>
          </w:rPr>
          <w:t>l</w:t>
        </w:r>
        <w:r w:rsidDel="003D7994">
          <w:rPr>
            <w:rFonts w:ascii="Arial" w:eastAsia="Arial" w:hAnsi="Arial" w:cs="Arial"/>
            <w:i/>
            <w:spacing w:val="6"/>
            <w:w w:val="111"/>
            <w:position w:val="2"/>
            <w:sz w:val="14"/>
            <w:szCs w:val="14"/>
          </w:rPr>
          <w:t>yg</w:t>
        </w:r>
        <w:r w:rsidDel="003D7994">
          <w:rPr>
            <w:rFonts w:ascii="Arial" w:eastAsia="Arial" w:hAnsi="Arial" w:cs="Arial"/>
            <w:i/>
            <w:w w:val="111"/>
            <w:position w:val="2"/>
            <w:sz w:val="14"/>
            <w:szCs w:val="14"/>
          </w:rPr>
          <w:t>on</w:t>
        </w:r>
        <w:r w:rsidDel="003D7994">
          <w:rPr>
            <w:rFonts w:ascii="Arial" w:eastAsia="Arial" w:hAnsi="Arial" w:cs="Arial"/>
            <w:i/>
            <w:spacing w:val="30"/>
            <w:w w:val="111"/>
            <w:position w:val="2"/>
            <w:sz w:val="14"/>
            <w:szCs w:val="14"/>
          </w:rPr>
          <w:t xml:space="preserve"> </w:t>
        </w:r>
        <w:r w:rsidDel="003D7994">
          <w:rPr>
            <w:rFonts w:ascii="Arial" w:eastAsia="Arial" w:hAnsi="Arial" w:cs="Arial"/>
            <w:i/>
            <w:w w:val="108"/>
            <w:position w:val="2"/>
            <w:sz w:val="14"/>
            <w:szCs w:val="14"/>
          </w:rPr>
          <w:t>P</w:t>
        </w:r>
        <w:r w:rsidDel="003D7994">
          <w:rPr>
            <w:rFonts w:ascii="Arial" w:eastAsia="Arial" w:hAnsi="Arial" w:cs="Arial"/>
            <w:i/>
            <w:w w:val="239"/>
            <w:sz w:val="10"/>
            <w:szCs w:val="10"/>
          </w:rPr>
          <w:t>i</w:t>
        </w:r>
        <w:r w:rsidDel="003D7994">
          <w:rPr>
            <w:rFonts w:ascii="Arial" w:eastAsia="Arial" w:hAnsi="Arial" w:cs="Arial"/>
            <w:i/>
            <w:spacing w:val="-18"/>
            <w:sz w:val="10"/>
            <w:szCs w:val="10"/>
          </w:rPr>
          <w:t xml:space="preserve"> </w:t>
        </w:r>
        <w:r w:rsidDel="003D7994">
          <w:rPr>
            <w:rFonts w:ascii="Arial" w:eastAsia="Arial" w:hAnsi="Arial" w:cs="Arial"/>
            <w:w w:val="133"/>
            <w:position w:val="2"/>
            <w:sz w:val="14"/>
            <w:szCs w:val="14"/>
          </w:rPr>
          <w:t xml:space="preserve">)  </w:t>
        </w:r>
        <w:r w:rsidDel="003D7994">
          <w:rPr>
            <w:rFonts w:ascii="Arial" w:eastAsia="Arial" w:hAnsi="Arial" w:cs="Arial"/>
            <w:spacing w:val="4"/>
            <w:w w:val="133"/>
            <w:position w:val="2"/>
            <w:sz w:val="14"/>
            <w:szCs w:val="14"/>
          </w:rPr>
          <w:t xml:space="preserve"> </w:t>
        </w:r>
        <w:r w:rsidDel="003D7994">
          <w:rPr>
            <w:rFonts w:ascii="Arial" w:eastAsia="Arial" w:hAnsi="Arial" w:cs="Arial"/>
            <w:w w:val="213"/>
            <w:position w:val="14"/>
            <w:sz w:val="20"/>
            <w:szCs w:val="20"/>
          </w:rPr>
          <w:t>\</w:t>
        </w:r>
      </w:moveFrom>
    </w:p>
    <w:p w14:paraId="322BFC2B" w14:textId="77777777" w:rsidR="00CE37CF" w:rsidDel="003D7994" w:rsidRDefault="007311F8">
      <w:pPr>
        <w:spacing w:before="8" w:after="0" w:line="170" w:lineRule="exact"/>
        <w:ind w:left="277" w:right="90"/>
        <w:jc w:val="center"/>
        <w:rPr>
          <w:moveFrom w:id="71" w:author="Sujing Wang" w:date="2019-07-31T16:58:00Z"/>
          <w:rFonts w:ascii="Arial" w:eastAsia="Arial" w:hAnsi="Arial" w:cs="Arial"/>
          <w:sz w:val="14"/>
          <w:szCs w:val="14"/>
        </w:rPr>
      </w:pPr>
      <w:moveFrom w:id="72" w:author="Sujing Wang" w:date="2019-07-31T16:58:00Z">
        <w:r w:rsidDel="003D7994">
          <w:pict w14:anchorId="6EFC2D30">
            <v:group id="_x0000_s1055" style="position:absolute;left:0;text-align:left;margin-left:99.5pt;margin-top:.3pt;width:77.8pt;height:.1pt;z-index:-251659776;mso-position-horizontal-relative:page" coordorigin="1990,6" coordsize="1556,2">
              <v:shape id="_x0000_s1056" style="position:absolute;left:1990;top:6;width:1556;height:2" coordorigin="1990,6" coordsize="1556,0" path="m1990,6r1556,e" filled="f" strokeweight=".14042mm">
                <v:path arrowok="t"/>
              </v:shape>
              <w10:wrap anchorx="page"/>
            </v:group>
          </w:pict>
        </w:r>
        <w:r w:rsidDel="003D7994">
          <w:pict w14:anchorId="5B5E7236">
            <v:shape id="_x0000_s1054" type="#_x0000_t202" style="position:absolute;left:0;text-align:left;margin-left:107.9pt;margin-top:.45pt;width:2.65pt;height:5pt;z-index:-251658752;mso-position-horizontal-relative:page" filled="f" stroked="f">
              <v:textbox inset="0,0,0,0">
                <w:txbxContent>
                  <w:p w14:paraId="33BFA061" w14:textId="77777777" w:rsidR="007311F8" w:rsidRDefault="007311F8">
                    <w:pPr>
                      <w:spacing w:after="0" w:line="96" w:lineRule="exact"/>
                      <w:ind w:right="-55"/>
                      <w:rPr>
                        <w:rFonts w:ascii="Arial" w:eastAsia="Arial" w:hAnsi="Arial" w:cs="Arial"/>
                        <w:sz w:val="10"/>
                        <w:szCs w:val="10"/>
                      </w:rPr>
                    </w:pPr>
                    <w:proofErr w:type="spellStart"/>
                    <w:proofErr w:type="gramStart"/>
                    <w:r>
                      <w:rPr>
                        <w:rFonts w:ascii="Arial" w:eastAsia="Arial" w:hAnsi="Arial" w:cs="Arial"/>
                        <w:i/>
                        <w:w w:val="239"/>
                        <w:sz w:val="10"/>
                        <w:szCs w:val="10"/>
                      </w:rPr>
                      <w:t>i</w:t>
                    </w:r>
                    <w:proofErr w:type="spellEnd"/>
                    <w:proofErr w:type="gramEnd"/>
                  </w:p>
                </w:txbxContent>
              </v:textbox>
              <w10:wrap anchorx="page"/>
            </v:shape>
          </w:pict>
        </w:r>
        <w:r w:rsidDel="003D7994">
          <w:rPr>
            <w:rFonts w:ascii="Arial" w:eastAsia="Arial" w:hAnsi="Arial" w:cs="Arial"/>
            <w:position w:val="-4"/>
            <w:sz w:val="10"/>
            <w:szCs w:val="10"/>
          </w:rPr>
          <w:t>1</w:t>
        </w:r>
        <w:r w:rsidDel="003D7994">
          <w:rPr>
            <w:rFonts w:ascii="Arial" w:eastAsia="Arial" w:hAnsi="Arial" w:cs="Arial"/>
            <w:spacing w:val="21"/>
            <w:position w:val="-4"/>
            <w:sz w:val="10"/>
            <w:szCs w:val="10"/>
          </w:rPr>
          <w:t xml:space="preserve"> </w:t>
        </w:r>
        <w:r w:rsidDel="003D7994">
          <w:rPr>
            <w:rFonts w:ascii="Arial" w:eastAsia="Arial" w:hAnsi="Arial" w:cs="Arial"/>
            <w:i/>
            <w:w w:val="128"/>
            <w:sz w:val="14"/>
            <w:szCs w:val="14"/>
          </w:rPr>
          <w:t>a</w:t>
        </w:r>
        <w:r w:rsidDel="003D7994">
          <w:rPr>
            <w:rFonts w:ascii="Arial" w:eastAsia="Arial" w:hAnsi="Arial" w:cs="Arial"/>
            <w:i/>
            <w:spacing w:val="4"/>
            <w:w w:val="128"/>
            <w:sz w:val="14"/>
            <w:szCs w:val="14"/>
          </w:rPr>
          <w:t>r</w:t>
        </w:r>
        <w:r w:rsidDel="003D7994">
          <w:rPr>
            <w:rFonts w:ascii="Arial" w:eastAsia="Arial" w:hAnsi="Arial" w:cs="Arial"/>
            <w:i/>
            <w:w w:val="104"/>
            <w:sz w:val="14"/>
            <w:szCs w:val="14"/>
          </w:rPr>
          <w:t>ea</w:t>
        </w:r>
        <w:r w:rsidDel="003D7994">
          <w:rPr>
            <w:rFonts w:ascii="Arial" w:eastAsia="Arial" w:hAnsi="Arial" w:cs="Arial"/>
            <w:w w:val="133"/>
            <w:sz w:val="14"/>
            <w:szCs w:val="14"/>
          </w:rPr>
          <w:t>(</w:t>
        </w:r>
        <w:r w:rsidDel="003D7994">
          <w:rPr>
            <w:rFonts w:ascii="Arial" w:eastAsia="Arial" w:hAnsi="Arial" w:cs="Arial"/>
            <w:i/>
            <w:w w:val="108"/>
            <w:sz w:val="14"/>
            <w:szCs w:val="14"/>
          </w:rPr>
          <w:t>P</w:t>
        </w:r>
        <w:r w:rsidDel="003D7994">
          <w:rPr>
            <w:rFonts w:ascii="Arial" w:eastAsia="Arial" w:hAnsi="Arial" w:cs="Arial"/>
            <w:i/>
            <w:spacing w:val="-17"/>
            <w:sz w:val="14"/>
            <w:szCs w:val="14"/>
          </w:rPr>
          <w:t xml:space="preserve"> </w:t>
        </w:r>
        <w:r w:rsidDel="003D7994">
          <w:rPr>
            <w:rFonts w:ascii="Arial" w:eastAsia="Arial" w:hAnsi="Arial" w:cs="Arial"/>
            <w:i/>
            <w:w w:val="111"/>
            <w:sz w:val="14"/>
            <w:szCs w:val="14"/>
          </w:rPr>
          <w:t>o</w:t>
        </w:r>
        <w:r w:rsidDel="003D7994">
          <w:rPr>
            <w:rFonts w:ascii="Arial" w:eastAsia="Arial" w:hAnsi="Arial" w:cs="Arial"/>
            <w:i/>
            <w:spacing w:val="1"/>
            <w:w w:val="111"/>
            <w:sz w:val="14"/>
            <w:szCs w:val="14"/>
          </w:rPr>
          <w:t>l</w:t>
        </w:r>
        <w:r w:rsidDel="003D7994">
          <w:rPr>
            <w:rFonts w:ascii="Arial" w:eastAsia="Arial" w:hAnsi="Arial" w:cs="Arial"/>
            <w:i/>
            <w:spacing w:val="6"/>
            <w:w w:val="111"/>
            <w:sz w:val="14"/>
            <w:szCs w:val="14"/>
          </w:rPr>
          <w:t>yg</w:t>
        </w:r>
        <w:r w:rsidDel="003D7994">
          <w:rPr>
            <w:rFonts w:ascii="Arial" w:eastAsia="Arial" w:hAnsi="Arial" w:cs="Arial"/>
            <w:i/>
            <w:w w:val="111"/>
            <w:sz w:val="14"/>
            <w:szCs w:val="14"/>
          </w:rPr>
          <w:t>on</w:t>
        </w:r>
        <w:r w:rsidDel="003D7994">
          <w:rPr>
            <w:rFonts w:ascii="Arial" w:eastAsia="Arial" w:hAnsi="Arial" w:cs="Arial"/>
            <w:i/>
            <w:spacing w:val="30"/>
            <w:w w:val="111"/>
            <w:sz w:val="14"/>
            <w:szCs w:val="14"/>
          </w:rPr>
          <w:t xml:space="preserve"> </w:t>
        </w:r>
        <w:r w:rsidDel="003D7994">
          <w:rPr>
            <w:rFonts w:ascii="Arial" w:eastAsia="Arial" w:hAnsi="Arial" w:cs="Arial"/>
            <w:i/>
            <w:w w:val="108"/>
            <w:sz w:val="14"/>
            <w:szCs w:val="14"/>
          </w:rPr>
          <w:t>P</w:t>
        </w:r>
        <w:r w:rsidDel="003D7994">
          <w:rPr>
            <w:rFonts w:ascii="Arial" w:eastAsia="Arial" w:hAnsi="Arial" w:cs="Arial"/>
            <w:i/>
            <w:w w:val="239"/>
            <w:position w:val="-2"/>
            <w:sz w:val="10"/>
            <w:szCs w:val="10"/>
          </w:rPr>
          <w:t>i</w:t>
        </w:r>
        <w:r w:rsidDel="003D7994">
          <w:rPr>
            <w:rFonts w:ascii="Arial" w:eastAsia="Arial" w:hAnsi="Arial" w:cs="Arial"/>
            <w:i/>
            <w:spacing w:val="-18"/>
            <w:position w:val="-2"/>
            <w:sz w:val="10"/>
            <w:szCs w:val="10"/>
          </w:rPr>
          <w:t xml:space="preserve"> </w:t>
        </w:r>
        <w:r w:rsidDel="003D7994">
          <w:rPr>
            <w:rFonts w:ascii="Arial" w:eastAsia="Arial" w:hAnsi="Arial" w:cs="Arial"/>
            <w:w w:val="133"/>
            <w:sz w:val="14"/>
            <w:szCs w:val="14"/>
          </w:rPr>
          <w:t>)</w:t>
        </w:r>
      </w:moveFrom>
      <w:commentRangeEnd w:id="67"/>
      <w:r w:rsidR="003D7994">
        <w:rPr>
          <w:rStyle w:val="CommentReference"/>
        </w:rPr>
        <w:commentReference w:id="67"/>
      </w:r>
    </w:p>
    <w:p w14:paraId="5C75D24A" w14:textId="77777777" w:rsidR="00CE37CF" w:rsidDel="003D7994" w:rsidRDefault="007311F8">
      <w:pPr>
        <w:spacing w:before="9" w:after="0" w:line="240" w:lineRule="auto"/>
        <w:ind w:right="-20"/>
        <w:rPr>
          <w:moveFrom w:id="73" w:author="Sujing Wang" w:date="2019-07-31T16:58:00Z"/>
          <w:rFonts w:ascii="Arial" w:eastAsia="Arial" w:hAnsi="Arial" w:cs="Arial"/>
          <w:sz w:val="20"/>
          <w:szCs w:val="20"/>
        </w:rPr>
      </w:pPr>
      <w:moveFrom w:id="74" w:author="Sujing Wang" w:date="2019-07-31T16:58:00Z">
        <w:r w:rsidDel="003D7994">
          <w:br w:type="column"/>
        </w:r>
        <w:r w:rsidDel="003D7994">
          <w:rPr>
            <w:rFonts w:ascii="Arial" w:eastAsia="Arial" w:hAnsi="Arial" w:cs="Arial"/>
            <w:w w:val="90"/>
            <w:sz w:val="20"/>
            <w:szCs w:val="20"/>
          </w:rPr>
          <w:t>insert</w:t>
        </w:r>
        <w:r w:rsidDel="003D7994">
          <w:rPr>
            <w:rFonts w:ascii="Arial" w:eastAsia="Arial" w:hAnsi="Arial" w:cs="Arial"/>
            <w:spacing w:val="30"/>
            <w:w w:val="90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only</w:t>
        </w:r>
        <w:r w:rsidDel="003D7994">
          <w:rPr>
            <w:rFonts w:ascii="Arial" w:eastAsia="Arial" w:hAnsi="Arial" w:cs="Arial"/>
            <w:spacing w:val="9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t>those</w:t>
        </w:r>
        <w:r w:rsidDel="003D7994">
          <w:rPr>
            <w:rFonts w:ascii="Arial" w:eastAsia="Arial" w:hAnsi="Arial" w:cs="Arial"/>
            <w:spacing w:val="21"/>
            <w:w w:val="87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t>co</w:t>
        </w:r>
        <w:r w:rsidDel="003D7994">
          <w:rPr>
            <w:rFonts w:ascii="Arial" w:eastAsia="Arial" w:hAnsi="Arial" w:cs="Arial"/>
            <w:spacing w:val="-7"/>
            <w:w w:val="87"/>
            <w:sz w:val="20"/>
            <w:szCs w:val="20"/>
          </w:rPr>
          <w:t>n</w:t>
        </w:r>
        <w:r w:rsidDel="003D7994">
          <w:rPr>
            <w:rFonts w:ascii="Arial" w:eastAsia="Arial" w:hAnsi="Arial" w:cs="Arial"/>
            <w:spacing w:val="-3"/>
            <w:w w:val="87"/>
            <w:sz w:val="20"/>
            <w:szCs w:val="20"/>
          </w:rPr>
          <w:t>ve</w: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t xml:space="preserve">x </w:t>
        </w:r>
        <w:r w:rsidDel="003D7994">
          <w:rPr>
            <w:rFonts w:ascii="Arial" w:eastAsia="Arial" w:hAnsi="Arial" w:cs="Arial"/>
            <w:spacing w:val="3"/>
            <w:w w:val="87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hulls</w:t>
        </w:r>
        <w:r w:rsidDel="003D7994">
          <w:rPr>
            <w:rFonts w:ascii="Arial" w:eastAsia="Arial" w:hAnsi="Arial" w:cs="Arial"/>
            <w:spacing w:val="-1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that</w:t>
        </w:r>
        <w:r w:rsidDel="003D7994">
          <w:rPr>
            <w:rFonts w:ascii="Arial" w:eastAsia="Arial" w:hAnsi="Arial" w:cs="Arial"/>
            <w:spacing w:val="-13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are</w:t>
        </w:r>
        <w:r w:rsidDel="003D7994">
          <w:rPr>
            <w:rFonts w:ascii="Arial" w:eastAsia="Arial" w:hAnsi="Arial" w:cs="Arial"/>
            <w:spacing w:val="-22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91"/>
            <w:sz w:val="20"/>
            <w:szCs w:val="20"/>
          </w:rPr>
          <w:t>polygons</w:t>
        </w:r>
        <w:r w:rsidDel="003D7994">
          <w:rPr>
            <w:rFonts w:ascii="Arial" w:eastAsia="Arial" w:hAnsi="Arial" w:cs="Arial"/>
            <w:spacing w:val="29"/>
            <w:w w:val="91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specificall</w:t>
        </w:r>
        <w:r w:rsidDel="003D7994">
          <w:rPr>
            <w:rFonts w:ascii="Arial" w:eastAsia="Arial" w:hAnsi="Arial" w:cs="Arial"/>
            <w:spacing w:val="-13"/>
            <w:sz w:val="20"/>
            <w:szCs w:val="20"/>
          </w:rPr>
          <w:t>y</w:t>
        </w:r>
        <w:r w:rsidDel="003D7994">
          <w:rPr>
            <w:rFonts w:ascii="Arial" w:eastAsia="Arial" w:hAnsi="Arial" w:cs="Arial"/>
            <w:sz w:val="20"/>
            <w:szCs w:val="20"/>
          </w:rPr>
          <w:t>,</w:t>
        </w:r>
      </w:moveFrom>
    </w:p>
    <w:moveFromRangeEnd w:id="63"/>
    <w:p w14:paraId="2F114477" w14:textId="77777777" w:rsidR="00CE37CF" w:rsidRDefault="00CE37CF">
      <w:pPr>
        <w:spacing w:after="0"/>
        <w:sectPr w:rsidR="00CE37CF">
          <w:type w:val="continuous"/>
          <w:pgSz w:w="12240" w:h="15840"/>
          <w:pgMar w:top="960" w:right="660" w:bottom="280" w:left="860" w:header="720" w:footer="720" w:gutter="0"/>
          <w:cols w:num="3" w:space="720" w:equalWidth="0">
            <w:col w:w="954" w:space="33"/>
            <w:col w:w="1843" w:space="2550"/>
            <w:col w:w="5340"/>
          </w:cols>
        </w:sectPr>
      </w:pPr>
    </w:p>
    <w:p w14:paraId="447C4C11" w14:textId="77777777" w:rsidR="00CE37CF" w:rsidRDefault="007311F8">
      <w:pPr>
        <w:spacing w:after="0" w:line="199" w:lineRule="exact"/>
        <w:ind w:left="319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w w:val="166"/>
          <w:sz w:val="14"/>
          <w:szCs w:val="14"/>
        </w:rPr>
        <w:t>•</w:t>
      </w:r>
      <w:r>
        <w:rPr>
          <w:rFonts w:ascii="Arial" w:eastAsia="Arial" w:hAnsi="Arial" w:cs="Arial"/>
          <w:i/>
          <w:spacing w:val="55"/>
          <w:w w:val="166"/>
          <w:sz w:val="14"/>
          <w:szCs w:val="14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M</w:t>
      </w:r>
      <w:r>
        <w:rPr>
          <w:rFonts w:ascii="Arial" w:eastAsia="Arial" w:hAnsi="Arial" w:cs="Arial"/>
          <w:i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ax</w:t>
      </w:r>
      <w:r>
        <w:rPr>
          <w:rFonts w:ascii="Arial" w:eastAsia="Arial" w:hAnsi="Arial" w:cs="Arial"/>
          <w:i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w w:val="116"/>
          <w:sz w:val="20"/>
          <w:szCs w:val="20"/>
        </w:rPr>
        <w:t>(</w:t>
      </w:r>
      <w:r>
        <w:rPr>
          <w:rFonts w:ascii="Arial" w:eastAsia="Arial" w:hAnsi="Arial" w:cs="Arial"/>
          <w:i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-2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w w:val="94"/>
          <w:sz w:val="20"/>
          <w:szCs w:val="20"/>
        </w:rPr>
        <w:t>e</w:t>
      </w:r>
      <w:r>
        <w:rPr>
          <w:rFonts w:ascii="Arial" w:eastAsia="Arial" w:hAnsi="Arial" w:cs="Arial"/>
          <w:i/>
          <w:spacing w:val="6"/>
          <w:w w:val="94"/>
          <w:sz w:val="20"/>
          <w:szCs w:val="20"/>
        </w:rPr>
        <w:t>r</w:t>
      </w:r>
      <w:r>
        <w:rPr>
          <w:rFonts w:ascii="Arial" w:eastAsia="Arial" w:hAnsi="Arial" w:cs="Arial"/>
          <w:i/>
          <w:w w:val="94"/>
          <w:sz w:val="20"/>
          <w:szCs w:val="20"/>
        </w:rPr>
        <w:t>centa</w:t>
      </w:r>
      <w:r>
        <w:rPr>
          <w:rFonts w:ascii="Arial" w:eastAsia="Arial" w:hAnsi="Arial" w:cs="Arial"/>
          <w:i/>
          <w:spacing w:val="8"/>
          <w:w w:val="94"/>
          <w:sz w:val="20"/>
          <w:szCs w:val="20"/>
        </w:rPr>
        <w:t>g</w:t>
      </w:r>
      <w:r>
        <w:rPr>
          <w:rFonts w:ascii="Arial" w:eastAsia="Arial" w:hAnsi="Arial" w:cs="Arial"/>
          <w:i/>
          <w:w w:val="94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i/>
          <w:spacing w:val="20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8"/>
          <w:sz w:val="20"/>
          <w:szCs w:val="20"/>
        </w:rPr>
        <w:t>C</w:t>
      </w:r>
      <w:r>
        <w:rPr>
          <w:rFonts w:ascii="Arial" w:eastAsia="Arial" w:hAnsi="Arial" w:cs="Arial"/>
          <w:i/>
          <w:spacing w:val="-4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w w:val="94"/>
          <w:sz w:val="20"/>
          <w:szCs w:val="20"/>
        </w:rPr>
        <w:t>han</w:t>
      </w:r>
      <w:r>
        <w:rPr>
          <w:rFonts w:ascii="Arial" w:eastAsia="Arial" w:hAnsi="Arial" w:cs="Arial"/>
          <w:i/>
          <w:spacing w:val="8"/>
          <w:w w:val="94"/>
          <w:sz w:val="20"/>
          <w:szCs w:val="20"/>
        </w:rPr>
        <w:t>g</w:t>
      </w:r>
      <w:r>
        <w:rPr>
          <w:rFonts w:ascii="Arial" w:eastAsia="Arial" w:hAnsi="Arial" w:cs="Arial"/>
          <w:i/>
          <w:w w:val="94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i/>
          <w:spacing w:val="19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in</w:t>
      </w:r>
      <w:r>
        <w:rPr>
          <w:rFonts w:ascii="Arial" w:eastAsia="Arial" w:hAnsi="Arial" w:cs="Arial"/>
          <w:i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5"/>
          <w:sz w:val="20"/>
          <w:szCs w:val="20"/>
        </w:rPr>
        <w:t>P</w:t>
      </w:r>
      <w:r>
        <w:rPr>
          <w:rFonts w:ascii="Arial" w:eastAsia="Arial" w:hAnsi="Arial" w:cs="Arial"/>
          <w:i/>
          <w:spacing w:val="-2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o</w:t>
      </w:r>
      <w:r>
        <w:rPr>
          <w:rFonts w:ascii="Arial" w:eastAsia="Arial" w:hAnsi="Arial" w:cs="Arial"/>
          <w:i/>
          <w:spacing w:val="4"/>
          <w:sz w:val="20"/>
          <w:szCs w:val="20"/>
        </w:rPr>
        <w:t>l</w:t>
      </w:r>
      <w:r>
        <w:rPr>
          <w:rFonts w:ascii="Arial" w:eastAsia="Arial" w:hAnsi="Arial" w:cs="Arial"/>
          <w:i/>
          <w:spacing w:val="7"/>
          <w:sz w:val="20"/>
          <w:szCs w:val="20"/>
        </w:rPr>
        <w:t>yg</w:t>
      </w:r>
      <w:r>
        <w:rPr>
          <w:rFonts w:ascii="Arial" w:eastAsia="Arial" w:hAnsi="Arial" w:cs="Arial"/>
          <w:i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sz w:val="20"/>
          <w:szCs w:val="20"/>
        </w:rPr>
        <w:t>)</w:t>
      </w:r>
    </w:p>
    <w:p w14:paraId="6F7F02E9" w14:textId="77777777" w:rsidR="00CE37CF" w:rsidRDefault="007311F8">
      <w:pPr>
        <w:spacing w:before="9" w:after="0" w:line="240" w:lineRule="auto"/>
        <w:ind w:left="319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w w:val="166"/>
          <w:sz w:val="14"/>
          <w:szCs w:val="14"/>
        </w:rPr>
        <w:t>•</w:t>
      </w:r>
      <w:r>
        <w:rPr>
          <w:rFonts w:ascii="Arial" w:eastAsia="Arial" w:hAnsi="Arial" w:cs="Arial"/>
          <w:i/>
          <w:spacing w:val="55"/>
          <w:w w:val="166"/>
          <w:sz w:val="14"/>
          <w:szCs w:val="14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La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r</w:t>
      </w:r>
      <w:r>
        <w:rPr>
          <w:rFonts w:ascii="Arial" w:eastAsia="Arial" w:hAnsi="Arial" w:cs="Arial"/>
          <w:w w:val="88"/>
          <w:sz w:val="20"/>
          <w:szCs w:val="20"/>
        </w:rPr>
        <w:t>gest</w:t>
      </w:r>
      <w:r>
        <w:rPr>
          <w:rFonts w:ascii="Arial" w:eastAsia="Arial" w:hAnsi="Arial" w:cs="Arial"/>
          <w:spacing w:val="2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shift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polygon</w:t>
      </w:r>
      <w:r>
        <w:rPr>
          <w:rFonts w:ascii="Arial" w:eastAsia="Arial" w:hAnsi="Arial" w:cs="Arial"/>
          <w:spacing w:val="18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centroids</w:t>
      </w:r>
    </w:p>
    <w:p w14:paraId="769FA392" w14:textId="77777777" w:rsidR="00CE37CF" w:rsidRDefault="007311F8">
      <w:pPr>
        <w:spacing w:before="61" w:after="0" w:line="249" w:lineRule="auto"/>
        <w:ind w:left="119" w:right="-54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threshold </w:t>
      </w:r>
      <w:del w:id="75" w:author="Sujing Wang" w:date="2019-07-31T16:30:00Z">
        <w:r w:rsidDel="006E630F">
          <w:rPr>
            <w:rFonts w:ascii="Arial" w:eastAsia="Arial" w:hAnsi="Arial" w:cs="Arial"/>
            <w:spacing w:val="16"/>
            <w:w w:val="86"/>
            <w:sz w:val="20"/>
            <w:szCs w:val="20"/>
          </w:rPr>
          <w:delText xml:space="preserve"> </w:delText>
        </w:r>
      </w:del>
      <w:r>
        <w:rPr>
          <w:rFonts w:ascii="Arial" w:eastAsia="Arial" w:hAnsi="Arial" w:cs="Arial"/>
          <w:w w:val="86"/>
          <w:sz w:val="20"/>
          <w:szCs w:val="20"/>
        </w:rPr>
        <w:t>parameters</w:t>
      </w:r>
      <w:r>
        <w:rPr>
          <w:rFonts w:ascii="Arial" w:eastAsia="Arial" w:hAnsi="Arial" w:cs="Arial"/>
          <w:spacing w:val="31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need</w:t>
      </w:r>
      <w:r>
        <w:rPr>
          <w:rFonts w:ascii="Arial" w:eastAsia="Arial" w:hAnsi="Arial" w:cs="Arial"/>
          <w:spacing w:val="2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be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finely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3"/>
          <w:sz w:val="20"/>
          <w:szCs w:val="20"/>
        </w:rPr>
        <w:t xml:space="preserve">tuned </w:t>
      </w:r>
      <w:r>
        <w:rPr>
          <w:rFonts w:ascii="Arial" w:eastAsia="Arial" w:hAnsi="Arial" w:cs="Arial"/>
          <w:spacing w:val="11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so</w:t>
      </w:r>
      <w:proofErr w:type="gramEnd"/>
      <w:r>
        <w:rPr>
          <w:rFonts w:ascii="Arial" w:eastAsia="Arial" w:hAnsi="Arial" w:cs="Arial"/>
          <w:spacing w:val="32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as</w:t>
      </w:r>
      <w:r>
        <w:rPr>
          <w:rFonts w:ascii="Arial" w:eastAsia="Arial" w:hAnsi="Arial" w:cs="Arial"/>
          <w:spacing w:val="22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to </w:t>
      </w:r>
      <w:r>
        <w:rPr>
          <w:rFonts w:ascii="Arial" w:eastAsia="Arial" w:hAnsi="Arial" w:cs="Arial"/>
          <w:w w:val="89"/>
          <w:sz w:val="20"/>
          <w:szCs w:val="20"/>
        </w:rPr>
        <w:t>not</w:t>
      </w:r>
      <w:r>
        <w:rPr>
          <w:rFonts w:ascii="Arial" w:eastAsia="Arial" w:hAnsi="Arial" w:cs="Arial"/>
          <w:spacing w:val="1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e</w:t>
      </w:r>
      <w:r>
        <w:rPr>
          <w:rFonts w:ascii="Arial" w:eastAsia="Arial" w:hAnsi="Arial" w:cs="Arial"/>
          <w:w w:val="89"/>
          <w:sz w:val="20"/>
          <w:szCs w:val="20"/>
        </w:rPr>
        <w:t>xclude</w:t>
      </w:r>
      <w:r>
        <w:rPr>
          <w:rFonts w:ascii="Arial" w:eastAsia="Arial" w:hAnsi="Arial" w:cs="Arial"/>
          <w:spacing w:val="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those</w:t>
      </w:r>
      <w:r>
        <w:rPr>
          <w:rFonts w:ascii="Arial" w:eastAsia="Arial" w:hAnsi="Arial" w:cs="Arial"/>
          <w:spacing w:val="-1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polygons</w:t>
      </w:r>
      <w:r>
        <w:rPr>
          <w:rFonts w:ascii="Arial" w:eastAsia="Arial" w:hAnsi="Arial" w:cs="Arial"/>
          <w:spacing w:val="2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who</w:t>
      </w:r>
      <w:r>
        <w:rPr>
          <w:rFonts w:ascii="Arial" w:eastAsia="Arial" w:hAnsi="Arial" w:cs="Arial"/>
          <w:spacing w:val="2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sz w:val="20"/>
          <w:szCs w:val="20"/>
        </w:rPr>
        <w:t>f</w:t>
      </w:r>
      <w:r>
        <w:rPr>
          <w:rFonts w:ascii="Arial" w:eastAsia="Arial" w:hAnsi="Arial" w:cs="Arial"/>
          <w:sz w:val="20"/>
          <w:szCs w:val="20"/>
        </w:rPr>
        <w:t>all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through</w:t>
      </w:r>
      <w:r>
        <w:rPr>
          <w:rFonts w:ascii="Arial" w:eastAsia="Arial" w:hAnsi="Arial" w:cs="Arial"/>
          <w:spacing w:val="2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e</w:t>
      </w:r>
      <w:r>
        <w:rPr>
          <w:rFonts w:ascii="Arial" w:eastAsia="Arial" w:hAnsi="Arial" w:cs="Arial"/>
          <w:w w:val="89"/>
          <w:sz w:val="20"/>
          <w:szCs w:val="20"/>
        </w:rPr>
        <w:t>xceptions.</w:t>
      </w:r>
      <w:r>
        <w:rPr>
          <w:rFonts w:ascii="Arial" w:eastAsia="Arial" w:hAnsi="Arial" w:cs="Arial"/>
          <w:spacing w:val="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Once we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5"/>
          <w:sz w:val="20"/>
          <w:szCs w:val="20"/>
        </w:rPr>
        <w:t>h</w:t>
      </w:r>
      <w:r>
        <w:rPr>
          <w:rFonts w:ascii="Arial" w:eastAsia="Arial" w:hAnsi="Arial" w:cs="Arial"/>
          <w:spacing w:val="-3"/>
          <w:w w:val="85"/>
          <w:sz w:val="20"/>
          <w:szCs w:val="20"/>
        </w:rPr>
        <w:t>av</w:t>
      </w:r>
      <w:r>
        <w:rPr>
          <w:rFonts w:ascii="Arial" w:eastAsia="Arial" w:hAnsi="Arial" w:cs="Arial"/>
          <w:w w:val="85"/>
          <w:sz w:val="20"/>
          <w:szCs w:val="20"/>
        </w:rPr>
        <w:t xml:space="preserve">e </w:t>
      </w:r>
      <w:r>
        <w:rPr>
          <w:rFonts w:ascii="Arial" w:eastAsia="Arial" w:hAnsi="Arial" w:cs="Arial"/>
          <w:spacing w:val="1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a</w:t>
      </w:r>
      <w:proofErr w:type="gramEnd"/>
      <w:r>
        <w:rPr>
          <w:rFonts w:ascii="Arial" w:eastAsia="Arial" w:hAnsi="Arial" w:cs="Arial"/>
          <w:spacing w:val="36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 xml:space="preserve">suitable </w:t>
      </w:r>
      <w:r>
        <w:rPr>
          <w:rFonts w:ascii="Arial" w:eastAsia="Arial" w:hAnsi="Arial" w:cs="Arial"/>
          <w:spacing w:val="23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 xml:space="preserve">selection </w:t>
      </w:r>
      <w:r>
        <w:rPr>
          <w:rFonts w:ascii="Arial" w:eastAsia="Arial" w:hAnsi="Arial" w:cs="Arial"/>
          <w:spacing w:val="28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polygons</w:t>
      </w:r>
      <w:r>
        <w:rPr>
          <w:rFonts w:ascii="Arial" w:eastAsia="Arial" w:hAnsi="Arial" w:cs="Arial"/>
          <w:spacing w:val="40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del w:id="76" w:author="Sujing Wang" w:date="2019-07-31T16:30:00Z">
        <w:r w:rsidDel="006E630F">
          <w:rPr>
            <w:rFonts w:ascii="Arial" w:eastAsia="Arial" w:hAnsi="Arial" w:cs="Arial"/>
            <w:w w:val="83"/>
            <w:sz w:val="20"/>
            <w:szCs w:val="20"/>
          </w:rPr>
          <w:delText>h</w:delText>
        </w:r>
        <w:r w:rsidDel="006E630F">
          <w:rPr>
            <w:rFonts w:ascii="Arial" w:eastAsia="Arial" w:hAnsi="Arial" w:cs="Arial"/>
            <w:spacing w:val="-3"/>
            <w:w w:val="83"/>
            <w:sz w:val="20"/>
            <w:szCs w:val="20"/>
          </w:rPr>
          <w:delText>a</w:delText>
        </w:r>
        <w:r w:rsidDel="006E630F">
          <w:rPr>
            <w:rFonts w:ascii="Arial" w:eastAsia="Arial" w:hAnsi="Arial" w:cs="Arial"/>
            <w:spacing w:val="-2"/>
            <w:w w:val="83"/>
            <w:sz w:val="20"/>
            <w:szCs w:val="20"/>
          </w:rPr>
          <w:delText>v</w:delText>
        </w:r>
        <w:r w:rsidDel="006E630F">
          <w:rPr>
            <w:rFonts w:ascii="Arial" w:eastAsia="Arial" w:hAnsi="Arial" w:cs="Arial"/>
            <w:w w:val="83"/>
            <w:sz w:val="20"/>
            <w:szCs w:val="20"/>
          </w:rPr>
          <w:delText xml:space="preserve">e </w:delText>
        </w:r>
        <w:r w:rsidDel="006E630F">
          <w:rPr>
            <w:rFonts w:ascii="Arial" w:eastAsia="Arial" w:hAnsi="Arial" w:cs="Arial"/>
            <w:spacing w:val="11"/>
            <w:w w:val="83"/>
            <w:sz w:val="20"/>
            <w:szCs w:val="20"/>
          </w:rPr>
          <w:delText xml:space="preserve"> </w:delText>
        </w:r>
      </w:del>
      <w:r>
        <w:rPr>
          <w:rFonts w:ascii="Arial" w:eastAsia="Arial" w:hAnsi="Arial" w:cs="Arial"/>
          <w:w w:val="83"/>
          <w:sz w:val="20"/>
          <w:szCs w:val="20"/>
        </w:rPr>
        <w:t xml:space="preserve">chose </w:t>
      </w:r>
      <w:r>
        <w:rPr>
          <w:rFonts w:ascii="Arial" w:eastAsia="Arial" w:hAnsi="Arial" w:cs="Arial"/>
          <w:spacing w:val="9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a </w:t>
      </w:r>
      <w:r>
        <w:rPr>
          <w:rFonts w:ascii="Arial" w:eastAsia="Arial" w:hAnsi="Arial" w:cs="Arial"/>
          <w:w w:val="89"/>
          <w:sz w:val="20"/>
          <w:szCs w:val="20"/>
        </w:rPr>
        <w:t>threshold</w:t>
      </w:r>
      <w:r>
        <w:rPr>
          <w:rFonts w:ascii="Arial" w:eastAsia="Arial" w:hAnsi="Arial" w:cs="Arial"/>
          <w:spacing w:val="28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v</w:t>
      </w:r>
      <w:r>
        <w:rPr>
          <w:rFonts w:ascii="Arial" w:eastAsia="Arial" w:hAnsi="Arial" w:cs="Arial"/>
          <w:w w:val="89"/>
          <w:sz w:val="20"/>
          <w:szCs w:val="20"/>
        </w:rPr>
        <w:t>alue,</w:t>
      </w:r>
      <w:r>
        <w:rPr>
          <w:rFonts w:ascii="Arial" w:eastAsia="Arial" w:hAnsi="Arial" w:cs="Arial"/>
          <w:spacing w:val="2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we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can</w:t>
      </w:r>
      <w:r>
        <w:rPr>
          <w:rFonts w:ascii="Arial" w:eastAsia="Arial" w:hAnsi="Arial" w:cs="Arial"/>
          <w:spacing w:val="26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create</w:t>
      </w:r>
      <w:r>
        <w:rPr>
          <w:rFonts w:ascii="Arial" w:eastAsia="Arial" w:hAnsi="Arial" w:cs="Arial"/>
          <w:spacing w:val="28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a</w:t>
      </w:r>
      <w:r>
        <w:rPr>
          <w:rFonts w:ascii="Arial" w:eastAsia="Arial" w:hAnsi="Arial" w:cs="Arial"/>
          <w:spacing w:val="17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 xml:space="preserve">summary </w:t>
      </w:r>
      <w:r>
        <w:rPr>
          <w:rFonts w:ascii="Arial" w:eastAsia="Arial" w:hAnsi="Arial" w:cs="Arial"/>
          <w:spacing w:val="26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narrat</w:t>
      </w:r>
      <w:r>
        <w:rPr>
          <w:rFonts w:ascii="Arial" w:eastAsia="Arial" w:hAnsi="Arial" w:cs="Arial"/>
          <w:spacing w:val="-5"/>
          <w:w w:val="91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w w:val="82"/>
          <w:sz w:val="20"/>
          <w:szCs w:val="20"/>
        </w:rPr>
        <w:t>e</w:t>
      </w:r>
      <w:ins w:id="77" w:author="Sujing Wang" w:date="2019-07-31T16:31:00Z">
        <w:r w:rsidR="006E630F">
          <w:rPr>
            <w:rFonts w:ascii="Arial" w:eastAsia="Arial" w:hAnsi="Arial" w:cs="Arial"/>
            <w:w w:val="82"/>
            <w:sz w:val="20"/>
            <w:szCs w:val="20"/>
          </w:rPr>
          <w:t xml:space="preserve"> based on that</w:t>
        </w:r>
      </w:ins>
      <w:r>
        <w:rPr>
          <w:rFonts w:ascii="Arial" w:eastAsia="Arial" w:hAnsi="Arial" w:cs="Arial"/>
          <w:w w:val="82"/>
          <w:sz w:val="20"/>
          <w:szCs w:val="20"/>
        </w:rPr>
        <w:t>.</w:t>
      </w:r>
    </w:p>
    <w:p w14:paraId="65530CDA" w14:textId="77777777" w:rsidR="00CE37CF" w:rsidRDefault="00CE37CF">
      <w:pPr>
        <w:spacing w:before="3" w:after="0" w:line="180" w:lineRule="exact"/>
        <w:rPr>
          <w:ins w:id="78" w:author="Sujing Wang" w:date="2019-07-31T16:57:00Z"/>
          <w:sz w:val="18"/>
          <w:szCs w:val="18"/>
        </w:rPr>
      </w:pPr>
    </w:p>
    <w:p w14:paraId="3E20E7EE" w14:textId="77777777" w:rsidR="003D7994" w:rsidRDefault="003D7994">
      <w:pPr>
        <w:spacing w:before="3" w:after="0" w:line="180" w:lineRule="exact"/>
        <w:rPr>
          <w:ins w:id="79" w:author="Sujing Wang" w:date="2019-07-31T16:57:00Z"/>
          <w:sz w:val="18"/>
          <w:szCs w:val="18"/>
        </w:rPr>
      </w:pPr>
    </w:p>
    <w:p w14:paraId="0F6E5C0C" w14:textId="77777777" w:rsidR="003D7994" w:rsidRDefault="003D7994">
      <w:pPr>
        <w:spacing w:before="3" w:after="0" w:line="180" w:lineRule="exact"/>
        <w:rPr>
          <w:sz w:val="18"/>
          <w:szCs w:val="18"/>
        </w:rPr>
      </w:pPr>
    </w:p>
    <w:p w14:paraId="17CDEFE2" w14:textId="77777777" w:rsidR="00CE37CF" w:rsidRDefault="007311F8">
      <w:pPr>
        <w:spacing w:after="0" w:line="240" w:lineRule="auto"/>
        <w:ind w:left="1857" w:right="1718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pacing w:val="10"/>
          <w:sz w:val="20"/>
          <w:szCs w:val="20"/>
        </w:rPr>
        <w:t>I</w:t>
      </w:r>
      <w:r>
        <w:rPr>
          <w:rFonts w:ascii="Arial" w:eastAsia="Arial" w:hAnsi="Arial" w:cs="Arial"/>
          <w:spacing w:val="-16"/>
          <w:sz w:val="20"/>
          <w:szCs w:val="20"/>
        </w:rPr>
        <w:t>V</w:t>
      </w:r>
      <w:proofErr w:type="gramStart"/>
      <w:r>
        <w:rPr>
          <w:rFonts w:ascii="Arial" w:eastAsia="Arial" w:hAnsi="Arial" w:cs="Arial"/>
          <w:sz w:val="20"/>
          <w:szCs w:val="20"/>
        </w:rPr>
        <w:t xml:space="preserve">. 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pacing w:val="9"/>
          <w:w w:val="93"/>
          <w:sz w:val="20"/>
          <w:szCs w:val="20"/>
        </w:rPr>
        <w:t>C</w:t>
      </w:r>
      <w:r>
        <w:rPr>
          <w:rFonts w:ascii="Arial" w:eastAsia="Arial" w:hAnsi="Arial" w:cs="Arial"/>
          <w:spacing w:val="9"/>
          <w:w w:val="93"/>
          <w:sz w:val="16"/>
          <w:szCs w:val="16"/>
        </w:rPr>
        <w:t>AS</w:t>
      </w:r>
      <w:r>
        <w:rPr>
          <w:rFonts w:ascii="Arial" w:eastAsia="Arial" w:hAnsi="Arial" w:cs="Arial"/>
          <w:w w:val="93"/>
          <w:sz w:val="16"/>
          <w:szCs w:val="16"/>
        </w:rPr>
        <w:t>E</w:t>
      </w:r>
      <w:proofErr w:type="gramEnd"/>
      <w:r>
        <w:rPr>
          <w:rFonts w:ascii="Arial" w:eastAsia="Arial" w:hAnsi="Arial" w:cs="Arial"/>
          <w:spacing w:val="21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spacing w:val="10"/>
          <w:w w:val="83"/>
          <w:sz w:val="20"/>
          <w:szCs w:val="20"/>
        </w:rPr>
        <w:t>S</w:t>
      </w:r>
      <w:r>
        <w:rPr>
          <w:rFonts w:ascii="Arial" w:eastAsia="Arial" w:hAnsi="Arial" w:cs="Arial"/>
          <w:spacing w:val="10"/>
          <w:w w:val="99"/>
          <w:sz w:val="16"/>
          <w:szCs w:val="16"/>
        </w:rPr>
        <w:t>TU</w:t>
      </w:r>
      <w:r>
        <w:rPr>
          <w:rFonts w:ascii="Arial" w:eastAsia="Arial" w:hAnsi="Arial" w:cs="Arial"/>
          <w:spacing w:val="1"/>
          <w:w w:val="99"/>
          <w:sz w:val="16"/>
          <w:szCs w:val="16"/>
        </w:rPr>
        <w:t>D</w:t>
      </w:r>
      <w:r>
        <w:rPr>
          <w:rFonts w:ascii="Arial" w:eastAsia="Arial" w:hAnsi="Arial" w:cs="Arial"/>
          <w:w w:val="107"/>
          <w:sz w:val="16"/>
          <w:szCs w:val="16"/>
        </w:rPr>
        <w:t>Y</w:t>
      </w:r>
    </w:p>
    <w:p w14:paraId="52787B6E" w14:textId="77777777" w:rsidR="00CE37CF" w:rsidRDefault="00CE37CF">
      <w:pPr>
        <w:spacing w:before="6" w:after="0" w:line="100" w:lineRule="exact"/>
        <w:rPr>
          <w:sz w:val="10"/>
          <w:szCs w:val="10"/>
        </w:rPr>
      </w:pPr>
    </w:p>
    <w:p w14:paraId="73240BFE" w14:textId="77777777" w:rsidR="003D7994" w:rsidRDefault="007311F8" w:rsidP="003D7994">
      <w:pPr>
        <w:spacing w:after="0" w:line="240" w:lineRule="auto"/>
        <w:ind w:left="119" w:right="-20"/>
        <w:rPr>
          <w:ins w:id="80" w:author="Sujing Wang" w:date="2019-07-31T16:57:00Z"/>
          <w:rFonts w:ascii="Arial" w:eastAsia="Arial" w:hAnsi="Arial" w:cs="Arial"/>
          <w:i/>
          <w:spacing w:val="25"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A</w:t>
      </w:r>
      <w:ins w:id="81" w:author="Sujing Wang" w:date="2019-07-31T16:45:00Z">
        <w:r>
          <w:rPr>
            <w:rFonts w:ascii="Arial" w:eastAsia="Arial" w:hAnsi="Arial" w:cs="Arial"/>
            <w:i/>
            <w:sz w:val="20"/>
            <w:szCs w:val="20"/>
          </w:rPr>
          <w:t xml:space="preserve"> Data Sets</w:t>
        </w:r>
      </w:ins>
      <w:del w:id="82" w:author="Sujing Wang" w:date="2019-07-31T16:57:00Z">
        <w:r w:rsidDel="003D7994">
          <w:rPr>
            <w:rFonts w:ascii="Arial" w:eastAsia="Arial" w:hAnsi="Arial" w:cs="Arial"/>
            <w:i/>
            <w:sz w:val="20"/>
            <w:szCs w:val="20"/>
          </w:rPr>
          <w:delText>.</w:delText>
        </w:r>
        <w:r w:rsidDel="003D7994">
          <w:rPr>
            <w:rFonts w:ascii="Arial" w:eastAsia="Arial" w:hAnsi="Arial" w:cs="Arial"/>
            <w:i/>
            <w:spacing w:val="25"/>
            <w:sz w:val="20"/>
            <w:szCs w:val="20"/>
          </w:rPr>
          <w:delText xml:space="preserve"> </w:delText>
        </w:r>
      </w:del>
      <w:ins w:id="83" w:author="Sujing Wang" w:date="2019-07-31T16:57:00Z">
        <w:r w:rsidR="003D7994">
          <w:rPr>
            <w:rFonts w:ascii="Arial" w:eastAsia="Arial" w:hAnsi="Arial" w:cs="Arial"/>
            <w:i/>
            <w:sz w:val="20"/>
            <w:szCs w:val="20"/>
          </w:rPr>
          <w:t>.</w:t>
        </w:r>
      </w:ins>
    </w:p>
    <w:p w14:paraId="48ECF1BB" w14:textId="77777777" w:rsidR="003D7994" w:rsidRDefault="003D7994" w:rsidP="003D7994">
      <w:pPr>
        <w:spacing w:after="0" w:line="249" w:lineRule="auto"/>
        <w:ind w:left="119" w:right="-54" w:firstLine="199"/>
        <w:jc w:val="both"/>
        <w:rPr>
          <w:moveTo w:id="84" w:author="Sujing Wang" w:date="2019-07-31T17:00:00Z"/>
          <w:rFonts w:ascii="Arial" w:eastAsia="Arial" w:hAnsi="Arial" w:cs="Arial"/>
          <w:sz w:val="20"/>
          <w:szCs w:val="20"/>
        </w:rPr>
      </w:pPr>
      <w:ins w:id="85" w:author="Sujing Wang" w:date="2019-07-31T16:57:00Z">
        <w:r>
          <w:rPr>
            <w:rFonts w:ascii="Arial" w:eastAsia="Arial" w:hAnsi="Arial" w:cs="Arial"/>
            <w:i/>
            <w:w w:val="89"/>
            <w:sz w:val="20"/>
            <w:szCs w:val="20"/>
          </w:rPr>
          <w:t>We use two datasets for our case study, drought dataset from the North American Portal [</w:t>
        </w:r>
        <w:commentRangeStart w:id="86"/>
        <w:r>
          <w:rPr>
            <w:rFonts w:ascii="Arial" w:eastAsia="Arial" w:hAnsi="Arial" w:cs="Arial"/>
            <w:i/>
            <w:w w:val="89"/>
            <w:sz w:val="20"/>
            <w:szCs w:val="20"/>
          </w:rPr>
          <w:t>??</w:t>
        </w:r>
        <w:commentRangeEnd w:id="86"/>
        <w:r>
          <w:rPr>
            <w:rStyle w:val="CommentReference"/>
          </w:rPr>
          <w:commentReference w:id="86"/>
        </w:r>
        <w:r>
          <w:rPr>
            <w:rFonts w:ascii="Arial" w:eastAsia="Arial" w:hAnsi="Arial" w:cs="Arial"/>
            <w:i/>
            <w:w w:val="89"/>
            <w:sz w:val="20"/>
            <w:szCs w:val="20"/>
          </w:rPr>
          <w:t>]</w:t>
        </w:r>
        <w:proofErr w:type="gramStart"/>
        <w:r>
          <w:rPr>
            <w:rFonts w:ascii="Arial" w:eastAsia="Arial" w:hAnsi="Arial" w:cs="Arial"/>
            <w:i/>
            <w:w w:val="89"/>
            <w:sz w:val="20"/>
            <w:szCs w:val="20"/>
          </w:rPr>
          <w:t>and</w:t>
        </w:r>
        <w:proofErr w:type="gramEnd"/>
        <w:r>
          <w:rPr>
            <w:rFonts w:ascii="Arial" w:eastAsia="Arial" w:hAnsi="Arial" w:cs="Arial"/>
            <w:i/>
            <w:w w:val="89"/>
            <w:sz w:val="20"/>
            <w:szCs w:val="20"/>
          </w:rPr>
          <w:t xml:space="preserve"> Twitter posts from the United </w:t>
        </w:r>
        <w:r>
          <w:rPr>
            <w:rFonts w:ascii="Arial" w:eastAsia="Arial" w:hAnsi="Arial" w:cs="Arial"/>
            <w:i/>
            <w:w w:val="89"/>
            <w:sz w:val="20"/>
            <w:szCs w:val="20"/>
          </w:rPr>
          <w:t xml:space="preserve">States [9]. The Drought data is defined by the USDA as shown in Figure 2.  The spatial reference for the Drought shapefiles is summarized in Table 1. </w:t>
        </w:r>
      </w:ins>
      <w:moveToRangeStart w:id="87" w:author="Sujing Wang" w:date="2019-07-31T17:00:00Z" w:name="move15484836"/>
      <w:moveTo w:id="88" w:author="Sujing Wang" w:date="2019-07-31T17:00:00Z">
        <w:r>
          <w:rPr>
            <w:rFonts w:ascii="Arial" w:eastAsia="Arial" w:hAnsi="Arial" w:cs="Arial"/>
            <w:w w:val="88"/>
            <w:sz w:val="20"/>
            <w:szCs w:val="20"/>
          </w:rPr>
          <w:t>The</w:t>
        </w:r>
        <w:r>
          <w:rPr>
            <w:rFonts w:ascii="Arial" w:eastAsia="Arial" w:hAnsi="Arial" w:cs="Arial"/>
            <w:spacing w:val="11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>spatial</w:t>
        </w:r>
        <w:r>
          <w:rPr>
            <w:rFonts w:ascii="Arial" w:eastAsia="Arial" w:hAnsi="Arial" w:cs="Arial"/>
            <w:spacing w:val="19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>reference</w:t>
        </w:r>
        <w:r>
          <w:rPr>
            <w:rFonts w:ascii="Arial" w:eastAsia="Arial" w:hAnsi="Arial" w:cs="Arial"/>
            <w:spacing w:val="-1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for</w:t>
        </w:r>
        <w:r>
          <w:rPr>
            <w:rFonts w:ascii="Arial" w:eastAsia="Arial" w:hAnsi="Arial" w:cs="Arial"/>
            <w:spacing w:val="-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6"/>
            <w:sz w:val="20"/>
            <w:szCs w:val="20"/>
          </w:rPr>
          <w:t>the</w:t>
        </w:r>
        <w:r>
          <w:rPr>
            <w:rFonts w:ascii="Arial" w:eastAsia="Arial" w:hAnsi="Arial" w:cs="Arial"/>
            <w:spacing w:val="12"/>
            <w:w w:val="86"/>
            <w:sz w:val="20"/>
            <w:szCs w:val="20"/>
          </w:rPr>
          <w:t xml:space="preserve"> </w:t>
        </w:r>
        <w:proofErr w:type="gramStart"/>
        <w:r>
          <w:rPr>
            <w:rFonts w:ascii="Arial" w:eastAsia="Arial" w:hAnsi="Arial" w:cs="Arial"/>
            <w:w w:val="86"/>
            <w:sz w:val="20"/>
            <w:szCs w:val="20"/>
          </w:rPr>
          <w:t xml:space="preserve">Drought </w:t>
        </w:r>
        <w:r>
          <w:rPr>
            <w:rFonts w:ascii="Arial" w:eastAsia="Arial" w:hAnsi="Arial" w:cs="Arial"/>
            <w:spacing w:val="11"/>
            <w:w w:val="8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6"/>
            <w:sz w:val="20"/>
            <w:szCs w:val="20"/>
          </w:rPr>
          <w:t>shapefiles</w:t>
        </w:r>
        <w:proofErr w:type="gramEnd"/>
        <w:r>
          <w:rPr>
            <w:rFonts w:ascii="Arial" w:eastAsia="Arial" w:hAnsi="Arial" w:cs="Arial"/>
            <w:spacing w:val="18"/>
            <w:w w:val="8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6"/>
            <w:sz w:val="20"/>
            <w:szCs w:val="20"/>
          </w:rPr>
          <w:t>can</w:t>
        </w:r>
        <w:r>
          <w:rPr>
            <w:rFonts w:ascii="Arial" w:eastAsia="Arial" w:hAnsi="Arial" w:cs="Arial"/>
            <w:spacing w:val="6"/>
            <w:w w:val="8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6"/>
            <w:sz w:val="20"/>
            <w:szCs w:val="20"/>
          </w:rPr>
          <w:t>be</w:t>
        </w:r>
        <w:r>
          <w:rPr>
            <w:rFonts w:ascii="Arial" w:eastAsia="Arial" w:hAnsi="Arial" w:cs="Arial"/>
            <w:spacing w:val="4"/>
            <w:w w:val="8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6"/>
            <w:sz w:val="20"/>
            <w:szCs w:val="20"/>
          </w:rPr>
          <w:t xml:space="preserve">seen </w:t>
        </w:r>
        <w:r>
          <w:rPr>
            <w:rFonts w:ascii="Arial" w:eastAsia="Arial" w:hAnsi="Arial" w:cs="Arial"/>
            <w:sz w:val="20"/>
            <w:szCs w:val="20"/>
          </w:rPr>
          <w:t>in</w:t>
        </w:r>
        <w:r>
          <w:rPr>
            <w:rFonts w:ascii="Arial" w:eastAsia="Arial" w:hAnsi="Arial" w:cs="Arial"/>
            <w:spacing w:val="1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92"/>
            <w:sz w:val="20"/>
            <w:szCs w:val="20"/>
          </w:rPr>
          <w:t>figure</w:t>
        </w:r>
        <w:r>
          <w:rPr>
            <w:rFonts w:ascii="Arial" w:eastAsia="Arial" w:hAnsi="Arial" w:cs="Arial"/>
            <w:spacing w:val="18"/>
            <w:w w:val="9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4.</w:t>
        </w:r>
      </w:moveTo>
    </w:p>
    <w:p w14:paraId="4502607C" w14:textId="77777777" w:rsidR="003D7994" w:rsidRDefault="003D7994" w:rsidP="003D7994">
      <w:pPr>
        <w:spacing w:before="7" w:after="0" w:line="260" w:lineRule="exact"/>
        <w:rPr>
          <w:moveTo w:id="89" w:author="Sujing Wang" w:date="2019-07-31T17:00:00Z"/>
          <w:sz w:val="26"/>
          <w:szCs w:val="26"/>
        </w:rPr>
      </w:pPr>
    </w:p>
    <w:p w14:paraId="073C4ED1" w14:textId="77777777" w:rsidR="003D7994" w:rsidRDefault="003D7994" w:rsidP="003D7994">
      <w:pPr>
        <w:spacing w:after="0" w:line="240" w:lineRule="auto"/>
        <w:ind w:left="119" w:right="-20"/>
        <w:rPr>
          <w:moveTo w:id="90" w:author="Sujing Wang" w:date="2019-07-31T17:00:00Z"/>
          <w:rFonts w:ascii="Times New Roman" w:eastAsia="Times New Roman" w:hAnsi="Times New Roman" w:cs="Times New Roman"/>
          <w:sz w:val="20"/>
          <w:szCs w:val="20"/>
        </w:rPr>
      </w:pPr>
      <w:moveTo w:id="91" w:author="Sujing Wang" w:date="2019-07-31T17:00:00Z">
        <w:ins w:id="92" w:author="Sujing Wang" w:date="2019-07-31T17:00:00Z">
          <w:r>
            <w:rPr>
              <w:noProof/>
              <w:lang w:eastAsia="zh-CN"/>
            </w:rPr>
            <w:lastRenderedPageBreak/>
            <w:drawing>
              <wp:inline distT="0" distB="0" distL="0" distR="0" wp14:anchorId="5150717C" wp14:editId="161E8328">
                <wp:extent cx="3187065" cy="1464310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7065" cy="146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ins>
      </w:moveTo>
    </w:p>
    <w:p w14:paraId="2FA84C44" w14:textId="77777777" w:rsidR="003D7994" w:rsidRDefault="003D7994" w:rsidP="003D7994">
      <w:pPr>
        <w:spacing w:before="8" w:after="0" w:line="200" w:lineRule="exact"/>
        <w:rPr>
          <w:moveTo w:id="93" w:author="Sujing Wang" w:date="2019-07-31T17:00:00Z"/>
          <w:sz w:val="20"/>
          <w:szCs w:val="20"/>
        </w:rPr>
      </w:pPr>
    </w:p>
    <w:p w14:paraId="6682AA36" w14:textId="77777777" w:rsidR="003D7994" w:rsidRDefault="003D7994" w:rsidP="003D7994">
      <w:pPr>
        <w:spacing w:after="0" w:line="240" w:lineRule="auto"/>
        <w:ind w:left="1213" w:right="-20"/>
        <w:rPr>
          <w:moveTo w:id="94" w:author="Sujing Wang" w:date="2019-07-31T17:00:00Z"/>
          <w:rFonts w:ascii="Arial" w:eastAsia="Arial" w:hAnsi="Arial" w:cs="Arial"/>
          <w:sz w:val="16"/>
          <w:szCs w:val="16"/>
        </w:rPr>
      </w:pPr>
      <w:moveTo w:id="95" w:author="Sujing Wang" w:date="2019-07-31T17:00:00Z">
        <w:r>
          <w:rPr>
            <w:rFonts w:ascii="Arial" w:eastAsia="Arial" w:hAnsi="Arial" w:cs="Arial"/>
            <w:sz w:val="16"/>
            <w:szCs w:val="16"/>
          </w:rPr>
          <w:t>Fig.</w:t>
        </w:r>
        <w:r>
          <w:rPr>
            <w:rFonts w:ascii="Arial" w:eastAsia="Arial" w:hAnsi="Arial" w:cs="Arial"/>
            <w:spacing w:val="-5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sz w:val="16"/>
            <w:szCs w:val="16"/>
          </w:rPr>
          <w:t xml:space="preserve">4. </w:t>
        </w:r>
        <w:r>
          <w:rPr>
            <w:rFonts w:ascii="Arial" w:eastAsia="Arial" w:hAnsi="Arial" w:cs="Arial"/>
            <w:spacing w:val="8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w w:val="88"/>
            <w:sz w:val="16"/>
            <w:szCs w:val="16"/>
          </w:rPr>
          <w:t>Spatial</w:t>
        </w:r>
        <w:r>
          <w:rPr>
            <w:rFonts w:ascii="Arial" w:eastAsia="Arial" w:hAnsi="Arial" w:cs="Arial"/>
            <w:spacing w:val="26"/>
            <w:w w:val="88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w w:val="88"/>
            <w:sz w:val="16"/>
            <w:szCs w:val="16"/>
          </w:rPr>
          <w:t>Reference</w:t>
        </w:r>
        <w:r>
          <w:rPr>
            <w:rFonts w:ascii="Arial" w:eastAsia="Arial" w:hAnsi="Arial" w:cs="Arial"/>
            <w:spacing w:val="9"/>
            <w:w w:val="88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sz w:val="16"/>
            <w:szCs w:val="16"/>
          </w:rPr>
          <w:t>for</w:t>
        </w:r>
        <w:r>
          <w:rPr>
            <w:rFonts w:ascii="Arial" w:eastAsia="Arial" w:hAnsi="Arial" w:cs="Arial"/>
            <w:spacing w:val="9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w w:val="93"/>
            <w:sz w:val="16"/>
            <w:szCs w:val="16"/>
          </w:rPr>
          <w:t>Drought</w:t>
        </w:r>
        <w:r>
          <w:rPr>
            <w:rFonts w:ascii="Arial" w:eastAsia="Arial" w:hAnsi="Arial" w:cs="Arial"/>
            <w:spacing w:val="14"/>
            <w:w w:val="93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sz w:val="16"/>
            <w:szCs w:val="16"/>
          </w:rPr>
          <w:t>data</w:t>
        </w:r>
      </w:moveTo>
    </w:p>
    <w:moveToRangeEnd w:id="87"/>
    <w:p w14:paraId="3DC8CDD5" w14:textId="77777777" w:rsidR="003D7994" w:rsidRDefault="003D7994" w:rsidP="003D7994">
      <w:pPr>
        <w:spacing w:after="0" w:line="240" w:lineRule="auto"/>
        <w:ind w:left="119" w:right="-20"/>
        <w:rPr>
          <w:ins w:id="96" w:author="Sujing Wang" w:date="2019-07-31T16:59:00Z"/>
          <w:rFonts w:ascii="Arial" w:eastAsia="Arial" w:hAnsi="Arial" w:cs="Arial"/>
          <w:i/>
          <w:w w:val="89"/>
          <w:sz w:val="20"/>
          <w:szCs w:val="20"/>
        </w:rPr>
      </w:pPr>
    </w:p>
    <w:p w14:paraId="5B8D33A7" w14:textId="77777777" w:rsidR="003D7994" w:rsidRDefault="003D7994" w:rsidP="003D7994">
      <w:pPr>
        <w:spacing w:after="0" w:line="240" w:lineRule="auto"/>
        <w:ind w:left="119" w:right="-20"/>
        <w:rPr>
          <w:ins w:id="97" w:author="Sujing Wang" w:date="2019-07-31T16:59:00Z"/>
          <w:rFonts w:ascii="Arial" w:eastAsia="Arial" w:hAnsi="Arial" w:cs="Arial"/>
          <w:i/>
          <w:w w:val="89"/>
          <w:sz w:val="20"/>
          <w:szCs w:val="20"/>
        </w:rPr>
      </w:pPr>
    </w:p>
    <w:p w14:paraId="53036E40" w14:textId="77777777" w:rsidR="003D7994" w:rsidRDefault="003D7994" w:rsidP="003D7994">
      <w:pPr>
        <w:spacing w:after="0" w:line="240" w:lineRule="auto"/>
        <w:ind w:left="119" w:right="-20"/>
        <w:rPr>
          <w:ins w:id="98" w:author="Sujing Wang" w:date="2019-07-31T16:57:00Z"/>
          <w:rFonts w:ascii="Arial" w:eastAsia="Arial" w:hAnsi="Arial" w:cs="Arial"/>
          <w:i/>
          <w:w w:val="89"/>
          <w:sz w:val="20"/>
          <w:szCs w:val="20"/>
        </w:rPr>
      </w:pPr>
    </w:p>
    <w:p w14:paraId="45A96C42" w14:textId="77777777" w:rsidR="007311F8" w:rsidRDefault="007311F8">
      <w:pPr>
        <w:spacing w:after="0" w:line="240" w:lineRule="auto"/>
        <w:ind w:left="119" w:right="-20"/>
        <w:rPr>
          <w:ins w:id="99" w:author="Sujing Wang" w:date="2019-07-31T16:45:00Z"/>
          <w:rFonts w:ascii="Arial" w:eastAsia="Arial" w:hAnsi="Arial" w:cs="Arial"/>
          <w:i/>
          <w:spacing w:val="25"/>
          <w:sz w:val="20"/>
          <w:szCs w:val="20"/>
        </w:rPr>
      </w:pPr>
    </w:p>
    <w:p w14:paraId="0FAB061B" w14:textId="77777777" w:rsidR="00CE37CF" w:rsidDel="003D7994" w:rsidRDefault="007311F8">
      <w:pPr>
        <w:spacing w:after="0" w:line="240" w:lineRule="auto"/>
        <w:ind w:left="119" w:right="-20"/>
        <w:rPr>
          <w:del w:id="100" w:author="Sujing Wang" w:date="2019-07-31T16:56:00Z"/>
          <w:rFonts w:ascii="Arial" w:eastAsia="Arial" w:hAnsi="Arial" w:cs="Arial"/>
          <w:sz w:val="20"/>
          <w:szCs w:val="20"/>
        </w:rPr>
      </w:pPr>
      <w:del w:id="101" w:author="Sujing Wang" w:date="2019-07-31T16:56:00Z">
        <w:r w:rsidDel="003D7994">
          <w:rPr>
            <w:rFonts w:ascii="Arial" w:eastAsia="Arial" w:hAnsi="Arial" w:cs="Arial"/>
            <w:i/>
            <w:w w:val="89"/>
            <w:sz w:val="20"/>
            <w:szCs w:val="20"/>
          </w:rPr>
          <w:delText>P</w:delText>
        </w:r>
        <w:r w:rsidDel="003D7994">
          <w:rPr>
            <w:rFonts w:ascii="Arial" w:eastAsia="Arial" w:hAnsi="Arial" w:cs="Arial"/>
            <w:i/>
            <w:spacing w:val="-6"/>
            <w:w w:val="89"/>
            <w:sz w:val="20"/>
            <w:szCs w:val="20"/>
          </w:rPr>
          <w:delText>r</w:delText>
        </w:r>
        <w:r w:rsidDel="003D7994">
          <w:rPr>
            <w:rFonts w:ascii="Arial" w:eastAsia="Arial" w:hAnsi="Arial" w:cs="Arial"/>
            <w:i/>
            <w:w w:val="89"/>
            <w:sz w:val="20"/>
            <w:szCs w:val="20"/>
          </w:rPr>
          <w:delText>ep</w:delText>
        </w:r>
        <w:r w:rsidDel="003D7994">
          <w:rPr>
            <w:rFonts w:ascii="Arial" w:eastAsia="Arial" w:hAnsi="Arial" w:cs="Arial"/>
            <w:i/>
            <w:spacing w:val="-8"/>
            <w:w w:val="89"/>
            <w:sz w:val="20"/>
            <w:szCs w:val="20"/>
          </w:rPr>
          <w:delText>r</w:delText>
        </w:r>
        <w:r w:rsidDel="003D7994">
          <w:rPr>
            <w:rFonts w:ascii="Arial" w:eastAsia="Arial" w:hAnsi="Arial" w:cs="Arial"/>
            <w:i/>
            <w:w w:val="89"/>
            <w:sz w:val="20"/>
            <w:szCs w:val="20"/>
          </w:rPr>
          <w:delText>ocessing</w:delText>
        </w:r>
        <w:r w:rsidDel="003D7994">
          <w:rPr>
            <w:rFonts w:ascii="Arial" w:eastAsia="Arial" w:hAnsi="Arial" w:cs="Arial"/>
            <w:i/>
            <w:spacing w:val="20"/>
            <w:w w:val="89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i/>
            <w:sz w:val="20"/>
            <w:szCs w:val="20"/>
          </w:rPr>
          <w:delText>Data</w:delText>
        </w:r>
        <w:r w:rsidDel="003D7994">
          <w:rPr>
            <w:rFonts w:ascii="Arial" w:eastAsia="Arial" w:hAnsi="Arial" w:cs="Arial"/>
            <w:i/>
            <w:spacing w:val="-1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i/>
            <w:w w:val="89"/>
            <w:sz w:val="20"/>
            <w:szCs w:val="20"/>
          </w:rPr>
          <w:delText>Sou</w:delText>
        </w:r>
        <w:r w:rsidDel="003D7994">
          <w:rPr>
            <w:rFonts w:ascii="Arial" w:eastAsia="Arial" w:hAnsi="Arial" w:cs="Arial"/>
            <w:i/>
            <w:spacing w:val="-7"/>
            <w:w w:val="89"/>
            <w:sz w:val="20"/>
            <w:szCs w:val="20"/>
          </w:rPr>
          <w:delText>r</w:delText>
        </w:r>
        <w:r w:rsidDel="003D7994">
          <w:rPr>
            <w:rFonts w:ascii="Arial" w:eastAsia="Arial" w:hAnsi="Arial" w:cs="Arial"/>
            <w:i/>
            <w:w w:val="81"/>
            <w:sz w:val="20"/>
            <w:szCs w:val="20"/>
          </w:rPr>
          <w:delText>ces</w:delText>
        </w:r>
      </w:del>
    </w:p>
    <w:p w14:paraId="2F160364" w14:textId="77777777" w:rsidR="00CE37CF" w:rsidDel="007311F8" w:rsidRDefault="007311F8">
      <w:pPr>
        <w:spacing w:before="92" w:after="0" w:line="249" w:lineRule="auto"/>
        <w:ind w:left="119" w:right="-54" w:firstLine="199"/>
        <w:jc w:val="both"/>
        <w:rPr>
          <w:del w:id="102" w:author="Sujing Wang" w:date="2019-07-31T16:48:00Z"/>
          <w:rFonts w:ascii="Arial" w:eastAsia="Arial" w:hAnsi="Arial" w:cs="Arial"/>
          <w:sz w:val="20"/>
          <w:szCs w:val="20"/>
        </w:rPr>
      </w:pPr>
      <w:del w:id="103" w:author="Sujing Wang" w:date="2019-07-31T16:48:00Z">
        <w:r w:rsidDel="007311F8">
          <w:rPr>
            <w:rFonts w:ascii="Arial" w:eastAsia="Arial" w:hAnsi="Arial" w:cs="Arial"/>
            <w:sz w:val="20"/>
            <w:szCs w:val="20"/>
          </w:rPr>
          <w:delText>Our</w:delText>
        </w:r>
        <w:r w:rsidDel="007311F8">
          <w:rPr>
            <w:rFonts w:ascii="Arial" w:eastAsia="Arial" w:hAnsi="Arial" w:cs="Arial"/>
            <w:spacing w:val="-8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original</w:delText>
        </w:r>
        <w:r w:rsidDel="007311F8">
          <w:rPr>
            <w:rFonts w:ascii="Arial" w:eastAsia="Arial" w:hAnsi="Arial" w:cs="Arial"/>
            <w:spacing w:val="-7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5"/>
            <w:sz w:val="20"/>
            <w:szCs w:val="20"/>
          </w:rPr>
          <w:delText>data</w:delText>
        </w:r>
        <w:r w:rsidDel="007311F8">
          <w:rPr>
            <w:rFonts w:ascii="Arial" w:eastAsia="Arial" w:hAnsi="Arial" w:cs="Arial"/>
            <w:spacing w:val="27"/>
            <w:w w:val="85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5"/>
            <w:sz w:val="20"/>
            <w:szCs w:val="20"/>
          </w:rPr>
          <w:delText>source</w:delText>
        </w:r>
        <w:r w:rsidDel="007311F8">
          <w:rPr>
            <w:rFonts w:ascii="Arial" w:eastAsia="Arial" w:hAnsi="Arial" w:cs="Arial"/>
            <w:spacing w:val="33"/>
            <w:w w:val="85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for</w:delText>
        </w:r>
        <w:r w:rsidDel="007311F8">
          <w:rPr>
            <w:rFonts w:ascii="Arial" w:eastAsia="Arial" w:hAnsi="Arial" w:cs="Arial"/>
            <w:spacing w:val="17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the</w:delText>
        </w:r>
        <w:r w:rsidDel="007311F8">
          <w:rPr>
            <w:rFonts w:ascii="Arial" w:eastAsia="Arial" w:hAnsi="Arial" w:cs="Arial"/>
            <w:spacing w:val="-17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9"/>
            <w:sz w:val="20"/>
            <w:szCs w:val="20"/>
          </w:rPr>
          <w:delText>drought</w:delText>
        </w:r>
        <w:r w:rsidDel="007311F8">
          <w:rPr>
            <w:rFonts w:ascii="Arial" w:eastAsia="Arial" w:hAnsi="Arial" w:cs="Arial"/>
            <w:spacing w:val="39"/>
            <w:w w:val="8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9"/>
            <w:sz w:val="20"/>
            <w:szCs w:val="20"/>
          </w:rPr>
          <w:delText>sets</w:delText>
        </w:r>
        <w:r w:rsidDel="007311F8">
          <w:rPr>
            <w:rFonts w:ascii="Arial" w:eastAsia="Arial" w:hAnsi="Arial" w:cs="Arial"/>
            <w:spacing w:val="-4"/>
            <w:w w:val="8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9"/>
            <w:sz w:val="20"/>
            <w:szCs w:val="20"/>
          </w:rPr>
          <w:delText>were</w:delText>
        </w:r>
        <w:r w:rsidDel="007311F8">
          <w:rPr>
            <w:rFonts w:ascii="Arial" w:eastAsia="Arial" w:hAnsi="Arial" w:cs="Arial"/>
            <w:spacing w:val="25"/>
            <w:w w:val="8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9"/>
            <w:sz w:val="20"/>
            <w:szCs w:val="20"/>
          </w:rPr>
          <w:delText xml:space="preserve">defined </w:delText>
        </w:r>
        <w:r w:rsidDel="007311F8">
          <w:rPr>
            <w:rFonts w:ascii="Arial" w:eastAsia="Arial" w:hAnsi="Arial" w:cs="Arial"/>
            <w:sz w:val="20"/>
            <w:szCs w:val="20"/>
          </w:rPr>
          <w:delText>by</w:delText>
        </w:r>
        <w:r w:rsidDel="007311F8">
          <w:rPr>
            <w:rFonts w:ascii="Arial" w:eastAsia="Arial" w:hAnsi="Arial" w:cs="Arial"/>
            <w:spacing w:val="1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the</w:delText>
        </w:r>
        <w:r w:rsidDel="007311F8">
          <w:rPr>
            <w:rFonts w:ascii="Arial" w:eastAsia="Arial" w:hAnsi="Arial" w:cs="Arial"/>
            <w:spacing w:val="-22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US</w:delText>
        </w:r>
        <w:r w:rsidDel="007311F8">
          <w:rPr>
            <w:rFonts w:ascii="Arial" w:eastAsia="Arial" w:hAnsi="Arial" w:cs="Arial"/>
            <w:spacing w:val="-8"/>
            <w:sz w:val="20"/>
            <w:szCs w:val="20"/>
          </w:rPr>
          <w:delText>D</w:delText>
        </w:r>
        <w:r w:rsidDel="007311F8">
          <w:rPr>
            <w:rFonts w:ascii="Arial" w:eastAsia="Arial" w:hAnsi="Arial" w:cs="Arial"/>
            <w:sz w:val="20"/>
            <w:szCs w:val="20"/>
          </w:rPr>
          <w:delText>A</w:delText>
        </w:r>
        <w:r w:rsidDel="007311F8">
          <w:rPr>
            <w:rFonts w:ascii="Arial" w:eastAsia="Arial" w:hAnsi="Arial" w:cs="Arial"/>
            <w:spacing w:val="-2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79"/>
            <w:sz w:val="20"/>
            <w:szCs w:val="20"/>
          </w:rPr>
          <w:delText>as</w:delText>
        </w:r>
        <w:r w:rsidDel="007311F8">
          <w:rPr>
            <w:rFonts w:ascii="Arial" w:eastAsia="Arial" w:hAnsi="Arial" w:cs="Arial"/>
            <w:spacing w:val="24"/>
            <w:w w:val="7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79"/>
            <w:sz w:val="20"/>
            <w:szCs w:val="20"/>
          </w:rPr>
          <w:delText>seen</w:delText>
        </w:r>
        <w:r w:rsidDel="007311F8">
          <w:rPr>
            <w:rFonts w:ascii="Arial" w:eastAsia="Arial" w:hAnsi="Arial" w:cs="Arial"/>
            <w:spacing w:val="34"/>
            <w:w w:val="7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in</w:delText>
        </w:r>
        <w:r w:rsidDel="007311F8">
          <w:rPr>
            <w:rFonts w:ascii="Arial" w:eastAsia="Arial" w:hAnsi="Arial" w:cs="Arial"/>
            <w:spacing w:val="12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91"/>
            <w:sz w:val="20"/>
            <w:szCs w:val="20"/>
          </w:rPr>
          <w:delText>Figure</w:delText>
        </w:r>
        <w:r w:rsidDel="007311F8">
          <w:rPr>
            <w:rFonts w:ascii="Arial" w:eastAsia="Arial" w:hAnsi="Arial" w:cs="Arial"/>
            <w:spacing w:val="19"/>
            <w:w w:val="91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2.</w:delText>
        </w:r>
      </w:del>
    </w:p>
    <w:p w14:paraId="7A8CD509" w14:textId="77777777" w:rsidR="003D7994" w:rsidRDefault="007311F8">
      <w:pPr>
        <w:spacing w:after="0" w:line="195" w:lineRule="exact"/>
        <w:ind w:right="-20"/>
        <w:rPr>
          <w:ins w:id="104" w:author="Sujing Wang" w:date="2019-07-31T16:58:00Z"/>
        </w:rPr>
      </w:pPr>
      <w:r>
        <w:br w:type="column"/>
      </w:r>
    </w:p>
    <w:p w14:paraId="07D5C5F1" w14:textId="77777777" w:rsidR="003D7994" w:rsidRDefault="003D7994">
      <w:pPr>
        <w:spacing w:after="0" w:line="195" w:lineRule="exact"/>
        <w:ind w:right="-20"/>
        <w:rPr>
          <w:ins w:id="105" w:author="Sujing Wang" w:date="2019-07-31T16:58:00Z"/>
        </w:rPr>
      </w:pPr>
    </w:p>
    <w:p w14:paraId="2F1751D8" w14:textId="77777777" w:rsidR="003D7994" w:rsidRDefault="003D7994" w:rsidP="003D7994">
      <w:pPr>
        <w:spacing w:before="69" w:after="0" w:line="249" w:lineRule="auto"/>
        <w:ind w:right="645" w:firstLine="199"/>
        <w:jc w:val="both"/>
        <w:rPr>
          <w:ins w:id="106" w:author="Sujing Wang" w:date="2019-07-31T16:58:00Z"/>
          <w:rFonts w:ascii="Arial" w:eastAsia="Arial" w:hAnsi="Arial" w:cs="Arial"/>
          <w:sz w:val="20"/>
          <w:szCs w:val="20"/>
        </w:rPr>
      </w:pPr>
      <w:ins w:id="107" w:author="Sujing Wang" w:date="2019-07-31T16:58:00Z">
        <w:r>
          <w:rPr>
            <w:rFonts w:ascii="Arial" w:eastAsia="Arial" w:hAnsi="Arial" w:cs="Arial"/>
            <w:sz w:val="20"/>
            <w:szCs w:val="20"/>
          </w:rPr>
          <w:t>The</w:t>
        </w:r>
        <w:r>
          <w:rPr>
            <w:rFonts w:ascii="Arial" w:eastAsia="Arial" w:hAnsi="Arial" w:cs="Arial"/>
            <w:spacing w:val="-2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Twitter</w:t>
        </w:r>
        <w:r>
          <w:rPr>
            <w:rFonts w:ascii="Arial" w:eastAsia="Arial" w:hAnsi="Arial" w:cs="Arial"/>
            <w:spacing w:val="-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4"/>
            <w:sz w:val="20"/>
            <w:szCs w:val="20"/>
          </w:rPr>
          <w:t xml:space="preserve">data </w:t>
        </w:r>
        <w:r>
          <w:rPr>
            <w:rFonts w:ascii="Arial" w:eastAsia="Arial" w:hAnsi="Arial" w:cs="Arial"/>
            <w:w w:val="89"/>
            <w:sz w:val="20"/>
            <w:szCs w:val="20"/>
          </w:rPr>
          <w:t>contains</w:t>
        </w:r>
        <w:r>
          <w:rPr>
            <w:rFonts w:ascii="Arial" w:eastAsia="Arial" w:hAnsi="Arial" w:cs="Arial"/>
            <w:spacing w:val="3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the</w:t>
        </w:r>
        <w:r>
          <w:rPr>
            <w:rFonts w:ascii="Arial" w:eastAsia="Arial" w:hAnsi="Arial" w:cs="Arial"/>
            <w:spacing w:val="-2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timestamp,</w:t>
        </w:r>
        <w:r>
          <w:rPr>
            <w:rFonts w:ascii="Arial" w:eastAsia="Arial" w:hAnsi="Arial" w:cs="Arial"/>
            <w:spacing w:val="3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longitude,</w:t>
        </w:r>
        <w:r>
          <w:rPr>
            <w:rFonts w:ascii="Arial" w:eastAsia="Arial" w:hAnsi="Arial" w:cs="Arial"/>
            <w:spacing w:val="29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latitude</w:t>
        </w:r>
        <w:r>
          <w:rPr>
            <w:rFonts w:ascii="Arial" w:eastAsia="Arial" w:hAnsi="Arial" w:cs="Arial"/>
            <w:spacing w:val="24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and</w:t>
        </w:r>
        <w:r>
          <w:rPr>
            <w:rFonts w:ascii="Arial" w:eastAsia="Arial" w:hAnsi="Arial" w:cs="Arial"/>
            <w:spacing w:val="-7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the</w:t>
        </w:r>
        <w:r>
          <w:rPr>
            <w:rFonts w:ascii="Arial" w:eastAsia="Arial" w:hAnsi="Arial" w:cs="Arial"/>
            <w:spacing w:val="-2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t</w:t>
        </w:r>
        <w:r>
          <w:rPr>
            <w:rFonts w:ascii="Arial" w:eastAsia="Arial" w:hAnsi="Arial" w:cs="Arial"/>
            <w:spacing w:val="-3"/>
            <w:w w:val="89"/>
            <w:sz w:val="20"/>
            <w:szCs w:val="20"/>
          </w:rPr>
          <w:t>e</w:t>
        </w:r>
        <w:r>
          <w:rPr>
            <w:rFonts w:ascii="Arial" w:eastAsia="Arial" w:hAnsi="Arial" w:cs="Arial"/>
            <w:w w:val="89"/>
            <w:sz w:val="20"/>
            <w:szCs w:val="20"/>
          </w:rPr>
          <w:t>xt</w:t>
        </w:r>
        <w:r>
          <w:rPr>
            <w:rFonts w:ascii="Arial" w:eastAsia="Arial" w:hAnsi="Arial" w:cs="Arial"/>
            <w:spacing w:val="13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of</w:t>
        </w:r>
        <w:r>
          <w:rPr>
            <w:rFonts w:ascii="Arial" w:eastAsia="Arial" w:hAnsi="Arial" w:cs="Arial"/>
            <w:spacing w:val="-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4"/>
            <w:sz w:val="20"/>
            <w:szCs w:val="20"/>
          </w:rPr>
          <w:t xml:space="preserve">each </w:t>
        </w:r>
        <w:r>
          <w:rPr>
            <w:rFonts w:ascii="Arial" w:eastAsia="Arial" w:hAnsi="Arial" w:cs="Arial"/>
            <w:w w:val="90"/>
            <w:sz w:val="20"/>
            <w:szCs w:val="20"/>
          </w:rPr>
          <w:t>tweet,</w:t>
        </w:r>
        <w:r>
          <w:rPr>
            <w:rFonts w:ascii="Arial" w:eastAsia="Arial" w:hAnsi="Arial" w:cs="Arial"/>
            <w:spacing w:val="20"/>
            <w:w w:val="90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which</w:t>
        </w:r>
        <w:r>
          <w:rPr>
            <w:rFonts w:ascii="Arial" w:eastAsia="Arial" w:hAnsi="Arial" w:cs="Arial"/>
            <w:spacing w:val="-1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5"/>
            <w:sz w:val="20"/>
            <w:szCs w:val="20"/>
          </w:rPr>
          <w:t>are</w:t>
        </w:r>
        <w:r>
          <w:rPr>
            <w:rFonts w:ascii="Arial" w:eastAsia="Arial" w:hAnsi="Arial" w:cs="Arial"/>
            <w:spacing w:val="19"/>
            <w:w w:val="8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5"/>
            <w:sz w:val="20"/>
            <w:szCs w:val="20"/>
          </w:rPr>
          <w:t>then</w:t>
        </w:r>
        <w:r>
          <w:rPr>
            <w:rFonts w:ascii="Arial" w:eastAsia="Arial" w:hAnsi="Arial" w:cs="Arial"/>
            <w:spacing w:val="34"/>
            <w:w w:val="8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5"/>
            <w:sz w:val="20"/>
            <w:szCs w:val="20"/>
          </w:rPr>
          <w:t>processed</w:t>
        </w:r>
        <w:r>
          <w:rPr>
            <w:rFonts w:ascii="Arial" w:eastAsia="Arial" w:hAnsi="Arial" w:cs="Arial"/>
            <w:spacing w:val="22"/>
            <w:w w:val="8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5"/>
            <w:sz w:val="20"/>
            <w:szCs w:val="20"/>
          </w:rPr>
          <w:t>and</w:t>
        </w:r>
        <w:r>
          <w:rPr>
            <w:rFonts w:ascii="Arial" w:eastAsia="Arial" w:hAnsi="Arial" w:cs="Arial"/>
            <w:spacing w:val="26"/>
            <w:w w:val="8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to</w:t>
        </w:r>
        <w:r>
          <w:rPr>
            <w:rFonts w:ascii="Arial" w:eastAsia="Arial" w:hAnsi="Arial" w:cs="Arial"/>
            <w:spacing w:val="-2"/>
            <w:sz w:val="20"/>
            <w:szCs w:val="20"/>
          </w:rPr>
          <w:t>k</w:t>
        </w:r>
        <w:r>
          <w:rPr>
            <w:rFonts w:ascii="Arial" w:eastAsia="Arial" w:hAnsi="Arial" w:cs="Arial"/>
            <w:sz w:val="20"/>
            <w:szCs w:val="20"/>
          </w:rPr>
          <w:t>enized. The</w:t>
        </w:r>
        <w:r>
          <w:rPr>
            <w:rFonts w:ascii="Arial" w:eastAsia="Arial" w:hAnsi="Arial" w:cs="Arial"/>
            <w:spacing w:val="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spatial</w:t>
        </w:r>
        <w:r>
          <w:rPr>
            <w:rFonts w:ascii="Arial" w:eastAsia="Arial" w:hAnsi="Arial" w:cs="Arial"/>
            <w:spacing w:val="-1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7"/>
            <w:sz w:val="20"/>
            <w:szCs w:val="20"/>
          </w:rPr>
          <w:t>reference</w:t>
        </w:r>
        <w:r>
          <w:rPr>
            <w:rFonts w:ascii="Arial" w:eastAsia="Arial" w:hAnsi="Arial" w:cs="Arial"/>
            <w:spacing w:val="47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for</w:t>
        </w:r>
        <w:r>
          <w:rPr>
            <w:rFonts w:ascii="Arial" w:eastAsia="Arial" w:hAnsi="Arial" w:cs="Arial"/>
            <w:spacing w:val="3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the</w:t>
        </w:r>
        <w:r>
          <w:rPr>
            <w:rFonts w:ascii="Arial" w:eastAsia="Arial" w:hAnsi="Arial" w:cs="Arial"/>
            <w:spacing w:val="3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twitter</w:t>
        </w:r>
        <w:r>
          <w:rPr>
            <w:rFonts w:ascii="Arial" w:eastAsia="Arial" w:hAnsi="Arial" w:cs="Arial"/>
            <w:spacing w:val="24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data</w:t>
        </w:r>
        <w:r>
          <w:rPr>
            <w:rFonts w:ascii="Arial" w:eastAsia="Arial" w:hAnsi="Arial" w:cs="Arial"/>
            <w:spacing w:val="-1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can</w:t>
        </w:r>
        <w:r>
          <w:rPr>
            <w:rFonts w:ascii="Arial" w:eastAsia="Arial" w:hAnsi="Arial" w:cs="Arial"/>
            <w:spacing w:val="-9"/>
            <w:sz w:val="20"/>
            <w:szCs w:val="20"/>
          </w:rPr>
          <w:t xml:space="preserve"> </w:t>
        </w:r>
        <w:proofErr w:type="gramStart"/>
        <w:r>
          <w:rPr>
            <w:rFonts w:ascii="Arial" w:eastAsia="Arial" w:hAnsi="Arial" w:cs="Arial"/>
            <w:w w:val="82"/>
            <w:sz w:val="20"/>
            <w:szCs w:val="20"/>
          </w:rPr>
          <w:t xml:space="preserve">be </w:t>
        </w:r>
        <w:r>
          <w:rPr>
            <w:rFonts w:ascii="Arial" w:eastAsia="Arial" w:hAnsi="Arial" w:cs="Arial"/>
            <w:spacing w:val="8"/>
            <w:w w:val="8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2"/>
            <w:sz w:val="20"/>
            <w:szCs w:val="20"/>
          </w:rPr>
          <w:t>seen</w:t>
        </w:r>
        <w:proofErr w:type="gramEnd"/>
        <w:r>
          <w:rPr>
            <w:rFonts w:ascii="Arial" w:eastAsia="Arial" w:hAnsi="Arial" w:cs="Arial"/>
            <w:spacing w:val="45"/>
            <w:w w:val="8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99"/>
            <w:sz w:val="20"/>
            <w:szCs w:val="20"/>
          </w:rPr>
          <w:t>in</w:t>
        </w:r>
      </w:ins>
    </w:p>
    <w:p w14:paraId="2CAB9427" w14:textId="77777777" w:rsidR="003D7994" w:rsidRDefault="003D7994" w:rsidP="003D7994">
      <w:pPr>
        <w:spacing w:before="15" w:after="0" w:line="220" w:lineRule="exact"/>
        <w:rPr>
          <w:ins w:id="108" w:author="Sujing Wang" w:date="2019-07-31T16:58:00Z"/>
          <w:rFonts w:ascii="Arial" w:eastAsia="Arial" w:hAnsi="Arial" w:cs="Arial"/>
          <w:sz w:val="20"/>
          <w:szCs w:val="20"/>
        </w:rPr>
      </w:pPr>
      <w:ins w:id="109" w:author="Sujing Wang" w:date="2019-07-31T16:58:00Z">
        <w:r>
          <w:rPr>
            <w:rFonts w:ascii="Arial" w:eastAsia="Arial" w:hAnsi="Arial" w:cs="Arial"/>
            <w:w w:val="92"/>
            <w:sz w:val="20"/>
            <w:szCs w:val="20"/>
          </w:rPr>
          <w:t xml:space="preserve">Table </w:t>
        </w:r>
        <w:r>
          <w:rPr>
            <w:rFonts w:ascii="Arial" w:eastAsia="Arial" w:hAnsi="Arial" w:cs="Arial"/>
            <w:sz w:val="20"/>
            <w:szCs w:val="20"/>
          </w:rPr>
          <w:t>2.</w:t>
        </w:r>
      </w:ins>
    </w:p>
    <w:p w14:paraId="4D5F56FC" w14:textId="77777777" w:rsidR="003D7994" w:rsidRDefault="003D7994" w:rsidP="003D7994">
      <w:pPr>
        <w:spacing w:before="15" w:after="0" w:line="220" w:lineRule="exact"/>
        <w:rPr>
          <w:ins w:id="110" w:author="Sujing Wang" w:date="2019-07-31T16:58:00Z"/>
          <w:rFonts w:ascii="Arial" w:eastAsia="Arial" w:hAnsi="Arial" w:cs="Arial"/>
          <w:sz w:val="20"/>
          <w:szCs w:val="20"/>
        </w:rPr>
      </w:pPr>
    </w:p>
    <w:p w14:paraId="5D98F1F0" w14:textId="77777777" w:rsidR="003D7994" w:rsidRDefault="003D7994" w:rsidP="003D7994">
      <w:pPr>
        <w:spacing w:before="15" w:after="0" w:line="220" w:lineRule="exact"/>
        <w:rPr>
          <w:ins w:id="111" w:author="Sujing Wang" w:date="2019-07-31T16:58:00Z"/>
        </w:rPr>
      </w:pPr>
      <w:ins w:id="112" w:author="Sujing Wang" w:date="2019-07-31T16:58:00Z">
        <w:r>
          <w:rPr>
            <w:rFonts w:ascii="Arial" w:eastAsia="Arial" w:hAnsi="Arial" w:cs="Arial"/>
            <w:sz w:val="20"/>
            <w:szCs w:val="20"/>
          </w:rPr>
          <w:t>b. Dataset Preprocessing</w:t>
        </w:r>
      </w:ins>
    </w:p>
    <w:p w14:paraId="4F866FB5" w14:textId="77777777" w:rsidR="003D7994" w:rsidRDefault="003D7994" w:rsidP="003D7994">
      <w:pPr>
        <w:spacing w:after="0" w:line="249" w:lineRule="auto"/>
        <w:ind w:right="265" w:firstLine="199"/>
        <w:jc w:val="both"/>
        <w:rPr>
          <w:ins w:id="113" w:author="Sujing Wang" w:date="2019-07-31T16:58:00Z"/>
          <w:rFonts w:ascii="Arial" w:eastAsia="Arial" w:hAnsi="Arial" w:cs="Arial"/>
          <w:sz w:val="20"/>
          <w:szCs w:val="20"/>
        </w:rPr>
      </w:pPr>
      <w:ins w:id="114" w:author="Sujing Wang" w:date="2019-07-31T16:58:00Z">
        <w:r>
          <w:rPr>
            <w:rFonts w:ascii="Arial" w:eastAsia="Arial" w:hAnsi="Arial" w:cs="Arial"/>
            <w:sz w:val="20"/>
            <w:szCs w:val="20"/>
          </w:rPr>
          <w:t>Our</w:t>
        </w:r>
        <w:r>
          <w:rPr>
            <w:rFonts w:ascii="Arial" w:eastAsia="Arial" w:hAnsi="Arial" w:cs="Arial"/>
            <w:spacing w:val="-1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initial</w:t>
        </w:r>
        <w:r>
          <w:rPr>
            <w:rFonts w:ascii="Arial" w:eastAsia="Arial" w:hAnsi="Arial" w:cs="Arial"/>
            <w:spacing w:val="1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7"/>
            <w:sz w:val="20"/>
            <w:szCs w:val="20"/>
          </w:rPr>
          <w:t>approach</w:t>
        </w:r>
        <w:r>
          <w:rPr>
            <w:rFonts w:ascii="Arial" w:eastAsia="Arial" w:hAnsi="Arial" w:cs="Arial"/>
            <w:spacing w:val="15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to</w:t>
        </w:r>
        <w:r>
          <w:rPr>
            <w:rFonts w:ascii="Arial" w:eastAsia="Arial" w:hAnsi="Arial" w:cs="Arial"/>
            <w:spacing w:val="-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this</w:t>
        </w:r>
        <w:r>
          <w:rPr>
            <w:rFonts w:ascii="Arial" w:eastAsia="Arial" w:hAnsi="Arial" w:cs="Arial"/>
            <w:spacing w:val="-1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>problem</w:t>
        </w:r>
        <w:r>
          <w:rPr>
            <w:rFonts w:ascii="Arial" w:eastAsia="Arial" w:hAnsi="Arial" w:cs="Arial"/>
            <w:spacing w:val="36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pacing w:val="-2"/>
            <w:w w:val="88"/>
            <w:sz w:val="20"/>
            <w:szCs w:val="20"/>
          </w:rPr>
          <w:t>w</w:t>
        </w:r>
        <w:r>
          <w:rPr>
            <w:rFonts w:ascii="Arial" w:eastAsia="Arial" w:hAnsi="Arial" w:cs="Arial"/>
            <w:w w:val="88"/>
            <w:sz w:val="20"/>
            <w:szCs w:val="20"/>
          </w:rPr>
          <w:t>as</w:t>
        </w:r>
        <w:r>
          <w:rPr>
            <w:rFonts w:ascii="Arial" w:eastAsia="Arial" w:hAnsi="Arial" w:cs="Arial"/>
            <w:spacing w:val="9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to</w:t>
        </w:r>
        <w:r>
          <w:rPr>
            <w:rFonts w:ascii="Arial" w:eastAsia="Arial" w:hAnsi="Arial" w:cs="Arial"/>
            <w:spacing w:val="-4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7"/>
            <w:sz w:val="20"/>
            <w:szCs w:val="20"/>
          </w:rPr>
          <w:t>store</w:t>
        </w:r>
        <w:r>
          <w:rPr>
            <w:rFonts w:ascii="Arial" w:eastAsia="Arial" w:hAnsi="Arial" w:cs="Arial"/>
            <w:spacing w:val="15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all</w:t>
        </w:r>
        <w:r>
          <w:rPr>
            <w:rFonts w:ascii="Arial" w:eastAsia="Arial" w:hAnsi="Arial" w:cs="Arial"/>
            <w:spacing w:val="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5"/>
            <w:sz w:val="20"/>
            <w:szCs w:val="20"/>
          </w:rPr>
          <w:t xml:space="preserve">shape- </w:t>
        </w:r>
        <w:r>
          <w:rPr>
            <w:rFonts w:ascii="Arial" w:eastAsia="Arial" w:hAnsi="Arial" w:cs="Arial"/>
            <w:sz w:val="20"/>
            <w:szCs w:val="20"/>
          </w:rPr>
          <w:t>files</w:t>
        </w:r>
        <w:r>
          <w:rPr>
            <w:rFonts w:ascii="Arial" w:eastAsia="Arial" w:hAnsi="Arial" w:cs="Arial"/>
            <w:spacing w:val="11"/>
            <w:sz w:val="20"/>
            <w:szCs w:val="20"/>
          </w:rPr>
          <w:t xml:space="preserve"> </w:t>
        </w:r>
        <w:commentRangeStart w:id="115"/>
        <w:r>
          <w:rPr>
            <w:rFonts w:ascii="Arial" w:eastAsia="Arial" w:hAnsi="Arial" w:cs="Arial"/>
            <w:spacing w:val="11"/>
            <w:sz w:val="20"/>
            <w:szCs w:val="20"/>
          </w:rPr>
          <w:t xml:space="preserve">of XX data </w:t>
        </w:r>
        <w:commentRangeEnd w:id="115"/>
        <w:r>
          <w:rPr>
            <w:rStyle w:val="CommentReference"/>
          </w:rPr>
          <w:commentReference w:id="115"/>
        </w:r>
        <w:r>
          <w:rPr>
            <w:rFonts w:ascii="Arial" w:eastAsia="Arial" w:hAnsi="Arial" w:cs="Arial"/>
            <w:sz w:val="20"/>
            <w:szCs w:val="20"/>
          </w:rPr>
          <w:t>in</w:t>
        </w:r>
        <w:r>
          <w:rPr>
            <w:rFonts w:ascii="Arial" w:eastAsia="Arial" w:hAnsi="Arial" w:cs="Arial"/>
            <w:spacing w:val="34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2"/>
            <w:sz w:val="20"/>
            <w:szCs w:val="20"/>
          </w:rPr>
          <w:t>a</w:t>
        </w:r>
        <w:r>
          <w:rPr>
            <w:rFonts w:ascii="Arial" w:eastAsia="Arial" w:hAnsi="Arial" w:cs="Arial"/>
            <w:spacing w:val="42"/>
            <w:w w:val="82"/>
            <w:sz w:val="20"/>
            <w:szCs w:val="20"/>
          </w:rPr>
          <w:t xml:space="preserve"> </w:t>
        </w:r>
        <w:proofErr w:type="spellStart"/>
        <w:proofErr w:type="gramStart"/>
        <w:r>
          <w:rPr>
            <w:rFonts w:ascii="Arial" w:eastAsia="Arial" w:hAnsi="Arial" w:cs="Arial"/>
            <w:w w:val="82"/>
            <w:sz w:val="20"/>
            <w:szCs w:val="20"/>
          </w:rPr>
          <w:t>postgres</w:t>
        </w:r>
        <w:proofErr w:type="spellEnd"/>
        <w:r>
          <w:rPr>
            <w:rFonts w:ascii="Arial" w:eastAsia="Arial" w:hAnsi="Arial" w:cs="Arial"/>
            <w:w w:val="8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pacing w:val="31"/>
            <w:w w:val="8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2"/>
            <w:sz w:val="20"/>
            <w:szCs w:val="20"/>
          </w:rPr>
          <w:t>database</w:t>
        </w:r>
        <w:proofErr w:type="gramEnd"/>
        <w:r>
          <w:rPr>
            <w:rFonts w:ascii="Arial" w:eastAsia="Arial" w:hAnsi="Arial" w:cs="Arial"/>
            <w:w w:val="8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pacing w:val="8"/>
            <w:w w:val="8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with</w:t>
        </w:r>
        <w:r>
          <w:rPr>
            <w:rFonts w:ascii="Arial" w:eastAsia="Arial" w:hAnsi="Arial" w:cs="Arial"/>
            <w:spacing w:val="3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79"/>
            <w:sz w:val="20"/>
            <w:szCs w:val="20"/>
          </w:rPr>
          <w:t xml:space="preserve">a </w:t>
        </w:r>
        <w:r>
          <w:rPr>
            <w:rFonts w:ascii="Arial" w:eastAsia="Arial" w:hAnsi="Arial" w:cs="Arial"/>
            <w:spacing w:val="3"/>
            <w:w w:val="7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GIS</w:t>
        </w:r>
        <w:r>
          <w:rPr>
            <w:rFonts w:ascii="Arial" w:eastAsia="Arial" w:hAnsi="Arial" w:cs="Arial"/>
            <w:spacing w:val="11"/>
            <w:sz w:val="20"/>
            <w:szCs w:val="20"/>
          </w:rPr>
          <w:t xml:space="preserve"> </w:t>
        </w:r>
        <w:proofErr w:type="spellStart"/>
        <w:r>
          <w:rPr>
            <w:rFonts w:ascii="Arial" w:eastAsia="Arial" w:hAnsi="Arial" w:cs="Arial"/>
            <w:w w:val="87"/>
            <w:sz w:val="20"/>
            <w:szCs w:val="20"/>
          </w:rPr>
          <w:t>addon</w:t>
        </w:r>
        <w:proofErr w:type="spellEnd"/>
        <w:r>
          <w:rPr>
            <w:rFonts w:ascii="Arial" w:eastAsia="Arial" w:hAnsi="Arial" w:cs="Arial"/>
            <w:spacing w:val="43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and</w:t>
        </w:r>
        <w:r>
          <w:rPr>
            <w:rFonts w:ascii="Arial" w:eastAsia="Arial" w:hAnsi="Arial" w:cs="Arial"/>
            <w:spacing w:val="-1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 xml:space="preserve">perform </w:t>
        </w:r>
        <w:r>
          <w:rPr>
            <w:rFonts w:ascii="Arial" w:eastAsia="Arial" w:hAnsi="Arial" w:cs="Arial"/>
            <w:w w:val="88"/>
            <w:sz w:val="20"/>
            <w:szCs w:val="20"/>
          </w:rPr>
          <w:t>operations</w:t>
        </w:r>
        <w:r>
          <w:rPr>
            <w:rFonts w:ascii="Arial" w:eastAsia="Arial" w:hAnsi="Arial" w:cs="Arial"/>
            <w:spacing w:val="31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in</w:t>
        </w:r>
        <w:r>
          <w:rPr>
            <w:rFonts w:ascii="Arial" w:eastAsia="Arial" w:hAnsi="Arial" w:cs="Arial"/>
            <w:spacing w:val="2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pacing w:val="-2"/>
            <w:w w:val="87"/>
            <w:sz w:val="20"/>
            <w:szCs w:val="20"/>
          </w:rPr>
          <w:t>p</w:t>
        </w:r>
        <w:r>
          <w:rPr>
            <w:rFonts w:ascii="Arial" w:eastAsia="Arial" w:hAnsi="Arial" w:cs="Arial"/>
            <w:w w:val="87"/>
            <w:sz w:val="20"/>
            <w:szCs w:val="20"/>
          </w:rPr>
          <w:t xml:space="preserve">ython. </w:t>
        </w:r>
        <w:r>
          <w:rPr>
            <w:rFonts w:ascii="Arial" w:eastAsia="Arial" w:hAnsi="Arial" w:cs="Arial"/>
            <w:spacing w:val="12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pacing w:val="-14"/>
            <w:w w:val="87"/>
            <w:sz w:val="20"/>
            <w:szCs w:val="20"/>
          </w:rPr>
          <w:t>W</w:t>
        </w:r>
        <w:r>
          <w:rPr>
            <w:rFonts w:ascii="Arial" w:eastAsia="Arial" w:hAnsi="Arial" w:cs="Arial"/>
            <w:w w:val="87"/>
            <w:sz w:val="20"/>
            <w:szCs w:val="20"/>
          </w:rPr>
          <w:t>e</w:t>
        </w:r>
        <w:r>
          <w:rPr>
            <w:rFonts w:ascii="Arial" w:eastAsia="Arial" w:hAnsi="Arial" w:cs="Arial"/>
            <w:spacing w:val="43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7"/>
            <w:sz w:val="20"/>
            <w:szCs w:val="20"/>
          </w:rPr>
          <w:t>used</w:t>
        </w:r>
        <w:r>
          <w:rPr>
            <w:rFonts w:ascii="Arial" w:eastAsia="Arial" w:hAnsi="Arial" w:cs="Arial"/>
            <w:spacing w:val="18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7"/>
            <w:sz w:val="20"/>
            <w:szCs w:val="20"/>
          </w:rPr>
          <w:t>psycopg2</w:t>
        </w:r>
        <w:r>
          <w:rPr>
            <w:rFonts w:ascii="Arial" w:eastAsia="Arial" w:hAnsi="Arial" w:cs="Arial"/>
            <w:spacing w:val="48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7"/>
            <w:sz w:val="20"/>
            <w:szCs w:val="20"/>
          </w:rPr>
          <w:t>and</w:t>
        </w:r>
        <w:r>
          <w:rPr>
            <w:rFonts w:ascii="Arial" w:eastAsia="Arial" w:hAnsi="Arial" w:cs="Arial"/>
            <w:spacing w:val="28"/>
            <w:w w:val="87"/>
            <w:sz w:val="20"/>
            <w:szCs w:val="20"/>
          </w:rPr>
          <w:t xml:space="preserve"> </w:t>
        </w:r>
        <w:proofErr w:type="spellStart"/>
        <w:r>
          <w:rPr>
            <w:rFonts w:ascii="Arial" w:eastAsia="Arial" w:hAnsi="Arial" w:cs="Arial"/>
            <w:w w:val="87"/>
            <w:sz w:val="20"/>
            <w:szCs w:val="20"/>
          </w:rPr>
          <w:t>osgeo</w:t>
        </w:r>
        <w:proofErr w:type="spellEnd"/>
        <w:r>
          <w:rPr>
            <w:rFonts w:ascii="Arial" w:eastAsia="Arial" w:hAnsi="Arial" w:cs="Arial"/>
            <w:spacing w:val="20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libraries to</w:t>
        </w:r>
        <w:r>
          <w:rPr>
            <w:rFonts w:ascii="Arial" w:eastAsia="Arial" w:hAnsi="Arial" w:cs="Arial"/>
            <w:spacing w:val="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import,</w:t>
        </w:r>
        <w:r>
          <w:rPr>
            <w:rFonts w:ascii="Arial" w:eastAsia="Arial" w:hAnsi="Arial" w:cs="Arial"/>
            <w:spacing w:val="-10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>process</w:t>
        </w:r>
        <w:r>
          <w:rPr>
            <w:rFonts w:ascii="Arial" w:eastAsia="Arial" w:hAnsi="Arial" w:cs="Arial"/>
            <w:spacing w:val="7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>and</w:t>
        </w:r>
        <w:r>
          <w:rPr>
            <w:rFonts w:ascii="Arial" w:eastAsia="Arial" w:hAnsi="Arial" w:cs="Arial"/>
            <w:spacing w:val="21"/>
            <w:w w:val="88"/>
            <w:sz w:val="20"/>
            <w:szCs w:val="20"/>
          </w:rPr>
          <w:t xml:space="preserve"> </w:t>
        </w:r>
        <w:proofErr w:type="gramStart"/>
        <w:r>
          <w:rPr>
            <w:rFonts w:ascii="Arial" w:eastAsia="Arial" w:hAnsi="Arial" w:cs="Arial"/>
            <w:w w:val="88"/>
            <w:sz w:val="20"/>
            <w:szCs w:val="20"/>
          </w:rPr>
          <w:t xml:space="preserve">visualize </w:t>
        </w:r>
        <w:r>
          <w:rPr>
            <w:rFonts w:ascii="Arial" w:eastAsia="Arial" w:hAnsi="Arial" w:cs="Arial"/>
            <w:spacing w:val="9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>maps</w:t>
        </w:r>
        <w:proofErr w:type="gramEnd"/>
        <w:r>
          <w:rPr>
            <w:rFonts w:ascii="Arial" w:eastAsia="Arial" w:hAnsi="Arial" w:cs="Arial"/>
            <w:w w:val="88"/>
            <w:sz w:val="20"/>
            <w:szCs w:val="20"/>
          </w:rPr>
          <w:t>.</w:t>
        </w:r>
        <w:r>
          <w:rPr>
            <w:rFonts w:ascii="Arial" w:eastAsia="Arial" w:hAnsi="Arial" w:cs="Arial"/>
            <w:spacing w:val="17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>H</w:t>
        </w:r>
        <w:r>
          <w:rPr>
            <w:rFonts w:ascii="Arial" w:eastAsia="Arial" w:hAnsi="Arial" w:cs="Arial"/>
            <w:spacing w:val="-4"/>
            <w:w w:val="88"/>
            <w:sz w:val="20"/>
            <w:szCs w:val="20"/>
          </w:rPr>
          <w:t>o</w:t>
        </w:r>
        <w:r>
          <w:rPr>
            <w:rFonts w:ascii="Arial" w:eastAsia="Arial" w:hAnsi="Arial" w:cs="Arial"/>
            <w:w w:val="88"/>
            <w:sz w:val="20"/>
            <w:szCs w:val="20"/>
          </w:rPr>
          <w:t>w</w:t>
        </w:r>
        <w:r>
          <w:rPr>
            <w:rFonts w:ascii="Arial" w:eastAsia="Arial" w:hAnsi="Arial" w:cs="Arial"/>
            <w:spacing w:val="-4"/>
            <w:w w:val="88"/>
            <w:sz w:val="20"/>
            <w:szCs w:val="20"/>
          </w:rPr>
          <w:t>e</w:t>
        </w:r>
        <w:r>
          <w:rPr>
            <w:rFonts w:ascii="Arial" w:eastAsia="Arial" w:hAnsi="Arial" w:cs="Arial"/>
            <w:spacing w:val="-3"/>
            <w:w w:val="88"/>
            <w:sz w:val="20"/>
            <w:szCs w:val="20"/>
          </w:rPr>
          <w:t>v</w:t>
        </w:r>
        <w:r>
          <w:rPr>
            <w:rFonts w:ascii="Arial" w:eastAsia="Arial" w:hAnsi="Arial" w:cs="Arial"/>
            <w:w w:val="88"/>
            <w:sz w:val="20"/>
            <w:szCs w:val="20"/>
          </w:rPr>
          <w:t>e</w:t>
        </w:r>
        <w:r>
          <w:rPr>
            <w:rFonts w:ascii="Arial" w:eastAsia="Arial" w:hAnsi="Arial" w:cs="Arial"/>
            <w:spacing w:val="-7"/>
            <w:w w:val="88"/>
            <w:sz w:val="20"/>
            <w:szCs w:val="20"/>
          </w:rPr>
          <w:t>r</w:t>
        </w:r>
        <w:proofErr w:type="gramStart"/>
        <w:r>
          <w:rPr>
            <w:rFonts w:ascii="Arial" w:eastAsia="Arial" w:hAnsi="Arial" w:cs="Arial"/>
            <w:w w:val="88"/>
            <w:sz w:val="20"/>
            <w:szCs w:val="20"/>
          </w:rPr>
          <w:t xml:space="preserve">, </w:t>
        </w:r>
        <w:r>
          <w:rPr>
            <w:rFonts w:ascii="Arial" w:eastAsia="Arial" w:hAnsi="Arial" w:cs="Arial"/>
            <w:spacing w:val="9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this</w:t>
        </w:r>
        <w:proofErr w:type="gramEnd"/>
        <w:r>
          <w:rPr>
            <w:rFonts w:ascii="Arial" w:eastAsia="Arial" w:hAnsi="Arial" w:cs="Arial"/>
            <w:spacing w:val="-4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7"/>
            <w:sz w:val="20"/>
            <w:szCs w:val="20"/>
          </w:rPr>
          <w:t>leads</w:t>
        </w:r>
        <w:r>
          <w:rPr>
            <w:rFonts w:ascii="Arial" w:eastAsia="Arial" w:hAnsi="Arial" w:cs="Arial"/>
            <w:spacing w:val="28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 xml:space="preserve">to </w:t>
        </w:r>
        <w:r>
          <w:rPr>
            <w:rFonts w:ascii="Arial" w:eastAsia="Arial" w:hAnsi="Arial" w:cs="Arial"/>
            <w:w w:val="90"/>
            <w:sz w:val="20"/>
            <w:szCs w:val="20"/>
          </w:rPr>
          <w:t>ma</w:t>
        </w:r>
        <w:r>
          <w:rPr>
            <w:rFonts w:ascii="Arial" w:eastAsia="Arial" w:hAnsi="Arial" w:cs="Arial"/>
            <w:spacing w:val="-3"/>
            <w:w w:val="90"/>
            <w:sz w:val="20"/>
            <w:szCs w:val="20"/>
          </w:rPr>
          <w:t>n</w:t>
        </w:r>
        <w:r>
          <w:rPr>
            <w:rFonts w:ascii="Arial" w:eastAsia="Arial" w:hAnsi="Arial" w:cs="Arial"/>
            <w:w w:val="90"/>
            <w:sz w:val="20"/>
            <w:szCs w:val="20"/>
          </w:rPr>
          <w:t>y</w:t>
        </w:r>
        <w:r>
          <w:rPr>
            <w:rFonts w:ascii="Arial" w:eastAsia="Arial" w:hAnsi="Arial" w:cs="Arial"/>
            <w:spacing w:val="15"/>
            <w:w w:val="90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90"/>
            <w:sz w:val="20"/>
            <w:szCs w:val="20"/>
          </w:rPr>
          <w:t>problems</w:t>
        </w:r>
        <w:r>
          <w:rPr>
            <w:rFonts w:ascii="Arial" w:eastAsia="Arial" w:hAnsi="Arial" w:cs="Arial"/>
            <w:spacing w:val="15"/>
            <w:w w:val="90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with</w:t>
        </w:r>
        <w:r>
          <w:rPr>
            <w:rFonts w:ascii="Arial" w:eastAsia="Arial" w:hAnsi="Arial" w:cs="Arial"/>
            <w:spacing w:val="4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interco</w:t>
        </w:r>
        <w:r>
          <w:rPr>
            <w:rFonts w:ascii="Arial" w:eastAsia="Arial" w:hAnsi="Arial" w:cs="Arial"/>
            <w:spacing w:val="-7"/>
            <w:w w:val="89"/>
            <w:sz w:val="20"/>
            <w:szCs w:val="20"/>
          </w:rPr>
          <w:t>n</w:t>
        </w:r>
        <w:r>
          <w:rPr>
            <w:rFonts w:ascii="Arial" w:eastAsia="Arial" w:hAnsi="Arial" w:cs="Arial"/>
            <w:spacing w:val="-3"/>
            <w:w w:val="89"/>
            <w:sz w:val="20"/>
            <w:szCs w:val="20"/>
          </w:rPr>
          <w:t>v</w:t>
        </w:r>
        <w:r>
          <w:rPr>
            <w:rFonts w:ascii="Arial" w:eastAsia="Arial" w:hAnsi="Arial" w:cs="Arial"/>
            <w:w w:val="89"/>
            <w:sz w:val="20"/>
            <w:szCs w:val="20"/>
          </w:rPr>
          <w:t>ersions</w:t>
        </w:r>
        <w:r>
          <w:rPr>
            <w:rFonts w:ascii="Arial" w:eastAsia="Arial" w:hAnsi="Arial" w:cs="Arial"/>
            <w:spacing w:val="25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 xml:space="preserve">between </w:t>
        </w:r>
        <w:proofErr w:type="spellStart"/>
        <w:r>
          <w:rPr>
            <w:rFonts w:ascii="Arial" w:eastAsia="Arial" w:hAnsi="Arial" w:cs="Arial"/>
            <w:w w:val="89"/>
            <w:sz w:val="20"/>
            <w:szCs w:val="20"/>
          </w:rPr>
          <w:t>georeferencing</w:t>
        </w:r>
        <w:proofErr w:type="spellEnd"/>
        <w:r>
          <w:rPr>
            <w:rFonts w:ascii="Arial" w:eastAsia="Arial" w:hAnsi="Arial" w:cs="Arial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4"/>
            <w:sz w:val="20"/>
            <w:szCs w:val="20"/>
          </w:rPr>
          <w:t>schemes,</w:t>
        </w:r>
        <w:r>
          <w:rPr>
            <w:rFonts w:ascii="Arial" w:eastAsia="Arial" w:hAnsi="Arial" w:cs="Arial"/>
            <w:spacing w:val="38"/>
            <w:w w:val="84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while</w:t>
        </w:r>
        <w:r>
          <w:rPr>
            <w:rFonts w:ascii="Arial" w:eastAsia="Arial" w:hAnsi="Arial" w:cs="Arial"/>
            <w:spacing w:val="1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91"/>
            <w:sz w:val="20"/>
            <w:szCs w:val="20"/>
          </w:rPr>
          <w:t>co</w:t>
        </w:r>
        <w:r>
          <w:rPr>
            <w:rFonts w:ascii="Arial" w:eastAsia="Arial" w:hAnsi="Arial" w:cs="Arial"/>
            <w:spacing w:val="-7"/>
            <w:w w:val="91"/>
            <w:sz w:val="20"/>
            <w:szCs w:val="20"/>
          </w:rPr>
          <w:t>n</w:t>
        </w:r>
        <w:r>
          <w:rPr>
            <w:rFonts w:ascii="Arial" w:eastAsia="Arial" w:hAnsi="Arial" w:cs="Arial"/>
            <w:spacing w:val="-3"/>
            <w:w w:val="91"/>
            <w:sz w:val="20"/>
            <w:szCs w:val="20"/>
          </w:rPr>
          <w:t>v</w:t>
        </w:r>
        <w:r>
          <w:rPr>
            <w:rFonts w:ascii="Arial" w:eastAsia="Arial" w:hAnsi="Arial" w:cs="Arial"/>
            <w:w w:val="91"/>
            <w:sz w:val="20"/>
            <w:szCs w:val="20"/>
          </w:rPr>
          <w:t>erting</w:t>
        </w:r>
        <w:r>
          <w:rPr>
            <w:rFonts w:ascii="Arial" w:eastAsia="Arial" w:hAnsi="Arial" w:cs="Arial"/>
            <w:spacing w:val="40"/>
            <w:w w:val="9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from</w:t>
        </w:r>
        <w:r>
          <w:rPr>
            <w:rFonts w:ascii="Arial" w:eastAsia="Arial" w:hAnsi="Arial" w:cs="Arial"/>
            <w:spacing w:val="14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WKT</w:t>
        </w:r>
        <w:r>
          <w:rPr>
            <w:rFonts w:ascii="Arial" w:eastAsia="Arial" w:hAnsi="Arial" w:cs="Arial"/>
            <w:spacing w:val="3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90"/>
            <w:sz w:val="20"/>
            <w:szCs w:val="20"/>
          </w:rPr>
          <w:t>geometry</w:t>
        </w:r>
        <w:r>
          <w:rPr>
            <w:rFonts w:ascii="Arial" w:eastAsia="Arial" w:hAnsi="Arial" w:cs="Arial"/>
            <w:spacing w:val="35"/>
            <w:w w:val="90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to</w:t>
        </w:r>
        <w:r>
          <w:rPr>
            <w:rFonts w:ascii="Arial" w:eastAsia="Arial" w:hAnsi="Arial" w:cs="Arial"/>
            <w:spacing w:val="16"/>
            <w:sz w:val="20"/>
            <w:szCs w:val="20"/>
          </w:rPr>
          <w:t xml:space="preserve"> </w:t>
        </w:r>
        <w:proofErr w:type="spellStart"/>
        <w:r>
          <w:rPr>
            <w:rFonts w:ascii="Arial" w:eastAsia="Arial" w:hAnsi="Arial" w:cs="Arial"/>
            <w:w w:val="89"/>
            <w:sz w:val="20"/>
            <w:szCs w:val="20"/>
          </w:rPr>
          <w:t>PostGIS</w:t>
        </w:r>
        <w:proofErr w:type="spellEnd"/>
        <w:r>
          <w:rPr>
            <w:rFonts w:ascii="Arial" w:eastAsia="Arial" w:hAnsi="Arial" w:cs="Arial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geograp</w:t>
        </w:r>
        <w:r>
          <w:rPr>
            <w:rFonts w:ascii="Arial" w:eastAsia="Arial" w:hAnsi="Arial" w:cs="Arial"/>
            <w:spacing w:val="-1"/>
            <w:sz w:val="20"/>
            <w:szCs w:val="20"/>
          </w:rPr>
          <w:t>h</w:t>
        </w:r>
        <w:r>
          <w:rPr>
            <w:rFonts w:ascii="Arial" w:eastAsia="Arial" w:hAnsi="Arial" w:cs="Arial"/>
            <w:spacing w:val="-13"/>
            <w:sz w:val="20"/>
            <w:szCs w:val="20"/>
          </w:rPr>
          <w:t>y</w:t>
        </w:r>
        <w:r>
          <w:rPr>
            <w:rFonts w:ascii="Arial" w:eastAsia="Arial" w:hAnsi="Arial" w:cs="Arial"/>
            <w:sz w:val="20"/>
            <w:szCs w:val="20"/>
          </w:rPr>
          <w:t>.</w:t>
        </w:r>
      </w:ins>
    </w:p>
    <w:p w14:paraId="737865B1" w14:textId="77777777" w:rsidR="003D7994" w:rsidRDefault="003D7994" w:rsidP="003D7994">
      <w:pPr>
        <w:spacing w:before="4" w:after="0" w:line="249" w:lineRule="auto"/>
        <w:ind w:right="265" w:firstLine="199"/>
        <w:jc w:val="both"/>
        <w:rPr>
          <w:ins w:id="116" w:author="Sujing Wang" w:date="2019-07-31T16:58:00Z"/>
          <w:rFonts w:ascii="Arial" w:eastAsia="Arial" w:hAnsi="Arial" w:cs="Arial"/>
          <w:sz w:val="20"/>
          <w:szCs w:val="20"/>
        </w:rPr>
      </w:pPr>
      <w:ins w:id="117" w:author="Sujing Wang" w:date="2019-07-31T16:58:00Z">
        <w:r>
          <w:rPr>
            <w:rFonts w:ascii="Arial" w:eastAsia="Arial" w:hAnsi="Arial" w:cs="Arial"/>
            <w:spacing w:val="-15"/>
            <w:w w:val="91"/>
            <w:sz w:val="20"/>
            <w:szCs w:val="20"/>
          </w:rPr>
          <w:t>W</w:t>
        </w:r>
        <w:r>
          <w:rPr>
            <w:rFonts w:ascii="Arial" w:eastAsia="Arial" w:hAnsi="Arial" w:cs="Arial"/>
            <w:w w:val="91"/>
            <w:sz w:val="20"/>
            <w:szCs w:val="20"/>
          </w:rPr>
          <w:t>e</w:t>
        </w:r>
        <w:r>
          <w:rPr>
            <w:rFonts w:ascii="Arial" w:eastAsia="Arial" w:hAnsi="Arial" w:cs="Arial"/>
            <w:spacing w:val="49"/>
            <w:w w:val="9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start</w:t>
        </w:r>
        <w:r>
          <w:rPr>
            <w:rFonts w:ascii="Arial" w:eastAsia="Arial" w:hAnsi="Arial" w:cs="Arial"/>
            <w:spacing w:val="-3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with</w:t>
        </w:r>
        <w:r>
          <w:rPr>
            <w:rFonts w:ascii="Arial" w:eastAsia="Arial" w:hAnsi="Arial" w:cs="Arial"/>
            <w:spacing w:val="40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basic</w:t>
        </w:r>
        <w:r>
          <w:rPr>
            <w:rFonts w:ascii="Arial" w:eastAsia="Arial" w:hAnsi="Arial" w:cs="Arial"/>
            <w:spacing w:val="-1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point</w:t>
        </w:r>
        <w:r>
          <w:rPr>
            <w:rFonts w:ascii="Arial" w:eastAsia="Arial" w:hAnsi="Arial" w:cs="Arial"/>
            <w:spacing w:val="1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5"/>
            <w:sz w:val="20"/>
            <w:szCs w:val="20"/>
          </w:rPr>
          <w:t>data</w:t>
        </w:r>
        <w:proofErr w:type="gramStart"/>
        <w:r>
          <w:rPr>
            <w:rFonts w:ascii="Arial" w:eastAsia="Arial" w:hAnsi="Arial" w:cs="Arial"/>
            <w:w w:val="85"/>
            <w:sz w:val="20"/>
            <w:szCs w:val="20"/>
          </w:rPr>
          <w:t xml:space="preserve">, </w:t>
        </w:r>
        <w:r>
          <w:rPr>
            <w:rFonts w:ascii="Arial" w:eastAsia="Arial" w:hAnsi="Arial" w:cs="Arial"/>
            <w:spacing w:val="5"/>
            <w:w w:val="8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which</w:t>
        </w:r>
        <w:proofErr w:type="gramEnd"/>
        <w:r>
          <w:rPr>
            <w:rFonts w:ascii="Arial" w:eastAsia="Arial" w:hAnsi="Arial" w:cs="Arial"/>
            <w:spacing w:val="1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 xml:space="preserve">contains  </w:t>
        </w:r>
        <w:r>
          <w:rPr>
            <w:rFonts w:ascii="Arial" w:eastAsia="Arial" w:hAnsi="Arial" w:cs="Arial"/>
            <w:sz w:val="20"/>
            <w:szCs w:val="20"/>
          </w:rPr>
          <w:t xml:space="preserve">latitude/- </w:t>
        </w:r>
        <w:r>
          <w:rPr>
            <w:rFonts w:ascii="Arial" w:eastAsia="Arial" w:hAnsi="Arial" w:cs="Arial"/>
            <w:w w:val="92"/>
            <w:sz w:val="20"/>
            <w:szCs w:val="20"/>
          </w:rPr>
          <w:t>longitude,</w:t>
        </w:r>
        <w:r>
          <w:rPr>
            <w:rFonts w:ascii="Arial" w:eastAsia="Arial" w:hAnsi="Arial" w:cs="Arial"/>
            <w:spacing w:val="34"/>
            <w:w w:val="9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along</w:t>
        </w:r>
        <w:r>
          <w:rPr>
            <w:rFonts w:ascii="Arial" w:eastAsia="Arial" w:hAnsi="Arial" w:cs="Arial"/>
            <w:spacing w:val="-1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with</w:t>
        </w:r>
        <w:r>
          <w:rPr>
            <w:rFonts w:ascii="Arial" w:eastAsia="Arial" w:hAnsi="Arial" w:cs="Arial"/>
            <w:spacing w:val="2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6"/>
            <w:sz w:val="20"/>
            <w:szCs w:val="20"/>
          </w:rPr>
          <w:t>metadata</w:t>
        </w:r>
        <w:r>
          <w:rPr>
            <w:rFonts w:ascii="Arial" w:eastAsia="Arial" w:hAnsi="Arial" w:cs="Arial"/>
            <w:spacing w:val="37"/>
            <w:w w:val="8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identifying</w:t>
        </w:r>
        <w:r>
          <w:rPr>
            <w:rFonts w:ascii="Arial" w:eastAsia="Arial" w:hAnsi="Arial" w:cs="Arial"/>
            <w:spacing w:val="3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pacing w:val="-5"/>
            <w:sz w:val="20"/>
            <w:szCs w:val="20"/>
          </w:rPr>
          <w:t>v</w:t>
        </w:r>
        <w:r>
          <w:rPr>
            <w:rFonts w:ascii="Arial" w:eastAsia="Arial" w:hAnsi="Arial" w:cs="Arial"/>
            <w:sz w:val="20"/>
            <w:szCs w:val="20"/>
          </w:rPr>
          <w:t>alue</w:t>
        </w:r>
        <w:r>
          <w:rPr>
            <w:rFonts w:ascii="Arial" w:eastAsia="Arial" w:hAnsi="Arial" w:cs="Arial"/>
            <w:spacing w:val="-2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of</w:t>
        </w:r>
        <w:r>
          <w:rPr>
            <w:rFonts w:ascii="Arial" w:eastAsia="Arial" w:hAnsi="Arial" w:cs="Arial"/>
            <w:spacing w:val="2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 xml:space="preserve">interest such </w:t>
        </w:r>
        <w:proofErr w:type="spellStart"/>
        <w:r>
          <w:rPr>
            <w:rFonts w:ascii="Arial" w:eastAsia="Arial" w:hAnsi="Arial" w:cs="Arial"/>
            <w:w w:val="89"/>
            <w:sz w:val="20"/>
            <w:szCs w:val="20"/>
          </w:rPr>
          <w:t>as</w:t>
        </w:r>
        <w:r>
          <w:rPr>
            <w:rFonts w:ascii="Arial" w:eastAsia="Arial" w:hAnsi="Arial" w:cs="Arial"/>
            <w:w w:val="91"/>
            <w:sz w:val="20"/>
            <w:szCs w:val="20"/>
          </w:rPr>
          <w:t>drought</w:t>
        </w:r>
        <w:proofErr w:type="spellEnd"/>
        <w:r>
          <w:rPr>
            <w:rFonts w:ascii="Arial" w:eastAsia="Arial" w:hAnsi="Arial" w:cs="Arial"/>
            <w:spacing w:val="20"/>
            <w:w w:val="9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l</w:t>
        </w:r>
        <w:r>
          <w:rPr>
            <w:rFonts w:ascii="Arial" w:eastAsia="Arial" w:hAnsi="Arial" w:cs="Arial"/>
            <w:spacing w:val="-5"/>
            <w:sz w:val="20"/>
            <w:szCs w:val="20"/>
          </w:rPr>
          <w:t>e</w:t>
        </w:r>
        <w:r>
          <w:rPr>
            <w:rFonts w:ascii="Arial" w:eastAsia="Arial" w:hAnsi="Arial" w:cs="Arial"/>
            <w:spacing w:val="-3"/>
            <w:sz w:val="20"/>
            <w:szCs w:val="20"/>
          </w:rPr>
          <w:t>v</w:t>
        </w:r>
        <w:r>
          <w:rPr>
            <w:rFonts w:ascii="Arial" w:eastAsia="Arial" w:hAnsi="Arial" w:cs="Arial"/>
            <w:sz w:val="20"/>
            <w:szCs w:val="20"/>
          </w:rPr>
          <w:t>el</w:t>
        </w:r>
        <w:r>
          <w:rPr>
            <w:rFonts w:ascii="Arial" w:eastAsia="Arial" w:hAnsi="Arial" w:cs="Arial"/>
            <w:spacing w:val="-1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or</w:t>
        </w:r>
        <w:r>
          <w:rPr>
            <w:rFonts w:ascii="Arial" w:eastAsia="Arial" w:hAnsi="Arial" w:cs="Arial"/>
            <w:spacing w:val="3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90"/>
            <w:sz w:val="20"/>
            <w:szCs w:val="20"/>
          </w:rPr>
          <w:t>emotion</w:t>
        </w:r>
        <w:r>
          <w:rPr>
            <w:rFonts w:ascii="Arial" w:eastAsia="Arial" w:hAnsi="Arial" w:cs="Arial"/>
            <w:spacing w:val="28"/>
            <w:w w:val="90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pacing w:val="-4"/>
            <w:w w:val="90"/>
            <w:sz w:val="20"/>
            <w:szCs w:val="20"/>
          </w:rPr>
          <w:t>v</w:t>
        </w:r>
        <w:r>
          <w:rPr>
            <w:rFonts w:ascii="Arial" w:eastAsia="Arial" w:hAnsi="Arial" w:cs="Arial"/>
            <w:w w:val="90"/>
            <w:sz w:val="20"/>
            <w:szCs w:val="20"/>
          </w:rPr>
          <w:t>alue.</w:t>
        </w:r>
        <w:r>
          <w:rPr>
            <w:rFonts w:ascii="Arial" w:eastAsia="Arial" w:hAnsi="Arial" w:cs="Arial"/>
            <w:spacing w:val="20"/>
            <w:w w:val="90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pacing w:val="-14"/>
            <w:w w:val="90"/>
            <w:sz w:val="20"/>
            <w:szCs w:val="20"/>
          </w:rPr>
          <w:t>W</w:t>
        </w:r>
        <w:r>
          <w:rPr>
            <w:rFonts w:ascii="Arial" w:eastAsia="Arial" w:hAnsi="Arial" w:cs="Arial"/>
            <w:w w:val="90"/>
            <w:sz w:val="20"/>
            <w:szCs w:val="20"/>
          </w:rPr>
          <w:t>e</w:t>
        </w:r>
        <w:r>
          <w:rPr>
            <w:rFonts w:ascii="Arial" w:eastAsia="Arial" w:hAnsi="Arial" w:cs="Arial"/>
            <w:spacing w:val="24"/>
            <w:w w:val="90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90"/>
            <w:sz w:val="20"/>
            <w:szCs w:val="20"/>
          </w:rPr>
          <w:t>insert</w:t>
        </w:r>
        <w:r>
          <w:rPr>
            <w:rFonts w:ascii="Arial" w:eastAsia="Arial" w:hAnsi="Arial" w:cs="Arial"/>
            <w:spacing w:val="21"/>
            <w:w w:val="90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 xml:space="preserve">the </w:t>
        </w:r>
        <w:r>
          <w:rPr>
            <w:rFonts w:ascii="Arial" w:eastAsia="Arial" w:hAnsi="Arial" w:cs="Arial"/>
            <w:w w:val="87"/>
            <w:sz w:val="20"/>
            <w:szCs w:val="20"/>
          </w:rPr>
          <w:t>contents</w:t>
        </w:r>
        <w:r>
          <w:rPr>
            <w:rFonts w:ascii="Arial" w:eastAsia="Arial" w:hAnsi="Arial" w:cs="Arial"/>
            <w:spacing w:val="3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of</w:t>
        </w:r>
        <w:r>
          <w:rPr>
            <w:rFonts w:ascii="Arial" w:eastAsia="Arial" w:hAnsi="Arial" w:cs="Arial"/>
            <w:spacing w:val="-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7"/>
            <w:sz w:val="20"/>
            <w:szCs w:val="20"/>
          </w:rPr>
          <w:t>the</w:t>
        </w:r>
        <w:r>
          <w:rPr>
            <w:rFonts w:ascii="Arial" w:eastAsia="Arial" w:hAnsi="Arial" w:cs="Arial"/>
            <w:spacing w:val="3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7"/>
            <w:sz w:val="20"/>
            <w:szCs w:val="20"/>
          </w:rPr>
          <w:t>shapefile</w:t>
        </w:r>
        <w:r>
          <w:rPr>
            <w:rFonts w:ascii="Arial" w:eastAsia="Arial" w:hAnsi="Arial" w:cs="Arial"/>
            <w:spacing w:val="11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into</w:t>
        </w:r>
        <w:r>
          <w:rPr>
            <w:rFonts w:ascii="Arial" w:eastAsia="Arial" w:hAnsi="Arial" w:cs="Arial"/>
            <w:spacing w:val="-1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5"/>
            <w:sz w:val="20"/>
            <w:szCs w:val="20"/>
          </w:rPr>
          <w:t>a</w:t>
        </w:r>
        <w:r>
          <w:rPr>
            <w:rFonts w:ascii="Arial" w:eastAsia="Arial" w:hAnsi="Arial" w:cs="Arial"/>
            <w:spacing w:val="-2"/>
            <w:w w:val="85"/>
            <w:sz w:val="20"/>
            <w:szCs w:val="20"/>
          </w:rPr>
          <w:t xml:space="preserve"> </w:t>
        </w:r>
        <w:proofErr w:type="spellStart"/>
        <w:proofErr w:type="gramStart"/>
        <w:r>
          <w:rPr>
            <w:rFonts w:ascii="Arial" w:eastAsia="Arial" w:hAnsi="Arial" w:cs="Arial"/>
            <w:w w:val="85"/>
            <w:sz w:val="20"/>
            <w:szCs w:val="20"/>
          </w:rPr>
          <w:t>PostGreSQL</w:t>
        </w:r>
        <w:proofErr w:type="spellEnd"/>
        <w:r>
          <w:rPr>
            <w:rFonts w:ascii="Arial" w:eastAsia="Arial" w:hAnsi="Arial" w:cs="Arial"/>
            <w:w w:val="8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pacing w:val="2"/>
            <w:w w:val="8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5"/>
            <w:sz w:val="20"/>
            <w:szCs w:val="20"/>
          </w:rPr>
          <w:t>database</w:t>
        </w:r>
        <w:proofErr w:type="gramEnd"/>
        <w:r>
          <w:rPr>
            <w:rFonts w:ascii="Arial" w:eastAsia="Arial" w:hAnsi="Arial" w:cs="Arial"/>
            <w:spacing w:val="-12"/>
            <w:w w:val="8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5"/>
            <w:sz w:val="20"/>
            <w:szCs w:val="20"/>
          </w:rPr>
          <w:t>using</w:t>
        </w:r>
        <w:r>
          <w:rPr>
            <w:rFonts w:ascii="Arial" w:eastAsia="Arial" w:hAnsi="Arial" w:cs="Arial"/>
            <w:spacing w:val="28"/>
            <w:w w:val="8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 xml:space="preserve">the </w:t>
        </w:r>
        <w:r>
          <w:rPr>
            <w:rFonts w:ascii="Arial" w:eastAsia="Arial" w:hAnsi="Arial" w:cs="Arial"/>
            <w:w w:val="88"/>
            <w:sz w:val="20"/>
            <w:szCs w:val="20"/>
          </w:rPr>
          <w:t>shp2pgsql</w:t>
        </w:r>
        <w:r>
          <w:rPr>
            <w:rFonts w:ascii="Arial" w:eastAsia="Arial" w:hAnsi="Arial" w:cs="Arial"/>
            <w:spacing w:val="-2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toolkit</w:t>
        </w:r>
        <w:r>
          <w:rPr>
            <w:rFonts w:ascii="Arial" w:eastAsia="Arial" w:hAnsi="Arial" w:cs="Arial"/>
            <w:spacing w:val="-1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>that</w:t>
        </w:r>
        <w:r>
          <w:rPr>
            <w:rFonts w:ascii="Arial" w:eastAsia="Arial" w:hAnsi="Arial" w:cs="Arial"/>
            <w:spacing w:val="1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>comes</w:t>
        </w:r>
        <w:r>
          <w:rPr>
            <w:rFonts w:ascii="Arial" w:eastAsia="Arial" w:hAnsi="Arial" w:cs="Arial"/>
            <w:spacing w:val="-14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>along</w:t>
        </w:r>
        <w:r>
          <w:rPr>
            <w:rFonts w:ascii="Arial" w:eastAsia="Arial" w:hAnsi="Arial" w:cs="Arial"/>
            <w:spacing w:val="6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with</w:t>
        </w:r>
        <w:r>
          <w:rPr>
            <w:rFonts w:ascii="Arial" w:eastAsia="Arial" w:hAnsi="Arial" w:cs="Arial"/>
            <w:spacing w:val="-13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>the</w:t>
        </w:r>
        <w:r>
          <w:rPr>
            <w:rFonts w:ascii="Arial" w:eastAsia="Arial" w:hAnsi="Arial" w:cs="Arial"/>
            <w:spacing w:val="-5"/>
            <w:w w:val="88"/>
            <w:sz w:val="20"/>
            <w:szCs w:val="20"/>
          </w:rPr>
          <w:t xml:space="preserve"> </w:t>
        </w:r>
        <w:proofErr w:type="spellStart"/>
        <w:r>
          <w:rPr>
            <w:rFonts w:ascii="Arial" w:eastAsia="Arial" w:hAnsi="Arial" w:cs="Arial"/>
            <w:w w:val="88"/>
            <w:sz w:val="20"/>
            <w:szCs w:val="20"/>
          </w:rPr>
          <w:t>PostGIS</w:t>
        </w:r>
        <w:proofErr w:type="spellEnd"/>
        <w:r>
          <w:rPr>
            <w:rFonts w:ascii="Arial" w:eastAsia="Arial" w:hAnsi="Arial" w:cs="Arial"/>
            <w:spacing w:val="4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pacing w:val="-3"/>
            <w:w w:val="79"/>
            <w:sz w:val="20"/>
            <w:szCs w:val="20"/>
          </w:rPr>
          <w:t>e</w:t>
        </w:r>
        <w:r>
          <w:rPr>
            <w:rFonts w:ascii="Arial" w:eastAsia="Arial" w:hAnsi="Arial" w:cs="Arial"/>
            <w:w w:val="90"/>
            <w:sz w:val="20"/>
            <w:szCs w:val="20"/>
          </w:rPr>
          <w:t xml:space="preserve">xtension. </w:t>
        </w:r>
        <w:r>
          <w:rPr>
            <w:rFonts w:ascii="Arial" w:eastAsia="Arial" w:hAnsi="Arial" w:cs="Arial"/>
            <w:w w:val="87"/>
            <w:sz w:val="20"/>
            <w:szCs w:val="20"/>
          </w:rPr>
          <w:t>The</w:t>
        </w:r>
        <w:r>
          <w:rPr>
            <w:rFonts w:ascii="Arial" w:eastAsia="Arial" w:hAnsi="Arial" w:cs="Arial"/>
            <w:spacing w:val="28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7"/>
            <w:sz w:val="20"/>
            <w:szCs w:val="20"/>
          </w:rPr>
          <w:t>results</w:t>
        </w:r>
        <w:r>
          <w:rPr>
            <w:rFonts w:ascii="Arial" w:eastAsia="Arial" w:hAnsi="Arial" w:cs="Arial"/>
            <w:spacing w:val="27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7"/>
            <w:sz w:val="20"/>
            <w:szCs w:val="20"/>
          </w:rPr>
          <w:t>can</w:t>
        </w:r>
        <w:r>
          <w:rPr>
            <w:rFonts w:ascii="Arial" w:eastAsia="Arial" w:hAnsi="Arial" w:cs="Arial"/>
            <w:spacing w:val="15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be</w:t>
        </w:r>
        <w:r>
          <w:rPr>
            <w:rFonts w:ascii="Arial" w:eastAsia="Arial" w:hAnsi="Arial" w:cs="Arial"/>
            <w:spacing w:val="-2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1"/>
            <w:sz w:val="20"/>
            <w:szCs w:val="20"/>
          </w:rPr>
          <w:t>seen</w:t>
        </w:r>
        <w:r>
          <w:rPr>
            <w:rFonts w:ascii="Arial" w:eastAsia="Arial" w:hAnsi="Arial" w:cs="Arial"/>
            <w:spacing w:val="25"/>
            <w:w w:val="8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in</w:t>
        </w:r>
        <w:r>
          <w:rPr>
            <w:rFonts w:ascii="Arial" w:eastAsia="Arial" w:hAnsi="Arial" w:cs="Arial"/>
            <w:spacing w:val="1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91"/>
            <w:sz w:val="20"/>
            <w:szCs w:val="20"/>
          </w:rPr>
          <w:t>Figure</w:t>
        </w:r>
        <w:r>
          <w:rPr>
            <w:rFonts w:ascii="Arial" w:eastAsia="Arial" w:hAnsi="Arial" w:cs="Arial"/>
            <w:spacing w:val="19"/>
            <w:w w:val="9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3.</w:t>
        </w:r>
      </w:ins>
    </w:p>
    <w:p w14:paraId="6CE22990" w14:textId="77777777" w:rsidR="003D7994" w:rsidRDefault="003D7994" w:rsidP="003D7994">
      <w:pPr>
        <w:spacing w:before="19" w:after="0" w:line="260" w:lineRule="exact"/>
        <w:rPr>
          <w:ins w:id="118" w:author="Sujing Wang" w:date="2019-07-31T16:58:00Z"/>
          <w:sz w:val="26"/>
          <w:szCs w:val="26"/>
        </w:rPr>
      </w:pPr>
    </w:p>
    <w:p w14:paraId="3B6179AA" w14:textId="77777777" w:rsidR="003D7994" w:rsidRDefault="003D7994" w:rsidP="003D7994">
      <w:pPr>
        <w:spacing w:after="0" w:line="240" w:lineRule="auto"/>
        <w:ind w:right="-20"/>
        <w:rPr>
          <w:ins w:id="119" w:author="Sujing Wang" w:date="2019-07-31T16:58:00Z"/>
          <w:rFonts w:ascii="Times New Roman" w:eastAsia="Times New Roman" w:hAnsi="Times New Roman" w:cs="Times New Roman"/>
          <w:sz w:val="20"/>
          <w:szCs w:val="20"/>
        </w:rPr>
      </w:pPr>
      <w:ins w:id="120" w:author="Sujing Wang" w:date="2019-07-31T16:58:00Z">
        <w:r>
          <w:rPr>
            <w:noProof/>
            <w:lang w:eastAsia="zh-CN"/>
          </w:rPr>
          <w:drawing>
            <wp:inline distT="0" distB="0" distL="0" distR="0" wp14:anchorId="4A535640" wp14:editId="7A20BE39">
              <wp:extent cx="3192780" cy="412115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9278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5854E71" w14:textId="77777777" w:rsidR="003D7994" w:rsidRDefault="003D7994" w:rsidP="003D7994">
      <w:pPr>
        <w:spacing w:before="7" w:after="0" w:line="200" w:lineRule="exact"/>
        <w:rPr>
          <w:ins w:id="121" w:author="Sujing Wang" w:date="2019-07-31T16:58:00Z"/>
          <w:sz w:val="20"/>
          <w:szCs w:val="20"/>
        </w:rPr>
      </w:pPr>
    </w:p>
    <w:p w14:paraId="061F1D2C" w14:textId="77777777" w:rsidR="003D7994" w:rsidRDefault="003D7994" w:rsidP="003D7994">
      <w:pPr>
        <w:spacing w:after="0" w:line="240" w:lineRule="auto"/>
        <w:ind w:left="671" w:right="970"/>
        <w:jc w:val="center"/>
        <w:rPr>
          <w:ins w:id="122" w:author="Sujing Wang" w:date="2019-07-31T16:58:00Z"/>
          <w:rFonts w:ascii="Arial" w:eastAsia="Arial" w:hAnsi="Arial" w:cs="Arial"/>
          <w:sz w:val="16"/>
          <w:szCs w:val="16"/>
        </w:rPr>
      </w:pPr>
      <w:ins w:id="123" w:author="Sujing Wang" w:date="2019-07-31T16:58:00Z">
        <w:r>
          <w:rPr>
            <w:rFonts w:ascii="Arial" w:eastAsia="Arial" w:hAnsi="Arial" w:cs="Arial"/>
            <w:sz w:val="16"/>
            <w:szCs w:val="16"/>
          </w:rPr>
          <w:t>Fig.</w:t>
        </w:r>
        <w:r>
          <w:rPr>
            <w:rFonts w:ascii="Arial" w:eastAsia="Arial" w:hAnsi="Arial" w:cs="Arial"/>
            <w:spacing w:val="-5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sz w:val="16"/>
            <w:szCs w:val="16"/>
          </w:rPr>
          <w:t xml:space="preserve">3. </w:t>
        </w:r>
        <w:r>
          <w:rPr>
            <w:rFonts w:ascii="Arial" w:eastAsia="Arial" w:hAnsi="Arial" w:cs="Arial"/>
            <w:spacing w:val="8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spacing w:val="-13"/>
            <w:sz w:val="16"/>
            <w:szCs w:val="16"/>
          </w:rPr>
          <w:t>T</w:t>
        </w:r>
        <w:r>
          <w:rPr>
            <w:rFonts w:ascii="Arial" w:eastAsia="Arial" w:hAnsi="Arial" w:cs="Arial"/>
            <w:sz w:val="16"/>
            <w:szCs w:val="16"/>
          </w:rPr>
          <w:t>witter</w:t>
        </w:r>
        <w:r>
          <w:rPr>
            <w:rFonts w:ascii="Arial" w:eastAsia="Arial" w:hAnsi="Arial" w:cs="Arial"/>
            <w:spacing w:val="-1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w w:val="87"/>
            <w:sz w:val="16"/>
            <w:szCs w:val="16"/>
          </w:rPr>
          <w:t>shapefile</w:t>
        </w:r>
        <w:r>
          <w:rPr>
            <w:rFonts w:ascii="Arial" w:eastAsia="Arial" w:hAnsi="Arial" w:cs="Arial"/>
            <w:spacing w:val="23"/>
            <w:w w:val="87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w w:val="87"/>
            <w:sz w:val="16"/>
            <w:szCs w:val="16"/>
          </w:rPr>
          <w:t>data</w:t>
        </w:r>
        <w:r>
          <w:rPr>
            <w:rFonts w:ascii="Arial" w:eastAsia="Arial" w:hAnsi="Arial" w:cs="Arial"/>
            <w:spacing w:val="11"/>
            <w:w w:val="87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w w:val="87"/>
            <w:sz w:val="16"/>
            <w:szCs w:val="16"/>
          </w:rPr>
          <w:t>inserted</w:t>
        </w:r>
        <w:r>
          <w:rPr>
            <w:rFonts w:ascii="Arial" w:eastAsia="Arial" w:hAnsi="Arial" w:cs="Arial"/>
            <w:spacing w:val="22"/>
            <w:w w:val="87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sz w:val="16"/>
            <w:szCs w:val="16"/>
          </w:rPr>
          <w:t>into</w:t>
        </w:r>
        <w:r>
          <w:rPr>
            <w:rFonts w:ascii="Arial" w:eastAsia="Arial" w:hAnsi="Arial" w:cs="Arial"/>
            <w:spacing w:val="1"/>
            <w:sz w:val="16"/>
            <w:szCs w:val="16"/>
          </w:rPr>
          <w:t xml:space="preserve"> </w:t>
        </w:r>
        <w:r>
          <w:rPr>
            <w:rFonts w:ascii="Arial" w:eastAsia="Arial" w:hAnsi="Arial" w:cs="Arial"/>
            <w:w w:val="89"/>
            <w:sz w:val="16"/>
            <w:szCs w:val="16"/>
          </w:rPr>
          <w:t>Postgres</w:t>
        </w:r>
        <w:r>
          <w:rPr>
            <w:rFonts w:ascii="Arial" w:eastAsia="Arial" w:hAnsi="Arial" w:cs="Arial"/>
            <w:spacing w:val="-9"/>
            <w:w w:val="89"/>
            <w:sz w:val="16"/>
            <w:szCs w:val="16"/>
          </w:rPr>
          <w:t xml:space="preserve"> </w:t>
        </w:r>
        <w:proofErr w:type="spellStart"/>
        <w:r>
          <w:rPr>
            <w:rFonts w:ascii="Arial" w:eastAsia="Arial" w:hAnsi="Arial" w:cs="Arial"/>
            <w:w w:val="89"/>
            <w:sz w:val="16"/>
            <w:szCs w:val="16"/>
          </w:rPr>
          <w:t>db</w:t>
        </w:r>
        <w:proofErr w:type="spellEnd"/>
      </w:ins>
    </w:p>
    <w:p w14:paraId="72AEC579" w14:textId="77777777" w:rsidR="003D7994" w:rsidRDefault="003D7994" w:rsidP="003D7994">
      <w:pPr>
        <w:spacing w:after="0" w:line="240" w:lineRule="atLeast"/>
        <w:ind w:right="265" w:firstLine="199"/>
        <w:jc w:val="both"/>
        <w:rPr>
          <w:moveTo w:id="124" w:author="Sujing Wang" w:date="2019-07-31T16:58:00Z"/>
          <w:rFonts w:ascii="Arial" w:eastAsia="Arial" w:hAnsi="Arial" w:cs="Arial"/>
          <w:sz w:val="20"/>
          <w:szCs w:val="20"/>
        </w:rPr>
      </w:pPr>
      <w:moveToRangeStart w:id="125" w:author="Sujing Wang" w:date="2019-07-31T16:58:00Z" w:name="move15484749"/>
      <w:moveTo w:id="126" w:author="Sujing Wang" w:date="2019-07-31T16:58:00Z">
        <w:r>
          <w:rPr>
            <w:rFonts w:ascii="Arial" w:eastAsia="Arial" w:hAnsi="Arial" w:cs="Arial"/>
            <w:sz w:val="20"/>
            <w:szCs w:val="20"/>
          </w:rPr>
          <w:t>As</w:t>
        </w:r>
        <w:r>
          <w:rPr>
            <w:rFonts w:ascii="Arial" w:eastAsia="Arial" w:hAnsi="Arial" w:cs="Arial"/>
            <w:spacing w:val="-1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our</w:t>
        </w:r>
        <w:r>
          <w:rPr>
            <w:rFonts w:ascii="Arial" w:eastAsia="Arial" w:hAnsi="Arial" w:cs="Arial"/>
            <w:spacing w:val="8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fram</w:t>
        </w:r>
        <w:r>
          <w:rPr>
            <w:rFonts w:ascii="Arial" w:eastAsia="Arial" w:hAnsi="Arial" w:cs="Arial"/>
            <w:spacing w:val="-4"/>
            <w:w w:val="89"/>
            <w:sz w:val="20"/>
            <w:szCs w:val="20"/>
          </w:rPr>
          <w:t>e</w:t>
        </w:r>
        <w:r>
          <w:rPr>
            <w:rFonts w:ascii="Arial" w:eastAsia="Arial" w:hAnsi="Arial" w:cs="Arial"/>
            <w:spacing w:val="-2"/>
            <w:w w:val="89"/>
            <w:sz w:val="20"/>
            <w:szCs w:val="20"/>
          </w:rPr>
          <w:t>w</w:t>
        </w:r>
        <w:r>
          <w:rPr>
            <w:rFonts w:ascii="Arial" w:eastAsia="Arial" w:hAnsi="Arial" w:cs="Arial"/>
            <w:w w:val="89"/>
            <w:sz w:val="20"/>
            <w:szCs w:val="20"/>
          </w:rPr>
          <w:t>ork</w:t>
        </w:r>
        <w:r>
          <w:rPr>
            <w:rFonts w:ascii="Arial" w:eastAsia="Arial" w:hAnsi="Arial" w:cs="Arial"/>
            <w:spacing w:val="38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relies</w:t>
        </w:r>
        <w:r>
          <w:rPr>
            <w:rFonts w:ascii="Arial" w:eastAsia="Arial" w:hAnsi="Arial" w:cs="Arial"/>
            <w:spacing w:val="7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on</w:t>
        </w:r>
        <w:r>
          <w:rPr>
            <w:rFonts w:ascii="Arial" w:eastAsia="Arial" w:hAnsi="Arial" w:cs="Arial"/>
            <w:spacing w:val="2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using</w:t>
        </w:r>
        <w:r>
          <w:rPr>
            <w:rFonts w:ascii="Arial" w:eastAsia="Arial" w:hAnsi="Arial" w:cs="Arial"/>
            <w:spacing w:val="7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polygonal</w:t>
        </w:r>
        <w:r>
          <w:rPr>
            <w:rFonts w:ascii="Arial" w:eastAsia="Arial" w:hAnsi="Arial" w:cs="Arial"/>
            <w:spacing w:val="36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data,</w:t>
        </w:r>
        <w:r>
          <w:rPr>
            <w:rFonts w:ascii="Arial" w:eastAsia="Arial" w:hAnsi="Arial" w:cs="Arial"/>
            <w:spacing w:val="-16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we</w:t>
        </w:r>
        <w:r>
          <w:rPr>
            <w:rFonts w:ascii="Arial" w:eastAsia="Arial" w:hAnsi="Arial" w:cs="Arial"/>
            <w:spacing w:val="5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 xml:space="preserve">cannot </w:t>
        </w:r>
        <w:r>
          <w:rPr>
            <w:rFonts w:ascii="Arial" w:eastAsia="Arial" w:hAnsi="Arial" w:cs="Arial"/>
            <w:w w:val="82"/>
            <w:sz w:val="20"/>
            <w:szCs w:val="20"/>
          </w:rPr>
          <w:t>use</w:t>
        </w:r>
        <w:r>
          <w:rPr>
            <w:rFonts w:ascii="Arial" w:eastAsia="Arial" w:hAnsi="Arial" w:cs="Arial"/>
            <w:spacing w:val="21"/>
            <w:w w:val="8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this.</w:t>
        </w:r>
        <w:r>
          <w:rPr>
            <w:rFonts w:ascii="Arial" w:eastAsia="Arial" w:hAnsi="Arial" w:cs="Arial"/>
            <w:spacing w:val="-1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6"/>
            <w:sz w:val="20"/>
            <w:szCs w:val="20"/>
          </w:rPr>
          <w:t>So</w:t>
        </w:r>
        <w:r>
          <w:rPr>
            <w:rFonts w:ascii="Arial" w:eastAsia="Arial" w:hAnsi="Arial" w:cs="Arial"/>
            <w:spacing w:val="18"/>
            <w:w w:val="8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we</w:t>
        </w:r>
        <w:r>
          <w:rPr>
            <w:rFonts w:ascii="Arial" w:eastAsia="Arial" w:hAnsi="Arial" w:cs="Arial"/>
            <w:spacing w:val="-1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b</w:t>
        </w:r>
        <w:r>
          <w:rPr>
            <w:rFonts w:ascii="Arial" w:eastAsia="Arial" w:hAnsi="Arial" w:cs="Arial"/>
            <w:spacing w:val="-3"/>
            <w:w w:val="89"/>
            <w:sz w:val="20"/>
            <w:szCs w:val="20"/>
          </w:rPr>
          <w:t>e</w:t>
        </w:r>
        <w:r>
          <w:rPr>
            <w:rFonts w:ascii="Arial" w:eastAsia="Arial" w:hAnsi="Arial" w:cs="Arial"/>
            <w:w w:val="89"/>
            <w:sz w:val="20"/>
            <w:szCs w:val="20"/>
          </w:rPr>
          <w:t>gin</w:t>
        </w:r>
        <w:r>
          <w:rPr>
            <w:rFonts w:ascii="Arial" w:eastAsia="Arial" w:hAnsi="Arial" w:cs="Arial"/>
            <w:spacing w:val="22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by</w:t>
        </w:r>
        <w:r>
          <w:rPr>
            <w:rFonts w:ascii="Arial" w:eastAsia="Arial" w:hAnsi="Arial" w:cs="Arial"/>
            <w:spacing w:val="-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6"/>
            <w:sz w:val="20"/>
            <w:szCs w:val="20"/>
          </w:rPr>
          <w:t>creating</w:t>
        </w:r>
        <w:r>
          <w:rPr>
            <w:rFonts w:ascii="Arial" w:eastAsia="Arial" w:hAnsi="Arial" w:cs="Arial"/>
            <w:spacing w:val="47"/>
            <w:w w:val="8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6"/>
            <w:sz w:val="20"/>
            <w:szCs w:val="20"/>
          </w:rPr>
          <w:t>a</w:t>
        </w:r>
        <w:r>
          <w:rPr>
            <w:rFonts w:ascii="Arial" w:eastAsia="Arial" w:hAnsi="Arial" w:cs="Arial"/>
            <w:spacing w:val="11"/>
            <w:w w:val="8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6"/>
            <w:sz w:val="20"/>
            <w:szCs w:val="20"/>
          </w:rPr>
          <w:t>co</w:t>
        </w:r>
        <w:r>
          <w:rPr>
            <w:rFonts w:ascii="Arial" w:eastAsia="Arial" w:hAnsi="Arial" w:cs="Arial"/>
            <w:spacing w:val="-7"/>
            <w:w w:val="86"/>
            <w:sz w:val="20"/>
            <w:szCs w:val="20"/>
          </w:rPr>
          <w:t>n</w:t>
        </w:r>
        <w:r>
          <w:rPr>
            <w:rFonts w:ascii="Arial" w:eastAsia="Arial" w:hAnsi="Arial" w:cs="Arial"/>
            <w:spacing w:val="-3"/>
            <w:w w:val="86"/>
            <w:sz w:val="20"/>
            <w:szCs w:val="20"/>
          </w:rPr>
          <w:t>ve</w:t>
        </w:r>
        <w:r>
          <w:rPr>
            <w:rFonts w:ascii="Arial" w:eastAsia="Arial" w:hAnsi="Arial" w:cs="Arial"/>
            <w:w w:val="86"/>
            <w:sz w:val="20"/>
            <w:szCs w:val="20"/>
          </w:rPr>
          <w:t>x</w:t>
        </w:r>
        <w:r>
          <w:rPr>
            <w:rFonts w:ascii="Arial" w:eastAsia="Arial" w:hAnsi="Arial" w:cs="Arial"/>
            <w:spacing w:val="45"/>
            <w:w w:val="86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hull</w:t>
        </w:r>
        <w:r>
          <w:rPr>
            <w:rFonts w:ascii="Arial" w:eastAsia="Arial" w:hAnsi="Arial" w:cs="Arial"/>
            <w:spacing w:val="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of</w:t>
        </w:r>
        <w:r>
          <w:rPr>
            <w:rFonts w:ascii="Arial" w:eastAsia="Arial" w:hAnsi="Arial" w:cs="Arial"/>
            <w:spacing w:val="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91"/>
            <w:sz w:val="20"/>
            <w:szCs w:val="20"/>
          </w:rPr>
          <w:t>points</w:t>
        </w:r>
        <w:r>
          <w:rPr>
            <w:rFonts w:ascii="Arial" w:eastAsia="Arial" w:hAnsi="Arial" w:cs="Arial"/>
            <w:spacing w:val="16"/>
            <w:w w:val="9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 xml:space="preserve">and </w:t>
        </w:r>
        <w:r>
          <w:rPr>
            <w:rFonts w:ascii="Arial" w:eastAsia="Arial" w:hAnsi="Arial" w:cs="Arial"/>
            <w:w w:val="92"/>
            <w:sz w:val="20"/>
            <w:szCs w:val="20"/>
          </w:rPr>
          <w:t>inserting</w:t>
        </w:r>
        <w:r>
          <w:rPr>
            <w:rFonts w:ascii="Arial" w:eastAsia="Arial" w:hAnsi="Arial" w:cs="Arial"/>
            <w:spacing w:val="34"/>
            <w:w w:val="9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it</w:t>
        </w:r>
        <w:r>
          <w:rPr>
            <w:rFonts w:ascii="Arial" w:eastAsia="Arial" w:hAnsi="Arial" w:cs="Arial"/>
            <w:spacing w:val="40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into</w:t>
        </w:r>
        <w:r>
          <w:rPr>
            <w:rFonts w:ascii="Arial" w:eastAsia="Arial" w:hAnsi="Arial" w:cs="Arial"/>
            <w:spacing w:val="1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79"/>
            <w:sz w:val="20"/>
            <w:szCs w:val="20"/>
          </w:rPr>
          <w:t>a</w:t>
        </w:r>
        <w:r>
          <w:rPr>
            <w:rFonts w:ascii="Arial" w:eastAsia="Arial" w:hAnsi="Arial" w:cs="Arial"/>
            <w:spacing w:val="41"/>
            <w:w w:val="7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n</w:t>
        </w:r>
        <w:r>
          <w:rPr>
            <w:rFonts w:ascii="Arial" w:eastAsia="Arial" w:hAnsi="Arial" w:cs="Arial"/>
            <w:spacing w:val="-5"/>
            <w:sz w:val="20"/>
            <w:szCs w:val="20"/>
          </w:rPr>
          <w:t>e</w:t>
        </w:r>
        <w:r>
          <w:rPr>
            <w:rFonts w:ascii="Arial" w:eastAsia="Arial" w:hAnsi="Arial" w:cs="Arial"/>
            <w:sz w:val="20"/>
            <w:szCs w:val="20"/>
          </w:rPr>
          <w:t>w</w:t>
        </w:r>
        <w:r>
          <w:rPr>
            <w:rFonts w:ascii="Arial" w:eastAsia="Arial" w:hAnsi="Arial" w:cs="Arial"/>
            <w:spacing w:val="-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9"/>
            <w:sz w:val="20"/>
            <w:szCs w:val="20"/>
          </w:rPr>
          <w:t>table,</w:t>
        </w:r>
        <w:r>
          <w:rPr>
            <w:rFonts w:ascii="Arial" w:eastAsia="Arial" w:hAnsi="Arial" w:cs="Arial"/>
            <w:spacing w:val="36"/>
            <w:w w:val="8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while</w:t>
        </w:r>
        <w:r>
          <w:rPr>
            <w:rFonts w:ascii="Arial" w:eastAsia="Arial" w:hAnsi="Arial" w:cs="Arial"/>
            <w:spacing w:val="16"/>
            <w:sz w:val="20"/>
            <w:szCs w:val="20"/>
          </w:rPr>
          <w:t xml:space="preserve"> </w:t>
        </w:r>
        <w:proofErr w:type="gramStart"/>
        <w:r>
          <w:rPr>
            <w:rFonts w:ascii="Arial" w:eastAsia="Arial" w:hAnsi="Arial" w:cs="Arial"/>
            <w:w w:val="88"/>
            <w:sz w:val="20"/>
            <w:szCs w:val="20"/>
          </w:rPr>
          <w:t xml:space="preserve">preserving </w:t>
        </w:r>
        <w:r>
          <w:rPr>
            <w:rFonts w:ascii="Arial" w:eastAsia="Arial" w:hAnsi="Arial" w:cs="Arial"/>
            <w:spacing w:val="4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>related</w:t>
        </w:r>
        <w:proofErr w:type="gramEnd"/>
        <w:r>
          <w:rPr>
            <w:rFonts w:ascii="Arial" w:eastAsia="Arial" w:hAnsi="Arial" w:cs="Arial"/>
            <w:spacing w:val="36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 xml:space="preserve">meta- </w:t>
        </w:r>
        <w:r>
          <w:rPr>
            <w:rFonts w:ascii="Arial" w:eastAsia="Arial" w:hAnsi="Arial" w:cs="Arial"/>
            <w:w w:val="85"/>
            <w:sz w:val="20"/>
            <w:szCs w:val="20"/>
          </w:rPr>
          <w:t>data.</w:t>
        </w:r>
        <w:r>
          <w:rPr>
            <w:rFonts w:ascii="Arial" w:eastAsia="Arial" w:hAnsi="Arial" w:cs="Arial"/>
            <w:spacing w:val="45"/>
            <w:w w:val="85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Due to</w:t>
        </w:r>
        <w:r>
          <w:rPr>
            <w:rFonts w:ascii="Arial" w:eastAsia="Arial" w:hAnsi="Arial" w:cs="Arial"/>
            <w:spacing w:val="23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8"/>
            <w:sz w:val="20"/>
            <w:szCs w:val="20"/>
          </w:rPr>
          <w:t>engine</w:t>
        </w:r>
        <w:r>
          <w:rPr>
            <w:rFonts w:ascii="Arial" w:eastAsia="Arial" w:hAnsi="Arial" w:cs="Arial"/>
            <w:spacing w:val="43"/>
            <w:w w:val="88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limitations,</w:t>
        </w:r>
        <w:r>
          <w:rPr>
            <w:rFonts w:ascii="Arial" w:eastAsia="Arial" w:hAnsi="Arial" w:cs="Arial"/>
            <w:spacing w:val="-1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we</w:t>
        </w:r>
        <w:r>
          <w:rPr>
            <w:rFonts w:ascii="Arial" w:eastAsia="Arial" w:hAnsi="Arial" w:cs="Arial"/>
            <w:spacing w:val="1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4"/>
            <w:sz w:val="20"/>
            <w:szCs w:val="20"/>
          </w:rPr>
          <w:t>need</w:t>
        </w:r>
        <w:r>
          <w:rPr>
            <w:rFonts w:ascii="Arial" w:eastAsia="Arial" w:hAnsi="Arial" w:cs="Arial"/>
            <w:spacing w:val="46"/>
            <w:w w:val="84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to</w:t>
        </w:r>
        <w:r>
          <w:rPr>
            <w:rFonts w:ascii="Arial" w:eastAsia="Arial" w:hAnsi="Arial" w:cs="Arial"/>
            <w:spacing w:val="23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be</w:t>
        </w:r>
        <w:r>
          <w:rPr>
            <w:rFonts w:ascii="Arial" w:eastAsia="Arial" w:hAnsi="Arial" w:cs="Arial"/>
            <w:spacing w:val="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careful</w:t>
        </w:r>
        <w:r>
          <w:rPr>
            <w:rFonts w:ascii="Arial" w:eastAsia="Arial" w:hAnsi="Arial" w:cs="Arial"/>
            <w:spacing w:val="-1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and</w:t>
        </w:r>
      </w:moveTo>
    </w:p>
    <w:p w14:paraId="35DA9E68" w14:textId="77777777" w:rsidR="003D7994" w:rsidRDefault="003D7994" w:rsidP="003D7994">
      <w:pPr>
        <w:spacing w:after="0"/>
        <w:jc w:val="both"/>
        <w:rPr>
          <w:moveTo w:id="127" w:author="Sujing Wang" w:date="2019-07-31T16:58:00Z"/>
        </w:rPr>
        <w:sectPr w:rsidR="003D7994" w:rsidSect="003D7994">
          <w:type w:val="continuous"/>
          <w:pgSz w:w="12240" w:h="15840"/>
          <w:pgMar w:top="920" w:right="660" w:bottom="280" w:left="860" w:header="720" w:footer="720" w:gutter="0"/>
          <w:cols w:num="2" w:space="720" w:equalWidth="0">
            <w:col w:w="5141" w:space="239"/>
            <w:col w:w="5340"/>
          </w:cols>
        </w:sectPr>
      </w:pPr>
    </w:p>
    <w:p w14:paraId="1EFBC18B" w14:textId="77777777" w:rsidR="003D7994" w:rsidRDefault="003D7994" w:rsidP="003D7994">
      <w:pPr>
        <w:spacing w:after="0" w:line="203" w:lineRule="exact"/>
        <w:ind w:left="319" w:right="-74"/>
        <w:rPr>
          <w:moveTo w:id="128" w:author="Sujing Wang" w:date="2019-07-31T16:58:00Z"/>
          <w:rFonts w:ascii="Arial" w:eastAsia="Arial" w:hAnsi="Arial" w:cs="Arial"/>
          <w:sz w:val="20"/>
          <w:szCs w:val="20"/>
        </w:rPr>
      </w:pPr>
      <w:moveTo w:id="129" w:author="Sujing Wang" w:date="2019-07-31T16:58:00Z">
        <w:r>
          <w:rPr>
            <w:rFonts w:ascii="Arial" w:eastAsia="Arial" w:hAnsi="Arial" w:cs="Arial"/>
            <w:i/>
            <w:w w:val="166"/>
            <w:sz w:val="14"/>
            <w:szCs w:val="14"/>
          </w:rPr>
          <w:t>•</w:t>
        </w:r>
        <w:r>
          <w:rPr>
            <w:rFonts w:ascii="Arial" w:eastAsia="Arial" w:hAnsi="Arial" w:cs="Arial"/>
            <w:i/>
            <w:spacing w:val="55"/>
            <w:w w:val="166"/>
            <w:sz w:val="14"/>
            <w:szCs w:val="14"/>
          </w:rPr>
          <w:t xml:space="preserve"> </w:t>
        </w:r>
        <w:r>
          <w:rPr>
            <w:rFonts w:ascii="Arial" w:eastAsia="Arial" w:hAnsi="Arial" w:cs="Arial"/>
            <w:i/>
            <w:sz w:val="20"/>
            <w:szCs w:val="20"/>
          </w:rPr>
          <w:t>M</w:t>
        </w:r>
        <w:r>
          <w:rPr>
            <w:rFonts w:ascii="Arial" w:eastAsia="Arial" w:hAnsi="Arial" w:cs="Arial"/>
            <w:i/>
            <w:spacing w:val="-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i/>
            <w:w w:val="103"/>
            <w:sz w:val="20"/>
            <w:szCs w:val="20"/>
          </w:rPr>
          <w:t>ax</w:t>
        </w:r>
      </w:moveTo>
    </w:p>
    <w:p w14:paraId="3B3CA918" w14:textId="77777777" w:rsidR="003D7994" w:rsidRDefault="003D7994" w:rsidP="003D7994">
      <w:pPr>
        <w:spacing w:after="0" w:line="105" w:lineRule="exact"/>
        <w:ind w:left="-36" w:right="-56"/>
        <w:jc w:val="center"/>
        <w:rPr>
          <w:moveTo w:id="130" w:author="Sujing Wang" w:date="2019-07-31T16:58:00Z"/>
          <w:rFonts w:ascii="Arial" w:eastAsia="Arial" w:hAnsi="Arial" w:cs="Arial"/>
          <w:sz w:val="20"/>
          <w:szCs w:val="20"/>
        </w:rPr>
      </w:pPr>
      <w:moveTo w:id="131" w:author="Sujing Wang" w:date="2019-07-31T16:58:00Z">
        <w:r>
          <w:br w:type="column"/>
        </w:r>
        <w:r>
          <w:rPr>
            <w:rFonts w:ascii="Arial" w:eastAsia="Arial" w:hAnsi="Arial" w:cs="Arial"/>
            <w:w w:val="213"/>
            <w:position w:val="14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position w:val="14"/>
            <w:sz w:val="20"/>
            <w:szCs w:val="20"/>
          </w:rPr>
          <w:t xml:space="preserve">  </w:t>
        </w:r>
        <w:r>
          <w:rPr>
            <w:rFonts w:ascii="Arial" w:eastAsia="Arial" w:hAnsi="Arial" w:cs="Arial"/>
            <w:spacing w:val="-7"/>
            <w:position w:val="14"/>
            <w:sz w:val="20"/>
            <w:szCs w:val="20"/>
          </w:rPr>
          <w:t xml:space="preserve"> </w:t>
        </w:r>
        <w:proofErr w:type="gramStart"/>
        <w:r>
          <w:rPr>
            <w:rFonts w:ascii="Arial" w:eastAsia="Arial" w:hAnsi="Arial" w:cs="Arial"/>
            <w:i/>
            <w:w w:val="128"/>
            <w:position w:val="2"/>
            <w:sz w:val="14"/>
            <w:szCs w:val="14"/>
          </w:rPr>
          <w:t>a</w:t>
        </w:r>
        <w:r>
          <w:rPr>
            <w:rFonts w:ascii="Arial" w:eastAsia="Arial" w:hAnsi="Arial" w:cs="Arial"/>
            <w:i/>
            <w:spacing w:val="4"/>
            <w:w w:val="128"/>
            <w:position w:val="2"/>
            <w:sz w:val="14"/>
            <w:szCs w:val="14"/>
          </w:rPr>
          <w:t>r</w:t>
        </w:r>
        <w:r>
          <w:rPr>
            <w:rFonts w:ascii="Arial" w:eastAsia="Arial" w:hAnsi="Arial" w:cs="Arial"/>
            <w:i/>
            <w:w w:val="104"/>
            <w:position w:val="2"/>
            <w:sz w:val="14"/>
            <w:szCs w:val="14"/>
          </w:rPr>
          <w:t>ea</w:t>
        </w:r>
        <w:r>
          <w:rPr>
            <w:rFonts w:ascii="Arial" w:eastAsia="Arial" w:hAnsi="Arial" w:cs="Arial"/>
            <w:w w:val="133"/>
            <w:position w:val="2"/>
            <w:sz w:val="14"/>
            <w:szCs w:val="14"/>
          </w:rPr>
          <w:t>(</w:t>
        </w:r>
        <w:proofErr w:type="gramEnd"/>
        <w:r>
          <w:rPr>
            <w:rFonts w:ascii="Arial" w:eastAsia="Arial" w:hAnsi="Arial" w:cs="Arial"/>
            <w:i/>
            <w:w w:val="108"/>
            <w:position w:val="2"/>
            <w:sz w:val="14"/>
            <w:szCs w:val="14"/>
          </w:rPr>
          <w:t>P</w:t>
        </w:r>
        <w:r>
          <w:rPr>
            <w:rFonts w:ascii="Arial" w:eastAsia="Arial" w:hAnsi="Arial" w:cs="Arial"/>
            <w:i/>
            <w:spacing w:val="-17"/>
            <w:position w:val="2"/>
            <w:sz w:val="14"/>
            <w:szCs w:val="14"/>
          </w:rPr>
          <w:t xml:space="preserve"> </w:t>
        </w:r>
        <w:proofErr w:type="spellStart"/>
        <w:r>
          <w:rPr>
            <w:rFonts w:ascii="Arial" w:eastAsia="Arial" w:hAnsi="Arial" w:cs="Arial"/>
            <w:i/>
            <w:w w:val="111"/>
            <w:position w:val="2"/>
            <w:sz w:val="14"/>
            <w:szCs w:val="14"/>
          </w:rPr>
          <w:t>o</w:t>
        </w:r>
        <w:r>
          <w:rPr>
            <w:rFonts w:ascii="Arial" w:eastAsia="Arial" w:hAnsi="Arial" w:cs="Arial"/>
            <w:i/>
            <w:spacing w:val="1"/>
            <w:w w:val="111"/>
            <w:position w:val="2"/>
            <w:sz w:val="14"/>
            <w:szCs w:val="14"/>
          </w:rPr>
          <w:t>l</w:t>
        </w:r>
        <w:r>
          <w:rPr>
            <w:rFonts w:ascii="Arial" w:eastAsia="Arial" w:hAnsi="Arial" w:cs="Arial"/>
            <w:i/>
            <w:spacing w:val="6"/>
            <w:w w:val="111"/>
            <w:position w:val="2"/>
            <w:sz w:val="14"/>
            <w:szCs w:val="14"/>
          </w:rPr>
          <w:t>yg</w:t>
        </w:r>
        <w:r>
          <w:rPr>
            <w:rFonts w:ascii="Arial" w:eastAsia="Arial" w:hAnsi="Arial" w:cs="Arial"/>
            <w:i/>
            <w:w w:val="111"/>
            <w:position w:val="2"/>
            <w:sz w:val="14"/>
            <w:szCs w:val="14"/>
          </w:rPr>
          <w:t>on</w:t>
        </w:r>
        <w:proofErr w:type="spellEnd"/>
        <w:r>
          <w:rPr>
            <w:rFonts w:ascii="Arial" w:eastAsia="Arial" w:hAnsi="Arial" w:cs="Arial"/>
            <w:i/>
            <w:spacing w:val="30"/>
            <w:w w:val="111"/>
            <w:position w:val="2"/>
            <w:sz w:val="14"/>
            <w:szCs w:val="14"/>
          </w:rPr>
          <w:t xml:space="preserve"> </w:t>
        </w:r>
        <w:r>
          <w:rPr>
            <w:rFonts w:ascii="Arial" w:eastAsia="Arial" w:hAnsi="Arial" w:cs="Arial"/>
            <w:i/>
            <w:w w:val="108"/>
            <w:position w:val="2"/>
            <w:sz w:val="14"/>
            <w:szCs w:val="14"/>
          </w:rPr>
          <w:t>P</w:t>
        </w:r>
        <w:proofErr w:type="spellStart"/>
        <w:r>
          <w:rPr>
            <w:rFonts w:ascii="Arial" w:eastAsia="Arial" w:hAnsi="Arial" w:cs="Arial"/>
            <w:i/>
            <w:w w:val="239"/>
            <w:sz w:val="10"/>
            <w:szCs w:val="10"/>
          </w:rPr>
          <w:t>i</w:t>
        </w:r>
        <w:proofErr w:type="spellEnd"/>
        <w:r>
          <w:rPr>
            <w:rFonts w:ascii="Arial" w:eastAsia="Arial" w:hAnsi="Arial" w:cs="Arial"/>
            <w:i/>
            <w:spacing w:val="-18"/>
            <w:sz w:val="10"/>
            <w:szCs w:val="10"/>
          </w:rPr>
          <w:t xml:space="preserve"> </w:t>
        </w:r>
        <w:r>
          <w:rPr>
            <w:rFonts w:ascii="Arial" w:eastAsia="Arial" w:hAnsi="Arial" w:cs="Arial"/>
            <w:w w:val="133"/>
            <w:position w:val="2"/>
            <w:sz w:val="14"/>
            <w:szCs w:val="14"/>
          </w:rPr>
          <w:t xml:space="preserve">)  </w:t>
        </w:r>
        <w:r>
          <w:rPr>
            <w:rFonts w:ascii="Arial" w:eastAsia="Arial" w:hAnsi="Arial" w:cs="Arial"/>
            <w:spacing w:val="4"/>
            <w:w w:val="133"/>
            <w:position w:val="2"/>
            <w:sz w:val="14"/>
            <w:szCs w:val="14"/>
          </w:rPr>
          <w:t xml:space="preserve"> </w:t>
        </w:r>
        <w:r>
          <w:rPr>
            <w:rFonts w:ascii="Arial" w:eastAsia="Arial" w:hAnsi="Arial" w:cs="Arial"/>
            <w:w w:val="213"/>
            <w:position w:val="14"/>
            <w:sz w:val="20"/>
            <w:szCs w:val="20"/>
          </w:rPr>
          <w:t>\</w:t>
        </w:r>
      </w:moveTo>
    </w:p>
    <w:p w14:paraId="212FCF05" w14:textId="77777777" w:rsidR="003D7994" w:rsidRDefault="003D7994" w:rsidP="003D7994">
      <w:pPr>
        <w:spacing w:before="8" w:after="0" w:line="170" w:lineRule="exact"/>
        <w:ind w:left="277" w:right="90"/>
        <w:jc w:val="center"/>
        <w:rPr>
          <w:moveTo w:id="132" w:author="Sujing Wang" w:date="2019-07-31T16:58:00Z"/>
          <w:rFonts w:ascii="Arial" w:eastAsia="Arial" w:hAnsi="Arial" w:cs="Arial"/>
          <w:sz w:val="14"/>
          <w:szCs w:val="14"/>
        </w:rPr>
      </w:pPr>
      <w:moveTo w:id="133" w:author="Sujing Wang" w:date="2019-07-31T16:58:00Z">
        <w:r>
          <w:pict w14:anchorId="159262B4">
            <v:group id="_x0000_s1113" style="position:absolute;left:0;text-align:left;margin-left:99.5pt;margin-top:.3pt;width:77.8pt;height:.1pt;z-index:-251645440;mso-position-horizontal-relative:page" coordorigin="1990,6" coordsize="1556,2">
              <v:shape id="_x0000_s1114" style="position:absolute;left:1990;top:6;width:1556;height:2" coordorigin="1990,6" coordsize="1556,0" path="m1990,6r1556,e" filled="f" strokeweight=".14042mm">
                <v:path arrowok="t"/>
              </v:shape>
              <w10:wrap anchorx="page"/>
            </v:group>
          </w:pict>
        </w:r>
        <w:r>
          <w:pict w14:anchorId="2BE162D1">
            <v:shape id="_x0000_s1115" type="#_x0000_t202" style="position:absolute;left:0;text-align:left;margin-left:107.9pt;margin-top:.45pt;width:2.65pt;height:5pt;z-index:-251644416;mso-position-horizontal-relative:page" filled="f" stroked="f">
              <v:textbox inset="0,0,0,0">
                <w:txbxContent>
                  <w:p w14:paraId="0A8258D5" w14:textId="77777777" w:rsidR="003D7994" w:rsidRDefault="003D7994" w:rsidP="003D7994">
                    <w:pPr>
                      <w:spacing w:after="0" w:line="96" w:lineRule="exact"/>
                      <w:ind w:right="-55"/>
                      <w:rPr>
                        <w:rFonts w:ascii="Arial" w:eastAsia="Arial" w:hAnsi="Arial" w:cs="Arial"/>
                        <w:sz w:val="10"/>
                        <w:szCs w:val="10"/>
                      </w:rPr>
                    </w:pPr>
                    <w:proofErr w:type="spellStart"/>
                    <w:proofErr w:type="gramStart"/>
                    <w:r>
                      <w:rPr>
                        <w:rFonts w:ascii="Arial" w:eastAsia="Arial" w:hAnsi="Arial" w:cs="Arial"/>
                        <w:i/>
                        <w:w w:val="239"/>
                        <w:sz w:val="10"/>
                        <w:szCs w:val="10"/>
                      </w:rPr>
                      <w:t>i</w:t>
                    </w:r>
                    <w:proofErr w:type="spellEnd"/>
                    <w:proofErr w:type="gramEnd"/>
                  </w:p>
                </w:txbxContent>
              </v:textbox>
              <w10:wrap anchorx="page"/>
            </v:shape>
          </w:pict>
        </w:r>
        <w:r>
          <w:rPr>
            <w:rFonts w:ascii="Arial" w:eastAsia="Arial" w:hAnsi="Arial" w:cs="Arial"/>
            <w:position w:val="-4"/>
            <w:sz w:val="10"/>
            <w:szCs w:val="10"/>
          </w:rPr>
          <w:t>1</w:t>
        </w:r>
        <w:r>
          <w:rPr>
            <w:rFonts w:ascii="Arial" w:eastAsia="Arial" w:hAnsi="Arial" w:cs="Arial"/>
            <w:spacing w:val="21"/>
            <w:position w:val="-4"/>
            <w:sz w:val="10"/>
            <w:szCs w:val="10"/>
          </w:rPr>
          <w:t xml:space="preserve"> </w:t>
        </w:r>
        <w:proofErr w:type="gramStart"/>
        <w:r>
          <w:rPr>
            <w:rFonts w:ascii="Arial" w:eastAsia="Arial" w:hAnsi="Arial" w:cs="Arial"/>
            <w:i/>
            <w:w w:val="128"/>
            <w:sz w:val="14"/>
            <w:szCs w:val="14"/>
          </w:rPr>
          <w:t>a</w:t>
        </w:r>
        <w:r>
          <w:rPr>
            <w:rFonts w:ascii="Arial" w:eastAsia="Arial" w:hAnsi="Arial" w:cs="Arial"/>
            <w:i/>
            <w:spacing w:val="4"/>
            <w:w w:val="128"/>
            <w:sz w:val="14"/>
            <w:szCs w:val="14"/>
          </w:rPr>
          <w:t>r</w:t>
        </w:r>
        <w:r>
          <w:rPr>
            <w:rFonts w:ascii="Arial" w:eastAsia="Arial" w:hAnsi="Arial" w:cs="Arial"/>
            <w:i/>
            <w:w w:val="104"/>
            <w:sz w:val="14"/>
            <w:szCs w:val="14"/>
          </w:rPr>
          <w:t>ea</w:t>
        </w:r>
        <w:r>
          <w:rPr>
            <w:rFonts w:ascii="Arial" w:eastAsia="Arial" w:hAnsi="Arial" w:cs="Arial"/>
            <w:w w:val="133"/>
            <w:sz w:val="14"/>
            <w:szCs w:val="14"/>
          </w:rPr>
          <w:t>(</w:t>
        </w:r>
        <w:proofErr w:type="gramEnd"/>
        <w:r>
          <w:rPr>
            <w:rFonts w:ascii="Arial" w:eastAsia="Arial" w:hAnsi="Arial" w:cs="Arial"/>
            <w:i/>
            <w:w w:val="108"/>
            <w:sz w:val="14"/>
            <w:szCs w:val="14"/>
          </w:rPr>
          <w:t>P</w:t>
        </w:r>
        <w:r>
          <w:rPr>
            <w:rFonts w:ascii="Arial" w:eastAsia="Arial" w:hAnsi="Arial" w:cs="Arial"/>
            <w:i/>
            <w:spacing w:val="-17"/>
            <w:sz w:val="14"/>
            <w:szCs w:val="14"/>
          </w:rPr>
          <w:t xml:space="preserve"> </w:t>
        </w:r>
        <w:proofErr w:type="spellStart"/>
        <w:r>
          <w:rPr>
            <w:rFonts w:ascii="Arial" w:eastAsia="Arial" w:hAnsi="Arial" w:cs="Arial"/>
            <w:i/>
            <w:w w:val="111"/>
            <w:sz w:val="14"/>
            <w:szCs w:val="14"/>
          </w:rPr>
          <w:t>o</w:t>
        </w:r>
        <w:r>
          <w:rPr>
            <w:rFonts w:ascii="Arial" w:eastAsia="Arial" w:hAnsi="Arial" w:cs="Arial"/>
            <w:i/>
            <w:spacing w:val="1"/>
            <w:w w:val="111"/>
            <w:sz w:val="14"/>
            <w:szCs w:val="14"/>
          </w:rPr>
          <w:t>l</w:t>
        </w:r>
        <w:r>
          <w:rPr>
            <w:rFonts w:ascii="Arial" w:eastAsia="Arial" w:hAnsi="Arial" w:cs="Arial"/>
            <w:i/>
            <w:spacing w:val="6"/>
            <w:w w:val="111"/>
            <w:sz w:val="14"/>
            <w:szCs w:val="14"/>
          </w:rPr>
          <w:t>yg</w:t>
        </w:r>
        <w:r>
          <w:rPr>
            <w:rFonts w:ascii="Arial" w:eastAsia="Arial" w:hAnsi="Arial" w:cs="Arial"/>
            <w:i/>
            <w:w w:val="111"/>
            <w:sz w:val="14"/>
            <w:szCs w:val="14"/>
          </w:rPr>
          <w:t>on</w:t>
        </w:r>
        <w:proofErr w:type="spellEnd"/>
        <w:r>
          <w:rPr>
            <w:rFonts w:ascii="Arial" w:eastAsia="Arial" w:hAnsi="Arial" w:cs="Arial"/>
            <w:i/>
            <w:spacing w:val="30"/>
            <w:w w:val="111"/>
            <w:sz w:val="14"/>
            <w:szCs w:val="14"/>
          </w:rPr>
          <w:t xml:space="preserve"> </w:t>
        </w:r>
        <w:r>
          <w:rPr>
            <w:rFonts w:ascii="Arial" w:eastAsia="Arial" w:hAnsi="Arial" w:cs="Arial"/>
            <w:i/>
            <w:w w:val="108"/>
            <w:sz w:val="14"/>
            <w:szCs w:val="14"/>
          </w:rPr>
          <w:t>P</w:t>
        </w:r>
        <w:proofErr w:type="spellStart"/>
        <w:r>
          <w:rPr>
            <w:rFonts w:ascii="Arial" w:eastAsia="Arial" w:hAnsi="Arial" w:cs="Arial"/>
            <w:i/>
            <w:w w:val="239"/>
            <w:position w:val="-2"/>
            <w:sz w:val="10"/>
            <w:szCs w:val="10"/>
          </w:rPr>
          <w:t>i</w:t>
        </w:r>
        <w:proofErr w:type="spellEnd"/>
        <w:r>
          <w:rPr>
            <w:rFonts w:ascii="Arial" w:eastAsia="Arial" w:hAnsi="Arial" w:cs="Arial"/>
            <w:i/>
            <w:spacing w:val="-18"/>
            <w:position w:val="-2"/>
            <w:sz w:val="10"/>
            <w:szCs w:val="10"/>
          </w:rPr>
          <w:t xml:space="preserve"> </w:t>
        </w:r>
        <w:r>
          <w:rPr>
            <w:rFonts w:ascii="Arial" w:eastAsia="Arial" w:hAnsi="Arial" w:cs="Arial"/>
            <w:w w:val="133"/>
            <w:sz w:val="14"/>
            <w:szCs w:val="14"/>
          </w:rPr>
          <w:t>)</w:t>
        </w:r>
      </w:moveTo>
    </w:p>
    <w:p w14:paraId="4225A95D" w14:textId="77777777" w:rsidR="003D7994" w:rsidRDefault="003D7994" w:rsidP="003D7994">
      <w:pPr>
        <w:spacing w:before="9" w:after="0" w:line="240" w:lineRule="auto"/>
        <w:ind w:right="-20"/>
        <w:rPr>
          <w:moveTo w:id="134" w:author="Sujing Wang" w:date="2019-07-31T16:58:00Z"/>
          <w:rFonts w:ascii="Arial" w:eastAsia="Arial" w:hAnsi="Arial" w:cs="Arial"/>
          <w:sz w:val="20"/>
          <w:szCs w:val="20"/>
        </w:rPr>
      </w:pPr>
      <w:moveTo w:id="135" w:author="Sujing Wang" w:date="2019-07-31T16:58:00Z">
        <w:r>
          <w:br w:type="column"/>
        </w:r>
        <w:proofErr w:type="gramStart"/>
        <w:r>
          <w:rPr>
            <w:rFonts w:ascii="Arial" w:eastAsia="Arial" w:hAnsi="Arial" w:cs="Arial"/>
            <w:w w:val="90"/>
            <w:sz w:val="20"/>
            <w:szCs w:val="20"/>
          </w:rPr>
          <w:lastRenderedPageBreak/>
          <w:t>insert</w:t>
        </w:r>
        <w:proofErr w:type="gramEnd"/>
        <w:r>
          <w:rPr>
            <w:rFonts w:ascii="Arial" w:eastAsia="Arial" w:hAnsi="Arial" w:cs="Arial"/>
            <w:spacing w:val="30"/>
            <w:w w:val="90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only</w:t>
        </w:r>
        <w:r>
          <w:rPr>
            <w:rFonts w:ascii="Arial" w:eastAsia="Arial" w:hAnsi="Arial" w:cs="Arial"/>
            <w:spacing w:val="9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7"/>
            <w:sz w:val="20"/>
            <w:szCs w:val="20"/>
          </w:rPr>
          <w:t>those</w:t>
        </w:r>
        <w:r>
          <w:rPr>
            <w:rFonts w:ascii="Arial" w:eastAsia="Arial" w:hAnsi="Arial" w:cs="Arial"/>
            <w:spacing w:val="21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87"/>
            <w:sz w:val="20"/>
            <w:szCs w:val="20"/>
          </w:rPr>
          <w:t>co</w:t>
        </w:r>
        <w:r>
          <w:rPr>
            <w:rFonts w:ascii="Arial" w:eastAsia="Arial" w:hAnsi="Arial" w:cs="Arial"/>
            <w:spacing w:val="-7"/>
            <w:w w:val="87"/>
            <w:sz w:val="20"/>
            <w:szCs w:val="20"/>
          </w:rPr>
          <w:t>n</w:t>
        </w:r>
        <w:r>
          <w:rPr>
            <w:rFonts w:ascii="Arial" w:eastAsia="Arial" w:hAnsi="Arial" w:cs="Arial"/>
            <w:spacing w:val="-3"/>
            <w:w w:val="87"/>
            <w:sz w:val="20"/>
            <w:szCs w:val="20"/>
          </w:rPr>
          <w:t>ve</w:t>
        </w:r>
        <w:r>
          <w:rPr>
            <w:rFonts w:ascii="Arial" w:eastAsia="Arial" w:hAnsi="Arial" w:cs="Arial"/>
            <w:w w:val="87"/>
            <w:sz w:val="20"/>
            <w:szCs w:val="20"/>
          </w:rPr>
          <w:t xml:space="preserve">x </w:t>
        </w:r>
        <w:r>
          <w:rPr>
            <w:rFonts w:ascii="Arial" w:eastAsia="Arial" w:hAnsi="Arial" w:cs="Arial"/>
            <w:spacing w:val="3"/>
            <w:w w:val="87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hulls</w:t>
        </w:r>
        <w:r>
          <w:rPr>
            <w:rFonts w:ascii="Arial" w:eastAsia="Arial" w:hAnsi="Arial" w:cs="Arial"/>
            <w:spacing w:val="-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that</w:t>
        </w:r>
        <w:r>
          <w:rPr>
            <w:rFonts w:ascii="Arial" w:eastAsia="Arial" w:hAnsi="Arial" w:cs="Arial"/>
            <w:spacing w:val="-13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are</w:t>
        </w:r>
        <w:r>
          <w:rPr>
            <w:rFonts w:ascii="Arial" w:eastAsia="Arial" w:hAnsi="Arial" w:cs="Arial"/>
            <w:spacing w:val="-2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w w:val="91"/>
            <w:sz w:val="20"/>
            <w:szCs w:val="20"/>
          </w:rPr>
          <w:t>polygons</w:t>
        </w:r>
        <w:r>
          <w:rPr>
            <w:rFonts w:ascii="Arial" w:eastAsia="Arial" w:hAnsi="Arial" w:cs="Arial"/>
            <w:spacing w:val="29"/>
            <w:w w:val="91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sz w:val="20"/>
            <w:szCs w:val="20"/>
          </w:rPr>
          <w:t>specificall</w:t>
        </w:r>
        <w:r>
          <w:rPr>
            <w:rFonts w:ascii="Arial" w:eastAsia="Arial" w:hAnsi="Arial" w:cs="Arial"/>
            <w:spacing w:val="-13"/>
            <w:sz w:val="20"/>
            <w:szCs w:val="20"/>
          </w:rPr>
          <w:t>y</w:t>
        </w:r>
        <w:r>
          <w:rPr>
            <w:rFonts w:ascii="Arial" w:eastAsia="Arial" w:hAnsi="Arial" w:cs="Arial"/>
            <w:sz w:val="20"/>
            <w:szCs w:val="20"/>
          </w:rPr>
          <w:t>,</w:t>
        </w:r>
      </w:moveTo>
    </w:p>
    <w:moveToRangeEnd w:id="125"/>
    <w:p w14:paraId="39DF379E" w14:textId="77777777" w:rsidR="003D7994" w:rsidRDefault="003D7994" w:rsidP="003D7994">
      <w:pPr>
        <w:spacing w:before="14" w:after="0" w:line="200" w:lineRule="exact"/>
        <w:rPr>
          <w:ins w:id="136" w:author="Sujing Wang" w:date="2019-07-31T16:58:00Z"/>
          <w:sz w:val="20"/>
          <w:szCs w:val="20"/>
        </w:rPr>
      </w:pPr>
    </w:p>
    <w:p w14:paraId="43657247" w14:textId="77777777" w:rsidR="003D7994" w:rsidRDefault="003D7994">
      <w:pPr>
        <w:spacing w:after="0" w:line="195" w:lineRule="exact"/>
        <w:ind w:right="-20"/>
        <w:rPr>
          <w:ins w:id="137" w:author="Sujing Wang" w:date="2019-07-31T16:58:00Z"/>
        </w:rPr>
      </w:pPr>
    </w:p>
    <w:p w14:paraId="25DDEB61" w14:textId="77777777" w:rsidR="00CE37CF" w:rsidRDefault="007311F8">
      <w:pPr>
        <w:spacing w:after="0" w:line="195" w:lineRule="exact"/>
        <w:ind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not</w:t>
      </w:r>
      <w:proofErr w:type="gramEnd"/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points</w:t>
      </w:r>
      <w:r>
        <w:rPr>
          <w:rFonts w:ascii="Arial" w:eastAsia="Arial" w:hAnsi="Arial" w:cs="Arial"/>
          <w:spacing w:val="19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or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lines.</w:t>
      </w:r>
    </w:p>
    <w:p w14:paraId="4D9BBD0E" w14:textId="77777777" w:rsidR="00CE37CF" w:rsidRDefault="007311F8">
      <w:pPr>
        <w:spacing w:before="58" w:after="0" w:line="240" w:lineRule="auto"/>
        <w:ind w:left="164" w:right="2174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Our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query</w:t>
      </w:r>
      <w:r>
        <w:rPr>
          <w:rFonts w:ascii="Arial" w:eastAsia="Arial" w:hAnsi="Arial" w:cs="Arial"/>
          <w:spacing w:val="2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purpose</w:t>
      </w:r>
      <w:r>
        <w:rPr>
          <w:rFonts w:ascii="Arial" w:eastAsia="Arial" w:hAnsi="Arial" w:cs="Arial"/>
          <w:spacing w:val="2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99"/>
          <w:sz w:val="20"/>
          <w:szCs w:val="20"/>
        </w:rPr>
        <w:t>w</w:t>
      </w:r>
      <w:r>
        <w:rPr>
          <w:rFonts w:ascii="Arial" w:eastAsia="Arial" w:hAnsi="Arial" w:cs="Arial"/>
          <w:w w:val="82"/>
          <w:sz w:val="20"/>
          <w:szCs w:val="20"/>
        </w:rPr>
        <w:t>as:</w:t>
      </w:r>
    </w:p>
    <w:p w14:paraId="6AB0B39A" w14:textId="77777777" w:rsidR="00CE37CF" w:rsidRDefault="00CE37CF">
      <w:pPr>
        <w:spacing w:before="9" w:after="0" w:line="130" w:lineRule="exact"/>
        <w:rPr>
          <w:sz w:val="13"/>
          <w:szCs w:val="13"/>
        </w:rPr>
      </w:pPr>
    </w:p>
    <w:p w14:paraId="17E6FBE8" w14:textId="77777777" w:rsidR="00CE37CF" w:rsidRDefault="007311F8">
      <w:pPr>
        <w:spacing w:after="0" w:line="249" w:lineRule="auto"/>
        <w:ind w:left="501" w:right="293" w:hanging="14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pacing w:val="3"/>
          <w:w w:val="119"/>
          <w:sz w:val="20"/>
          <w:szCs w:val="20"/>
        </w:rPr>
        <w:t>I</w:t>
      </w:r>
      <w:r>
        <w:rPr>
          <w:rFonts w:ascii="Arial" w:eastAsia="Arial" w:hAnsi="Arial" w:cs="Arial"/>
          <w:spacing w:val="3"/>
          <w:w w:val="99"/>
          <w:sz w:val="20"/>
          <w:szCs w:val="20"/>
        </w:rPr>
        <w:t>N</w:t>
      </w:r>
      <w:r>
        <w:rPr>
          <w:rFonts w:ascii="Arial" w:eastAsia="Arial" w:hAnsi="Arial" w:cs="Arial"/>
          <w:spacing w:val="3"/>
          <w:w w:val="83"/>
          <w:sz w:val="20"/>
          <w:szCs w:val="20"/>
        </w:rPr>
        <w:t>S</w:t>
      </w:r>
      <w:r>
        <w:rPr>
          <w:rFonts w:ascii="Arial" w:eastAsia="Arial" w:hAnsi="Arial" w:cs="Arial"/>
          <w:spacing w:val="3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3"/>
          <w:w w:val="92"/>
          <w:sz w:val="20"/>
          <w:szCs w:val="20"/>
        </w:rPr>
        <w:t>R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pacing w:val="1"/>
          <w:sz w:val="20"/>
          <w:szCs w:val="20"/>
        </w:rPr>
        <w:t>I</w:t>
      </w:r>
      <w:r>
        <w:rPr>
          <w:rFonts w:ascii="Arial" w:eastAsia="Arial" w:hAnsi="Arial" w:cs="Arial"/>
          <w:sz w:val="20"/>
          <w:szCs w:val="20"/>
        </w:rPr>
        <w:t>NTO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1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y  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v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g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77"/>
          <w:sz w:val="20"/>
          <w:szCs w:val="20"/>
        </w:rPr>
        <w:t>s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</w:t>
      </w:r>
      <w:r>
        <w:rPr>
          <w:rFonts w:ascii="Arial" w:eastAsia="Arial" w:hAnsi="Arial" w:cs="Arial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, n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m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w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77"/>
          <w:sz w:val="20"/>
          <w:szCs w:val="20"/>
        </w:rPr>
        <w:t>s</w:t>
      </w:r>
      <w:r>
        <w:rPr>
          <w:rFonts w:ascii="Arial" w:eastAsia="Arial" w:hAnsi="Arial" w:cs="Arial"/>
          <w:spacing w:val="26"/>
          <w:w w:val="7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 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g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39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 </w:t>
      </w:r>
      <w:r>
        <w:rPr>
          <w:rFonts w:ascii="Arial" w:eastAsia="Arial" w:hAnsi="Arial" w:cs="Arial"/>
          <w:spacing w:val="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124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3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h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spacing w:val="4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88"/>
          <w:sz w:val="20"/>
          <w:szCs w:val="20"/>
        </w:rPr>
        <w:t>geo</w:t>
      </w:r>
      <w:r>
        <w:rPr>
          <w:rFonts w:ascii="Arial" w:eastAsia="Arial" w:hAnsi="Arial" w:cs="Arial"/>
          <w:w w:val="88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spacing w:val="-1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</w:p>
    <w:p w14:paraId="135AA869" w14:textId="77777777" w:rsidR="00CE37CF" w:rsidRDefault="00CE37CF">
      <w:pPr>
        <w:spacing w:before="19" w:after="0" w:line="220" w:lineRule="exact"/>
      </w:pPr>
    </w:p>
    <w:p w14:paraId="17FB6F4E" w14:textId="77777777" w:rsidR="00CE37CF" w:rsidRDefault="007311F8">
      <w:pPr>
        <w:spacing w:after="0" w:line="249" w:lineRule="auto"/>
        <w:ind w:left="495" w:right="54" w:firstLine="1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99"/>
          <w:sz w:val="20"/>
          <w:szCs w:val="20"/>
        </w:rPr>
        <w:t>(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91"/>
          <w:sz w:val="20"/>
          <w:szCs w:val="20"/>
        </w:rPr>
        <w:t>SELEC</w:t>
      </w:r>
      <w:r>
        <w:rPr>
          <w:rFonts w:ascii="Arial" w:eastAsia="Arial" w:hAnsi="Arial" w:cs="Arial"/>
          <w:w w:val="91"/>
          <w:sz w:val="20"/>
          <w:szCs w:val="20"/>
        </w:rPr>
        <w:t xml:space="preserve">T </w:t>
      </w:r>
      <w:r>
        <w:rPr>
          <w:rFonts w:ascii="Arial" w:eastAsia="Arial" w:hAnsi="Arial" w:cs="Arial"/>
          <w:spacing w:val="47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d</w:t>
      </w:r>
      <w:r>
        <w:rPr>
          <w:rFonts w:ascii="Arial" w:eastAsia="Arial" w:hAnsi="Arial" w:cs="Arial"/>
          <w:spacing w:val="-8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v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g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77"/>
          <w:sz w:val="20"/>
          <w:szCs w:val="20"/>
        </w:rPr>
        <w:t>s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m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w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77"/>
          <w:sz w:val="20"/>
          <w:szCs w:val="20"/>
        </w:rPr>
        <w:t>s</w:t>
      </w:r>
      <w:r>
        <w:rPr>
          <w:rFonts w:ascii="Arial" w:eastAsia="Arial" w:hAnsi="Arial" w:cs="Arial"/>
          <w:spacing w:val="26"/>
          <w:w w:val="7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g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39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124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3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h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 </w:t>
      </w:r>
      <w:r>
        <w:rPr>
          <w:rFonts w:ascii="Arial" w:eastAsia="Arial" w:hAnsi="Arial" w:cs="Arial"/>
          <w:spacing w:val="49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C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v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x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H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124"/>
          <w:sz w:val="20"/>
          <w:szCs w:val="20"/>
        </w:rPr>
        <w:t>l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124"/>
          <w:sz w:val="20"/>
          <w:szCs w:val="20"/>
        </w:rPr>
        <w:t>l</w:t>
      </w:r>
      <w:proofErr w:type="spellEnd"/>
    </w:p>
    <w:p w14:paraId="23E9CECA" w14:textId="77777777" w:rsidR="00CE37CF" w:rsidRDefault="007311F8">
      <w:pPr>
        <w:spacing w:after="0" w:line="240" w:lineRule="auto"/>
        <w:ind w:left="511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proofErr w:type="gramEnd"/>
      <w:r>
        <w:rPr>
          <w:rFonts w:ascii="Arial" w:eastAsia="Arial" w:hAnsi="Arial" w:cs="Arial"/>
          <w:spacing w:val="-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 </w:t>
      </w:r>
      <w:r>
        <w:rPr>
          <w:rFonts w:ascii="Arial" w:eastAsia="Arial" w:hAnsi="Arial" w:cs="Arial"/>
          <w:spacing w:val="49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C</w:t>
      </w:r>
      <w:r>
        <w:rPr>
          <w:rFonts w:ascii="Arial" w:eastAsia="Arial" w:hAnsi="Arial" w:cs="Arial"/>
          <w:spacing w:val="-2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l</w:t>
      </w:r>
      <w:proofErr w:type="spellEnd"/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9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88"/>
          <w:sz w:val="20"/>
          <w:szCs w:val="20"/>
        </w:rPr>
        <w:t>geo</w:t>
      </w:r>
      <w:r>
        <w:rPr>
          <w:rFonts w:ascii="Arial" w:eastAsia="Arial" w:hAnsi="Arial" w:cs="Arial"/>
          <w:w w:val="88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spacing w:val="-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</w:p>
    <w:p w14:paraId="5BAEF1D9" w14:textId="77777777" w:rsidR="00CE37CF" w:rsidRDefault="007311F8">
      <w:pPr>
        <w:spacing w:after="0" w:line="284" w:lineRule="exact"/>
        <w:ind w:left="467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7"/>
          <w:position w:val="3"/>
          <w:sz w:val="20"/>
          <w:szCs w:val="20"/>
        </w:rPr>
        <w:t>FRO</w:t>
      </w:r>
      <w:r>
        <w:rPr>
          <w:rFonts w:ascii="Arial" w:eastAsia="Arial" w:hAnsi="Arial" w:cs="Arial"/>
          <w:position w:val="3"/>
          <w:sz w:val="20"/>
          <w:szCs w:val="20"/>
        </w:rPr>
        <w:t>M</w:t>
      </w:r>
      <w:r>
        <w:rPr>
          <w:rFonts w:ascii="Arial" w:eastAsia="Arial" w:hAnsi="Arial" w:cs="Arial"/>
          <w:spacing w:val="51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position w:val="3"/>
          <w:sz w:val="20"/>
          <w:szCs w:val="20"/>
        </w:rPr>
        <w:t>p</w:t>
      </w:r>
      <w:r>
        <w:rPr>
          <w:rFonts w:ascii="Arial" w:eastAsia="Arial" w:hAnsi="Arial" w:cs="Arial"/>
          <w:spacing w:val="-24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position w:val="3"/>
          <w:sz w:val="20"/>
          <w:szCs w:val="20"/>
        </w:rPr>
        <w:t>u</w:t>
      </w:r>
      <w:r>
        <w:rPr>
          <w:rFonts w:ascii="Arial" w:eastAsia="Arial" w:hAnsi="Arial" w:cs="Arial"/>
          <w:spacing w:val="-24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position w:val="3"/>
          <w:sz w:val="20"/>
          <w:szCs w:val="20"/>
        </w:rPr>
        <w:t>b</w:t>
      </w:r>
      <w:r>
        <w:rPr>
          <w:rFonts w:ascii="Arial" w:eastAsia="Arial" w:hAnsi="Arial" w:cs="Arial"/>
          <w:spacing w:val="-24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position w:val="3"/>
          <w:sz w:val="20"/>
          <w:szCs w:val="20"/>
        </w:rPr>
        <w:t>l</w:t>
      </w:r>
      <w:r>
        <w:rPr>
          <w:rFonts w:ascii="Arial" w:eastAsia="Arial" w:hAnsi="Arial" w:cs="Arial"/>
          <w:spacing w:val="-13"/>
          <w:position w:val="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position w:val="3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3"/>
          <w:position w:val="3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8"/>
          <w:position w:val="3"/>
          <w:sz w:val="20"/>
          <w:szCs w:val="20"/>
        </w:rPr>
        <w:t>c</w:t>
      </w:r>
      <w:r>
        <w:rPr>
          <w:rFonts w:ascii="Arial" w:eastAsia="Arial" w:hAnsi="Arial" w:cs="Arial"/>
          <w:spacing w:val="-5"/>
          <w:w w:val="88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spacing w:val="13"/>
          <w:w w:val="89"/>
          <w:position w:val="3"/>
          <w:sz w:val="20"/>
          <w:szCs w:val="20"/>
        </w:rPr>
        <w:t>.</w:t>
      </w:r>
      <w:r>
        <w:rPr>
          <w:rFonts w:ascii="Arial" w:eastAsia="Arial" w:hAnsi="Arial" w:cs="Arial"/>
          <w:spacing w:val="13"/>
          <w:w w:val="132"/>
          <w:position w:val="3"/>
          <w:sz w:val="20"/>
          <w:szCs w:val="20"/>
        </w:rPr>
        <w:t>”</w:t>
      </w:r>
      <w:proofErr w:type="gramEnd"/>
      <w:r>
        <w:rPr>
          <w:rFonts w:ascii="Arial" w:eastAsia="Arial" w:hAnsi="Arial" w:cs="Arial"/>
          <w:spacing w:val="13"/>
          <w:w w:val="89"/>
          <w:position w:val="3"/>
          <w:sz w:val="20"/>
          <w:szCs w:val="20"/>
        </w:rPr>
        <w:t>201</w:t>
      </w:r>
      <w:r>
        <w:rPr>
          <w:rFonts w:ascii="Arial" w:eastAsia="Arial" w:hAnsi="Arial" w:cs="Arial"/>
          <w:w w:val="89"/>
          <w:position w:val="3"/>
          <w:sz w:val="20"/>
          <w:szCs w:val="20"/>
        </w:rPr>
        <w:t>4</w:t>
      </w:r>
      <w:r>
        <w:rPr>
          <w:rFonts w:ascii="Arial" w:eastAsia="Arial" w:hAnsi="Arial" w:cs="Arial"/>
          <w:spacing w:val="-30"/>
          <w:position w:val="3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spacing w:val="13"/>
          <w:w w:val="96"/>
          <w:position w:val="3"/>
          <w:sz w:val="20"/>
          <w:szCs w:val="20"/>
        </w:rPr>
        <w:t>−</w:t>
      </w:r>
      <w:r>
        <w:rPr>
          <w:rFonts w:ascii="Arial" w:eastAsia="Arial" w:hAnsi="Arial" w:cs="Arial"/>
          <w:spacing w:val="13"/>
          <w:w w:val="89"/>
          <w:position w:val="3"/>
          <w:sz w:val="20"/>
          <w:szCs w:val="20"/>
        </w:rPr>
        <w:t>0</w:t>
      </w:r>
      <w:r>
        <w:rPr>
          <w:rFonts w:ascii="Arial" w:eastAsia="Arial" w:hAnsi="Arial" w:cs="Arial"/>
          <w:w w:val="89"/>
          <w:position w:val="3"/>
          <w:sz w:val="20"/>
          <w:szCs w:val="20"/>
        </w:rPr>
        <w:t>6</w:t>
      </w:r>
      <w:r>
        <w:rPr>
          <w:rFonts w:ascii="Arial" w:eastAsia="Arial" w:hAnsi="Arial" w:cs="Arial"/>
          <w:spacing w:val="-30"/>
          <w:position w:val="3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spacing w:val="13"/>
          <w:position w:val="3"/>
          <w:sz w:val="20"/>
          <w:szCs w:val="20"/>
        </w:rPr>
        <w:t>−</w:t>
      </w:r>
      <w:proofErr w:type="gramStart"/>
      <w:r>
        <w:rPr>
          <w:rFonts w:ascii="Arial" w:eastAsia="Arial" w:hAnsi="Arial" w:cs="Arial"/>
          <w:spacing w:val="13"/>
          <w:position w:val="3"/>
          <w:sz w:val="20"/>
          <w:szCs w:val="20"/>
        </w:rPr>
        <w:t>0</w:t>
      </w:r>
      <w:r>
        <w:rPr>
          <w:rFonts w:ascii="Arial" w:eastAsia="Arial" w:hAnsi="Arial" w:cs="Arial"/>
          <w:position w:val="3"/>
          <w:sz w:val="20"/>
          <w:szCs w:val="20"/>
        </w:rPr>
        <w:t xml:space="preserve">1 </w:t>
      </w:r>
      <w:r>
        <w:rPr>
          <w:rFonts w:ascii="Arial" w:eastAsia="Arial" w:hAnsi="Arial" w:cs="Arial"/>
          <w:spacing w:val="6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w w:val="132"/>
          <w:position w:val="3"/>
          <w:sz w:val="20"/>
          <w:szCs w:val="20"/>
        </w:rPr>
        <w:t>”</w:t>
      </w:r>
      <w:proofErr w:type="gramEnd"/>
      <w:r>
        <w:rPr>
          <w:rFonts w:ascii="Arial" w:eastAsia="Arial" w:hAnsi="Arial" w:cs="Arial"/>
          <w:spacing w:val="57"/>
          <w:w w:val="132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spacing w:val="-5"/>
          <w:w w:val="94"/>
          <w:position w:val="3"/>
          <w:sz w:val="20"/>
          <w:szCs w:val="20"/>
        </w:rPr>
        <w:t>A</w:t>
      </w:r>
      <w:r>
        <w:rPr>
          <w:rFonts w:ascii="Arial" w:eastAsia="Arial" w:hAnsi="Arial" w:cs="Arial"/>
          <w:w w:val="94"/>
          <w:position w:val="3"/>
          <w:sz w:val="20"/>
          <w:szCs w:val="20"/>
        </w:rPr>
        <w:t xml:space="preserve">S </w:t>
      </w:r>
      <w:r>
        <w:rPr>
          <w:rFonts w:ascii="Arial" w:eastAsia="Arial" w:hAnsi="Arial" w:cs="Arial"/>
          <w:spacing w:val="22"/>
          <w:w w:val="94"/>
          <w:position w:val="3"/>
          <w:sz w:val="20"/>
          <w:szCs w:val="20"/>
        </w:rPr>
        <w:t xml:space="preserve"> </w:t>
      </w:r>
      <w:r>
        <w:rPr>
          <w:rFonts w:ascii="Arial" w:eastAsia="Arial" w:hAnsi="Arial" w:cs="Arial"/>
          <w:position w:val="3"/>
          <w:sz w:val="20"/>
          <w:szCs w:val="20"/>
        </w:rPr>
        <w:t>d</w:t>
      </w:r>
    </w:p>
    <w:p w14:paraId="61810332" w14:textId="77777777" w:rsidR="00CE37CF" w:rsidRDefault="007311F8">
      <w:pPr>
        <w:spacing w:after="0" w:line="194" w:lineRule="exact"/>
        <w:ind w:left="472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2"/>
          <w:w w:val="91"/>
          <w:sz w:val="20"/>
          <w:szCs w:val="20"/>
        </w:rPr>
        <w:t>GROU</w:t>
      </w:r>
      <w:r>
        <w:rPr>
          <w:rFonts w:ascii="Arial" w:eastAsia="Arial" w:hAnsi="Arial" w:cs="Arial"/>
          <w:w w:val="91"/>
          <w:sz w:val="20"/>
          <w:szCs w:val="20"/>
        </w:rPr>
        <w:t>P</w:t>
      </w:r>
      <w:r>
        <w:rPr>
          <w:rFonts w:ascii="Arial" w:eastAsia="Arial" w:hAnsi="Arial" w:cs="Arial"/>
          <w:spacing w:val="44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3"/>
          <w:sz w:val="20"/>
          <w:szCs w:val="20"/>
        </w:rPr>
        <w:t>B</w:t>
      </w:r>
      <w:r>
        <w:rPr>
          <w:rFonts w:ascii="Arial" w:eastAsia="Arial" w:hAnsi="Arial" w:cs="Arial"/>
          <w:sz w:val="20"/>
          <w:szCs w:val="20"/>
        </w:rPr>
        <w:t xml:space="preserve">Y </w:t>
      </w:r>
      <w:r>
        <w:rPr>
          <w:rFonts w:ascii="Arial" w:eastAsia="Arial" w:hAnsi="Arial" w:cs="Arial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124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3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v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g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77"/>
          <w:sz w:val="20"/>
          <w:szCs w:val="20"/>
        </w:rPr>
        <w:t>s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</w:t>
      </w:r>
      <w:r>
        <w:rPr>
          <w:rFonts w:ascii="Arial" w:eastAsia="Arial" w:hAnsi="Arial" w:cs="Arial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m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w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77"/>
          <w:sz w:val="20"/>
          <w:szCs w:val="20"/>
        </w:rPr>
        <w:t>s</w:t>
      </w:r>
      <w:r>
        <w:rPr>
          <w:rFonts w:ascii="Arial" w:eastAsia="Arial" w:hAnsi="Arial" w:cs="Arial"/>
          <w:spacing w:val="26"/>
          <w:w w:val="7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,</w:t>
      </w:r>
    </w:p>
    <w:p w14:paraId="2D648E8D" w14:textId="77777777" w:rsidR="00CE37CF" w:rsidRDefault="007311F8">
      <w:pPr>
        <w:spacing w:before="9" w:after="0" w:line="240" w:lineRule="auto"/>
        <w:ind w:left="495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proofErr w:type="gramEnd"/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9"/>
          <w:sz w:val="20"/>
          <w:szCs w:val="20"/>
        </w:rPr>
        <w:t>g</w:t>
      </w:r>
      <w:proofErr w:type="gramEnd"/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39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9"/>
          <w:sz w:val="20"/>
          <w:szCs w:val="20"/>
        </w:rPr>
        <w:t>b</w:t>
      </w:r>
      <w:proofErr w:type="gramEnd"/>
      <w:r>
        <w:rPr>
          <w:rFonts w:ascii="Arial" w:eastAsia="Arial" w:hAnsi="Arial" w:cs="Arial"/>
          <w:spacing w:val="-37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37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7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3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h</w:t>
      </w:r>
      <w:r>
        <w:rPr>
          <w:rFonts w:ascii="Arial" w:eastAsia="Arial" w:hAnsi="Arial" w:cs="Arial"/>
          <w:spacing w:val="-3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3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</w:p>
    <w:p w14:paraId="05BD7498" w14:textId="77777777" w:rsidR="00CE37CF" w:rsidRDefault="00CE37CF">
      <w:pPr>
        <w:spacing w:after="0"/>
        <w:sectPr w:rsidR="00CE37CF">
          <w:type w:val="continuous"/>
          <w:pgSz w:w="12240" w:h="15840"/>
          <w:pgMar w:top="960" w:right="660" w:bottom="280" w:left="860" w:header="720" w:footer="720" w:gutter="0"/>
          <w:cols w:num="2" w:space="720" w:equalWidth="0">
            <w:col w:w="5141" w:space="239"/>
            <w:col w:w="5340"/>
          </w:cols>
        </w:sectPr>
      </w:pPr>
    </w:p>
    <w:p w14:paraId="502E95A1" w14:textId="77777777" w:rsidR="00CE37CF" w:rsidRDefault="007311F8">
      <w:pPr>
        <w:spacing w:before="68" w:after="0" w:line="240" w:lineRule="auto"/>
        <w:ind w:left="2294" w:right="2155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pacing w:val="-15"/>
          <w:sz w:val="16"/>
          <w:szCs w:val="16"/>
        </w:rPr>
        <w:lastRenderedPageBreak/>
        <w:t>T</w:t>
      </w:r>
      <w:r>
        <w:rPr>
          <w:rFonts w:ascii="Arial" w:eastAsia="Arial" w:hAnsi="Arial" w:cs="Arial"/>
          <w:sz w:val="16"/>
          <w:szCs w:val="16"/>
        </w:rPr>
        <w:t>ABLE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w w:val="119"/>
          <w:sz w:val="16"/>
          <w:szCs w:val="16"/>
        </w:rPr>
        <w:t>I</w:t>
      </w:r>
    </w:p>
    <w:p w14:paraId="262F13FC" w14:textId="77777777" w:rsidR="00CE37CF" w:rsidRDefault="007311F8">
      <w:pPr>
        <w:spacing w:after="0" w:line="179" w:lineRule="exact"/>
        <w:ind w:left="1106" w:right="966"/>
        <w:jc w:val="center"/>
        <w:rPr>
          <w:rFonts w:ascii="Arial" w:eastAsia="Arial" w:hAnsi="Arial" w:cs="Arial"/>
          <w:sz w:val="12"/>
          <w:szCs w:val="12"/>
        </w:rPr>
      </w:pPr>
      <w:proofErr w:type="gramStart"/>
      <w:r>
        <w:rPr>
          <w:rFonts w:ascii="Arial" w:eastAsia="Arial" w:hAnsi="Arial" w:cs="Arial"/>
          <w:spacing w:val="8"/>
          <w:sz w:val="16"/>
          <w:szCs w:val="16"/>
        </w:rPr>
        <w:t>L</w:t>
      </w:r>
      <w:r>
        <w:rPr>
          <w:rFonts w:ascii="Arial" w:eastAsia="Arial" w:hAnsi="Arial" w:cs="Arial"/>
          <w:spacing w:val="-5"/>
          <w:sz w:val="12"/>
          <w:szCs w:val="12"/>
        </w:rPr>
        <w:t>A</w:t>
      </w:r>
      <w:r>
        <w:rPr>
          <w:rFonts w:ascii="Arial" w:eastAsia="Arial" w:hAnsi="Arial" w:cs="Arial"/>
          <w:spacing w:val="8"/>
          <w:sz w:val="12"/>
          <w:szCs w:val="12"/>
        </w:rPr>
        <w:t>YE</w:t>
      </w:r>
      <w:r>
        <w:rPr>
          <w:rFonts w:ascii="Arial" w:eastAsia="Arial" w:hAnsi="Arial" w:cs="Arial"/>
          <w:sz w:val="12"/>
          <w:szCs w:val="12"/>
        </w:rPr>
        <w:t xml:space="preserve">R </w:t>
      </w:r>
      <w:r>
        <w:rPr>
          <w:rFonts w:ascii="Arial" w:eastAsia="Arial" w:hAnsi="Arial" w:cs="Arial"/>
          <w:spacing w:val="8"/>
          <w:sz w:val="12"/>
          <w:szCs w:val="12"/>
        </w:rPr>
        <w:t xml:space="preserve"> </w:t>
      </w:r>
      <w:r>
        <w:rPr>
          <w:rFonts w:ascii="Arial" w:eastAsia="Arial" w:hAnsi="Arial" w:cs="Arial"/>
          <w:spacing w:val="8"/>
          <w:w w:val="83"/>
          <w:sz w:val="16"/>
          <w:szCs w:val="16"/>
        </w:rPr>
        <w:t>S</w:t>
      </w:r>
      <w:r>
        <w:rPr>
          <w:rFonts w:ascii="Arial" w:eastAsia="Arial" w:hAnsi="Arial" w:cs="Arial"/>
          <w:spacing w:val="8"/>
          <w:w w:val="88"/>
          <w:sz w:val="12"/>
          <w:szCs w:val="12"/>
        </w:rPr>
        <w:t>P</w:t>
      </w:r>
      <w:r>
        <w:rPr>
          <w:rFonts w:ascii="Arial" w:eastAsia="Arial" w:hAnsi="Arial" w:cs="Arial"/>
          <w:spacing w:val="8"/>
          <w:w w:val="97"/>
          <w:sz w:val="12"/>
          <w:szCs w:val="12"/>
        </w:rPr>
        <w:t>E</w:t>
      </w:r>
      <w:r>
        <w:rPr>
          <w:rFonts w:ascii="Arial" w:eastAsia="Arial" w:hAnsi="Arial" w:cs="Arial"/>
          <w:spacing w:val="8"/>
          <w:w w:val="98"/>
          <w:sz w:val="12"/>
          <w:szCs w:val="12"/>
        </w:rPr>
        <w:t>C</w:t>
      </w:r>
      <w:r>
        <w:rPr>
          <w:rFonts w:ascii="Arial" w:eastAsia="Arial" w:hAnsi="Arial" w:cs="Arial"/>
          <w:spacing w:val="8"/>
          <w:w w:val="127"/>
          <w:sz w:val="12"/>
          <w:szCs w:val="12"/>
        </w:rPr>
        <w:t>I</w:t>
      </w:r>
      <w:r>
        <w:rPr>
          <w:rFonts w:ascii="Arial" w:eastAsia="Arial" w:hAnsi="Arial" w:cs="Arial"/>
          <w:w w:val="106"/>
          <w:sz w:val="12"/>
          <w:szCs w:val="12"/>
        </w:rPr>
        <w:t>F</w:t>
      </w:r>
      <w:r>
        <w:rPr>
          <w:rFonts w:ascii="Arial" w:eastAsia="Arial" w:hAnsi="Arial" w:cs="Arial"/>
          <w:spacing w:val="8"/>
          <w:w w:val="106"/>
          <w:sz w:val="12"/>
          <w:szCs w:val="12"/>
        </w:rPr>
        <w:t>I</w:t>
      </w:r>
      <w:r>
        <w:rPr>
          <w:rFonts w:ascii="Arial" w:eastAsia="Arial" w:hAnsi="Arial" w:cs="Arial"/>
          <w:spacing w:val="8"/>
          <w:w w:val="98"/>
          <w:sz w:val="12"/>
          <w:szCs w:val="12"/>
        </w:rPr>
        <w:t>C</w:t>
      </w:r>
      <w:r>
        <w:rPr>
          <w:rFonts w:ascii="Arial" w:eastAsia="Arial" w:hAnsi="Arial" w:cs="Arial"/>
          <w:spacing w:val="-6"/>
          <w:w w:val="115"/>
          <w:sz w:val="12"/>
          <w:szCs w:val="12"/>
        </w:rPr>
        <w:t>A</w:t>
      </w:r>
      <w:r>
        <w:rPr>
          <w:rFonts w:ascii="Arial" w:eastAsia="Arial" w:hAnsi="Arial" w:cs="Arial"/>
          <w:spacing w:val="8"/>
          <w:w w:val="106"/>
          <w:sz w:val="12"/>
          <w:szCs w:val="12"/>
        </w:rPr>
        <w:t>T</w:t>
      </w:r>
      <w:r>
        <w:rPr>
          <w:rFonts w:ascii="Arial" w:eastAsia="Arial" w:hAnsi="Arial" w:cs="Arial"/>
          <w:spacing w:val="8"/>
          <w:w w:val="127"/>
          <w:sz w:val="12"/>
          <w:szCs w:val="12"/>
        </w:rPr>
        <w:t>I</w:t>
      </w:r>
      <w:r>
        <w:rPr>
          <w:rFonts w:ascii="Arial" w:eastAsia="Arial" w:hAnsi="Arial" w:cs="Arial"/>
          <w:spacing w:val="8"/>
          <w:w w:val="98"/>
          <w:sz w:val="12"/>
          <w:szCs w:val="12"/>
        </w:rPr>
        <w:t>O</w:t>
      </w:r>
      <w:r>
        <w:rPr>
          <w:rFonts w:ascii="Arial" w:eastAsia="Arial" w:hAnsi="Arial" w:cs="Arial"/>
          <w:w w:val="106"/>
          <w:sz w:val="12"/>
          <w:szCs w:val="12"/>
        </w:rPr>
        <w:t>N</w:t>
      </w:r>
      <w:proofErr w:type="gramEnd"/>
      <w:r>
        <w:rPr>
          <w:rFonts w:ascii="Arial" w:eastAsia="Arial" w:hAnsi="Arial" w:cs="Arial"/>
          <w:spacing w:val="14"/>
          <w:sz w:val="12"/>
          <w:szCs w:val="12"/>
        </w:rPr>
        <w:t xml:space="preserve"> </w:t>
      </w:r>
      <w:r>
        <w:rPr>
          <w:rFonts w:ascii="Arial" w:eastAsia="Arial" w:hAnsi="Arial" w:cs="Arial"/>
          <w:spacing w:val="8"/>
          <w:sz w:val="12"/>
          <w:szCs w:val="12"/>
        </w:rPr>
        <w:t>FO</w:t>
      </w:r>
      <w:r>
        <w:rPr>
          <w:rFonts w:ascii="Arial" w:eastAsia="Arial" w:hAnsi="Arial" w:cs="Arial"/>
          <w:sz w:val="12"/>
          <w:szCs w:val="12"/>
        </w:rPr>
        <w:t>R</w:t>
      </w:r>
      <w:r>
        <w:rPr>
          <w:rFonts w:ascii="Arial" w:eastAsia="Arial" w:hAnsi="Arial" w:cs="Arial"/>
          <w:spacing w:val="7"/>
          <w:sz w:val="12"/>
          <w:szCs w:val="12"/>
        </w:rPr>
        <w:t xml:space="preserve"> </w:t>
      </w:r>
      <w:r>
        <w:rPr>
          <w:rFonts w:ascii="Arial" w:eastAsia="Arial" w:hAnsi="Arial" w:cs="Arial"/>
          <w:spacing w:val="8"/>
          <w:sz w:val="16"/>
          <w:szCs w:val="16"/>
        </w:rPr>
        <w:t>D</w:t>
      </w:r>
      <w:r>
        <w:rPr>
          <w:rFonts w:ascii="Arial" w:eastAsia="Arial" w:hAnsi="Arial" w:cs="Arial"/>
          <w:spacing w:val="3"/>
          <w:sz w:val="12"/>
          <w:szCs w:val="12"/>
        </w:rPr>
        <w:t>R</w:t>
      </w:r>
      <w:r>
        <w:rPr>
          <w:rFonts w:ascii="Arial" w:eastAsia="Arial" w:hAnsi="Arial" w:cs="Arial"/>
          <w:spacing w:val="8"/>
          <w:sz w:val="12"/>
          <w:szCs w:val="12"/>
        </w:rPr>
        <w:t>OUGH</w:t>
      </w:r>
      <w:r>
        <w:rPr>
          <w:rFonts w:ascii="Arial" w:eastAsia="Arial" w:hAnsi="Arial" w:cs="Arial"/>
          <w:sz w:val="12"/>
          <w:szCs w:val="12"/>
        </w:rPr>
        <w:t>T</w:t>
      </w:r>
      <w:r>
        <w:rPr>
          <w:rFonts w:ascii="Arial" w:eastAsia="Arial" w:hAnsi="Arial" w:cs="Arial"/>
          <w:spacing w:val="22"/>
          <w:sz w:val="12"/>
          <w:szCs w:val="12"/>
        </w:rPr>
        <w:t xml:space="preserve"> </w:t>
      </w:r>
      <w:r>
        <w:rPr>
          <w:rFonts w:ascii="Arial" w:eastAsia="Arial" w:hAnsi="Arial" w:cs="Arial"/>
          <w:spacing w:val="3"/>
          <w:w w:val="106"/>
          <w:sz w:val="12"/>
          <w:szCs w:val="12"/>
        </w:rPr>
        <w:t>D</w:t>
      </w:r>
      <w:r>
        <w:rPr>
          <w:rFonts w:ascii="Arial" w:eastAsia="Arial" w:hAnsi="Arial" w:cs="Arial"/>
          <w:spacing w:val="-6"/>
          <w:w w:val="115"/>
          <w:sz w:val="12"/>
          <w:szCs w:val="12"/>
        </w:rPr>
        <w:t>A</w:t>
      </w:r>
      <w:r>
        <w:rPr>
          <w:rFonts w:ascii="Arial" w:eastAsia="Arial" w:hAnsi="Arial" w:cs="Arial"/>
          <w:spacing w:val="-4"/>
          <w:w w:val="106"/>
          <w:sz w:val="12"/>
          <w:szCs w:val="12"/>
        </w:rPr>
        <w:t>T</w:t>
      </w:r>
      <w:r>
        <w:rPr>
          <w:rFonts w:ascii="Arial" w:eastAsia="Arial" w:hAnsi="Arial" w:cs="Arial"/>
          <w:w w:val="115"/>
          <w:sz w:val="12"/>
          <w:szCs w:val="12"/>
        </w:rPr>
        <w:t>A</w:t>
      </w:r>
    </w:p>
    <w:p w14:paraId="771E83DC" w14:textId="77777777" w:rsidR="00CE37CF" w:rsidRDefault="00CE37CF">
      <w:pPr>
        <w:spacing w:before="9" w:after="0" w:line="150" w:lineRule="exact"/>
        <w:rPr>
          <w:sz w:val="15"/>
          <w:szCs w:val="15"/>
        </w:rPr>
      </w:pPr>
    </w:p>
    <w:p w14:paraId="68B57C8A" w14:textId="77777777" w:rsidR="00CE37CF" w:rsidRDefault="007311F8">
      <w:pPr>
        <w:tabs>
          <w:tab w:val="left" w:pos="2080"/>
          <w:tab w:val="left" w:pos="2760"/>
          <w:tab w:val="left" w:pos="3400"/>
        </w:tabs>
        <w:spacing w:after="0" w:line="180" w:lineRule="exact"/>
        <w:ind w:left="1259" w:right="1093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Name</w:t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-13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>ype</w:t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-6"/>
          <w:sz w:val="16"/>
          <w:szCs w:val="16"/>
        </w:rPr>
        <w:t>W</w:t>
      </w:r>
      <w:r>
        <w:rPr>
          <w:rFonts w:ascii="Arial" w:eastAsia="Arial" w:hAnsi="Arial" w:cs="Arial"/>
          <w:sz w:val="16"/>
          <w:szCs w:val="16"/>
        </w:rPr>
        <w:t>idth</w:t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w w:val="90"/>
          <w:sz w:val="16"/>
          <w:szCs w:val="16"/>
        </w:rPr>
        <w:t xml:space="preserve">Precision </w:t>
      </w:r>
      <w:r>
        <w:rPr>
          <w:rFonts w:ascii="Arial" w:eastAsia="Arial" w:hAnsi="Arial" w:cs="Arial"/>
          <w:sz w:val="16"/>
          <w:szCs w:val="16"/>
        </w:rPr>
        <w:t>long</w:t>
      </w:r>
      <w:r>
        <w:rPr>
          <w:rFonts w:ascii="Arial" w:eastAsia="Arial" w:hAnsi="Arial" w:cs="Arial"/>
          <w:sz w:val="16"/>
          <w:szCs w:val="16"/>
        </w:rPr>
        <w:tab/>
        <w:t>Real</w:t>
      </w:r>
      <w:r>
        <w:rPr>
          <w:rFonts w:ascii="Arial" w:eastAsia="Arial" w:hAnsi="Arial" w:cs="Arial"/>
          <w:sz w:val="16"/>
          <w:szCs w:val="16"/>
        </w:rPr>
        <w:tab/>
        <w:t>24</w:t>
      </w:r>
      <w:r>
        <w:rPr>
          <w:rFonts w:ascii="Arial" w:eastAsia="Arial" w:hAnsi="Arial" w:cs="Arial"/>
          <w:sz w:val="16"/>
          <w:szCs w:val="16"/>
        </w:rPr>
        <w:tab/>
        <w:t>15</w:t>
      </w:r>
    </w:p>
    <w:p w14:paraId="1577B073" w14:textId="77777777" w:rsidR="00CE37CF" w:rsidRDefault="007311F8">
      <w:pPr>
        <w:tabs>
          <w:tab w:val="left" w:pos="2080"/>
          <w:tab w:val="left" w:pos="2760"/>
          <w:tab w:val="left" w:pos="3400"/>
        </w:tabs>
        <w:spacing w:after="0" w:line="180" w:lineRule="exact"/>
        <w:ind w:left="1259" w:right="1526"/>
        <w:rPr>
          <w:rFonts w:ascii="Arial" w:eastAsia="Arial" w:hAnsi="Arial" w:cs="Arial"/>
          <w:sz w:val="16"/>
          <w:szCs w:val="16"/>
        </w:rPr>
      </w:pPr>
      <w:proofErr w:type="spellStart"/>
      <w:proofErr w:type="gramStart"/>
      <w:r>
        <w:rPr>
          <w:rFonts w:ascii="Arial" w:eastAsia="Arial" w:hAnsi="Arial" w:cs="Arial"/>
          <w:sz w:val="16"/>
          <w:szCs w:val="16"/>
        </w:rPr>
        <w:t>lat</w:t>
      </w:r>
      <w:proofErr w:type="spellEnd"/>
      <w:proofErr w:type="gramEnd"/>
      <w:r>
        <w:rPr>
          <w:rFonts w:ascii="Arial" w:eastAsia="Arial" w:hAnsi="Arial" w:cs="Arial"/>
          <w:sz w:val="16"/>
          <w:szCs w:val="16"/>
        </w:rPr>
        <w:tab/>
        <w:t>Real</w:t>
      </w:r>
      <w:r>
        <w:rPr>
          <w:rFonts w:ascii="Arial" w:eastAsia="Arial" w:hAnsi="Arial" w:cs="Arial"/>
          <w:sz w:val="16"/>
          <w:szCs w:val="16"/>
        </w:rPr>
        <w:tab/>
        <w:t>24</w:t>
      </w:r>
      <w:r>
        <w:rPr>
          <w:rFonts w:ascii="Arial" w:eastAsia="Arial" w:hAnsi="Arial" w:cs="Arial"/>
          <w:sz w:val="16"/>
          <w:szCs w:val="16"/>
        </w:rPr>
        <w:tab/>
        <w:t>15 id</w:t>
      </w:r>
      <w:r>
        <w:rPr>
          <w:rFonts w:ascii="Arial" w:eastAsia="Arial" w:hAnsi="Arial" w:cs="Arial"/>
          <w:sz w:val="16"/>
          <w:szCs w:val="16"/>
        </w:rPr>
        <w:tab/>
        <w:t>Int</w:t>
      </w:r>
      <w:r>
        <w:rPr>
          <w:rFonts w:ascii="Arial" w:eastAsia="Arial" w:hAnsi="Arial" w:cs="Arial"/>
          <w:spacing w:val="-2"/>
          <w:sz w:val="16"/>
          <w:szCs w:val="16"/>
        </w:rPr>
        <w:t>e</w:t>
      </w:r>
      <w:r>
        <w:rPr>
          <w:rFonts w:ascii="Arial" w:eastAsia="Arial" w:hAnsi="Arial" w:cs="Arial"/>
          <w:sz w:val="16"/>
          <w:szCs w:val="16"/>
        </w:rPr>
        <w:t>ger</w:t>
      </w:r>
      <w:r>
        <w:rPr>
          <w:rFonts w:ascii="Arial" w:eastAsia="Arial" w:hAnsi="Arial" w:cs="Arial"/>
          <w:sz w:val="16"/>
          <w:szCs w:val="16"/>
        </w:rPr>
        <w:tab/>
        <w:t>9</w:t>
      </w:r>
      <w:r>
        <w:rPr>
          <w:rFonts w:ascii="Arial" w:eastAsia="Arial" w:hAnsi="Arial" w:cs="Arial"/>
          <w:sz w:val="16"/>
          <w:szCs w:val="16"/>
        </w:rPr>
        <w:tab/>
        <w:t xml:space="preserve">0 </w:t>
      </w:r>
      <w:proofErr w:type="spellStart"/>
      <w:r>
        <w:rPr>
          <w:rFonts w:ascii="Arial" w:eastAsia="Arial" w:hAnsi="Arial" w:cs="Arial"/>
          <w:sz w:val="16"/>
          <w:szCs w:val="16"/>
        </w:rPr>
        <w:t>dnstyTh</w:t>
      </w:r>
      <w:proofErr w:type="spellEnd"/>
      <w:r>
        <w:rPr>
          <w:rFonts w:ascii="Arial" w:eastAsia="Arial" w:hAnsi="Arial" w:cs="Arial"/>
          <w:sz w:val="16"/>
          <w:szCs w:val="16"/>
        </w:rPr>
        <w:tab/>
        <w:t>Real</w:t>
      </w:r>
      <w:r>
        <w:rPr>
          <w:rFonts w:ascii="Arial" w:eastAsia="Arial" w:hAnsi="Arial" w:cs="Arial"/>
          <w:sz w:val="16"/>
          <w:szCs w:val="16"/>
        </w:rPr>
        <w:tab/>
        <w:t>24</w:t>
      </w:r>
      <w:r>
        <w:rPr>
          <w:rFonts w:ascii="Arial" w:eastAsia="Arial" w:hAnsi="Arial" w:cs="Arial"/>
          <w:sz w:val="16"/>
          <w:szCs w:val="16"/>
        </w:rPr>
        <w:tab/>
        <w:t xml:space="preserve">15 </w:t>
      </w:r>
      <w:proofErr w:type="spellStart"/>
      <w:r>
        <w:rPr>
          <w:rFonts w:ascii="Arial" w:eastAsia="Arial" w:hAnsi="Arial" w:cs="Arial"/>
          <w:spacing w:val="-3"/>
          <w:w w:val="88"/>
          <w:sz w:val="16"/>
          <w:szCs w:val="16"/>
        </w:rPr>
        <w:t>a</w:t>
      </w:r>
      <w:r>
        <w:rPr>
          <w:rFonts w:ascii="Arial" w:eastAsia="Arial" w:hAnsi="Arial" w:cs="Arial"/>
          <w:w w:val="88"/>
          <w:sz w:val="16"/>
          <w:szCs w:val="16"/>
        </w:rPr>
        <w:t>vgScor</w:t>
      </w:r>
      <w:proofErr w:type="spellEnd"/>
      <w:r>
        <w:rPr>
          <w:rFonts w:ascii="Arial" w:eastAsia="Arial" w:hAnsi="Arial" w:cs="Arial"/>
          <w:spacing w:val="-38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ab/>
        <w:t>Real</w:t>
      </w:r>
      <w:r>
        <w:rPr>
          <w:rFonts w:ascii="Arial" w:eastAsia="Arial" w:hAnsi="Arial" w:cs="Arial"/>
          <w:sz w:val="16"/>
          <w:szCs w:val="16"/>
        </w:rPr>
        <w:tab/>
        <w:t>24</w:t>
      </w:r>
      <w:r>
        <w:rPr>
          <w:rFonts w:ascii="Arial" w:eastAsia="Arial" w:hAnsi="Arial" w:cs="Arial"/>
          <w:sz w:val="16"/>
          <w:szCs w:val="16"/>
        </w:rPr>
        <w:tab/>
        <w:t xml:space="preserve">15 </w:t>
      </w:r>
      <w:proofErr w:type="spellStart"/>
      <w:r>
        <w:rPr>
          <w:rFonts w:ascii="Arial" w:eastAsia="Arial" w:hAnsi="Arial" w:cs="Arial"/>
          <w:sz w:val="16"/>
          <w:szCs w:val="16"/>
        </w:rPr>
        <w:t>num</w:t>
      </w:r>
      <w:r>
        <w:rPr>
          <w:rFonts w:ascii="Arial" w:eastAsia="Arial" w:hAnsi="Arial" w:cs="Arial"/>
          <w:spacing w:val="-13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>wts</w:t>
      </w:r>
      <w:proofErr w:type="spellEnd"/>
      <w:r>
        <w:rPr>
          <w:rFonts w:ascii="Arial" w:eastAsia="Arial" w:hAnsi="Arial" w:cs="Arial"/>
          <w:sz w:val="16"/>
          <w:szCs w:val="16"/>
        </w:rPr>
        <w:tab/>
        <w:t>Int</w:t>
      </w:r>
      <w:r>
        <w:rPr>
          <w:rFonts w:ascii="Arial" w:eastAsia="Arial" w:hAnsi="Arial" w:cs="Arial"/>
          <w:spacing w:val="-2"/>
          <w:sz w:val="16"/>
          <w:szCs w:val="16"/>
        </w:rPr>
        <w:t>e</w:t>
      </w:r>
      <w:r>
        <w:rPr>
          <w:rFonts w:ascii="Arial" w:eastAsia="Arial" w:hAnsi="Arial" w:cs="Arial"/>
          <w:sz w:val="16"/>
          <w:szCs w:val="16"/>
        </w:rPr>
        <w:t>ger</w:t>
      </w:r>
      <w:r>
        <w:rPr>
          <w:rFonts w:ascii="Arial" w:eastAsia="Arial" w:hAnsi="Arial" w:cs="Arial"/>
          <w:sz w:val="16"/>
          <w:szCs w:val="16"/>
        </w:rPr>
        <w:tab/>
        <w:t>9</w:t>
      </w:r>
      <w:r>
        <w:rPr>
          <w:rFonts w:ascii="Arial" w:eastAsia="Arial" w:hAnsi="Arial" w:cs="Arial"/>
          <w:sz w:val="16"/>
          <w:szCs w:val="16"/>
        </w:rPr>
        <w:tab/>
        <w:t xml:space="preserve">0 </w:t>
      </w:r>
      <w:proofErr w:type="spellStart"/>
      <w:r>
        <w:rPr>
          <w:rFonts w:ascii="Arial" w:eastAsia="Arial" w:hAnsi="Arial" w:cs="Arial"/>
          <w:sz w:val="16"/>
          <w:szCs w:val="16"/>
        </w:rPr>
        <w:t>stdD</w:t>
      </w:r>
      <w:r>
        <w:rPr>
          <w:rFonts w:ascii="Arial" w:eastAsia="Arial" w:hAnsi="Arial" w:cs="Arial"/>
          <w:spacing w:val="-4"/>
          <w:sz w:val="16"/>
          <w:szCs w:val="16"/>
        </w:rPr>
        <w:t>e</w:t>
      </w:r>
      <w:r>
        <w:rPr>
          <w:rFonts w:ascii="Arial" w:eastAsia="Arial" w:hAnsi="Arial" w:cs="Arial"/>
          <w:sz w:val="16"/>
          <w:szCs w:val="16"/>
        </w:rPr>
        <w:t>v</w:t>
      </w:r>
      <w:proofErr w:type="spellEnd"/>
      <w:r>
        <w:rPr>
          <w:rFonts w:ascii="Arial" w:eastAsia="Arial" w:hAnsi="Arial" w:cs="Arial"/>
          <w:sz w:val="16"/>
          <w:szCs w:val="16"/>
        </w:rPr>
        <w:tab/>
        <w:t>Real</w:t>
      </w:r>
      <w:r>
        <w:rPr>
          <w:rFonts w:ascii="Arial" w:eastAsia="Arial" w:hAnsi="Arial" w:cs="Arial"/>
          <w:sz w:val="16"/>
          <w:szCs w:val="16"/>
        </w:rPr>
        <w:tab/>
        <w:t>24</w:t>
      </w:r>
      <w:r>
        <w:rPr>
          <w:rFonts w:ascii="Arial" w:eastAsia="Arial" w:hAnsi="Arial" w:cs="Arial"/>
          <w:sz w:val="16"/>
          <w:szCs w:val="16"/>
        </w:rPr>
        <w:tab/>
        <w:t xml:space="preserve">15 </w:t>
      </w:r>
      <w:proofErr w:type="spellStart"/>
      <w:r>
        <w:rPr>
          <w:rFonts w:ascii="Arial" w:eastAsia="Arial" w:hAnsi="Arial" w:cs="Arial"/>
          <w:sz w:val="16"/>
          <w:szCs w:val="16"/>
        </w:rPr>
        <w:t>batchNm</w:t>
      </w:r>
      <w:proofErr w:type="spellEnd"/>
      <w:r>
        <w:rPr>
          <w:rFonts w:ascii="Arial" w:eastAsia="Arial" w:hAnsi="Arial" w:cs="Arial"/>
          <w:sz w:val="16"/>
          <w:szCs w:val="16"/>
        </w:rPr>
        <w:tab/>
        <w:t>Int</w:t>
      </w:r>
      <w:r>
        <w:rPr>
          <w:rFonts w:ascii="Arial" w:eastAsia="Arial" w:hAnsi="Arial" w:cs="Arial"/>
          <w:spacing w:val="-2"/>
          <w:sz w:val="16"/>
          <w:szCs w:val="16"/>
        </w:rPr>
        <w:t>e</w:t>
      </w:r>
      <w:r>
        <w:rPr>
          <w:rFonts w:ascii="Arial" w:eastAsia="Arial" w:hAnsi="Arial" w:cs="Arial"/>
          <w:sz w:val="16"/>
          <w:szCs w:val="16"/>
        </w:rPr>
        <w:t>ger</w:t>
      </w:r>
      <w:r>
        <w:rPr>
          <w:rFonts w:ascii="Arial" w:eastAsia="Arial" w:hAnsi="Arial" w:cs="Arial"/>
          <w:sz w:val="16"/>
          <w:szCs w:val="16"/>
        </w:rPr>
        <w:tab/>
        <w:t>9</w:t>
      </w:r>
      <w:r>
        <w:rPr>
          <w:rFonts w:ascii="Arial" w:eastAsia="Arial" w:hAnsi="Arial" w:cs="Arial"/>
          <w:sz w:val="16"/>
          <w:szCs w:val="16"/>
        </w:rPr>
        <w:tab/>
        <w:t xml:space="preserve">0 </w:t>
      </w:r>
      <w:proofErr w:type="spellStart"/>
      <w:r>
        <w:rPr>
          <w:rFonts w:ascii="Arial" w:eastAsia="Arial" w:hAnsi="Arial" w:cs="Arial"/>
          <w:sz w:val="16"/>
          <w:szCs w:val="16"/>
        </w:rPr>
        <w:t>geoData</w:t>
      </w:r>
      <w:proofErr w:type="spellEnd"/>
      <w:r>
        <w:rPr>
          <w:rFonts w:ascii="Arial" w:eastAsia="Arial" w:hAnsi="Arial" w:cs="Arial"/>
          <w:sz w:val="16"/>
          <w:szCs w:val="16"/>
        </w:rPr>
        <w:tab/>
        <w:t>String</w:t>
      </w:r>
      <w:r>
        <w:rPr>
          <w:rFonts w:ascii="Arial" w:eastAsia="Arial" w:hAnsi="Arial" w:cs="Arial"/>
          <w:sz w:val="16"/>
          <w:szCs w:val="16"/>
        </w:rPr>
        <w:tab/>
        <w:t>80</w:t>
      </w:r>
      <w:r>
        <w:rPr>
          <w:rFonts w:ascii="Arial" w:eastAsia="Arial" w:hAnsi="Arial" w:cs="Arial"/>
          <w:sz w:val="16"/>
          <w:szCs w:val="16"/>
        </w:rPr>
        <w:tab/>
        <w:t>0</w:t>
      </w:r>
    </w:p>
    <w:p w14:paraId="2BB8D7FD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6D42BED4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349FB484" w14:textId="77777777" w:rsidR="00CE37CF" w:rsidRDefault="00CE37CF">
      <w:pPr>
        <w:spacing w:before="20" w:after="0" w:line="260" w:lineRule="exact"/>
        <w:rPr>
          <w:sz w:val="26"/>
          <w:szCs w:val="26"/>
        </w:rPr>
      </w:pPr>
    </w:p>
    <w:p w14:paraId="6DDCFC33" w14:textId="77777777" w:rsidR="00CE37CF" w:rsidRDefault="007311F8">
      <w:pPr>
        <w:spacing w:after="0" w:line="240" w:lineRule="auto"/>
        <w:ind w:left="594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pacing w:val="-10"/>
          <w:sz w:val="20"/>
          <w:szCs w:val="20"/>
        </w:rPr>
        <w:t>HAVIN</w:t>
      </w:r>
      <w:r>
        <w:rPr>
          <w:rFonts w:ascii="Arial" w:eastAsia="Arial" w:hAnsi="Arial" w:cs="Arial"/>
          <w:sz w:val="20"/>
          <w:szCs w:val="20"/>
        </w:rPr>
        <w:t xml:space="preserve">G 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proofErr w:type="gramEnd"/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pacing w:val="48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G</w:t>
      </w:r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m</w:t>
      </w:r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r</w:t>
      </w:r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y</w:t>
      </w:r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y</w:t>
      </w:r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1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 </w:t>
      </w:r>
      <w:r>
        <w:rPr>
          <w:rFonts w:ascii="Arial" w:eastAsia="Arial" w:hAnsi="Arial" w:cs="Arial"/>
          <w:spacing w:val="49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C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v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x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H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r>
        <w:rPr>
          <w:rFonts w:ascii="Arial" w:eastAsia="Arial" w:hAnsi="Arial" w:cs="Arial"/>
          <w:w w:val="124"/>
          <w:sz w:val="20"/>
          <w:szCs w:val="20"/>
        </w:rPr>
        <w:t>l</w:t>
      </w:r>
      <w:r>
        <w:rPr>
          <w:rFonts w:ascii="Arial" w:eastAsia="Arial" w:hAnsi="Arial" w:cs="Arial"/>
          <w:spacing w:val="-3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124"/>
          <w:sz w:val="20"/>
          <w:szCs w:val="20"/>
        </w:rPr>
        <w:t>l</w:t>
      </w:r>
      <w:proofErr w:type="spellEnd"/>
    </w:p>
    <w:p w14:paraId="51C41EF9" w14:textId="77777777" w:rsidR="00CE37CF" w:rsidRDefault="007311F8">
      <w:pPr>
        <w:spacing w:before="9" w:after="0" w:line="240" w:lineRule="auto"/>
        <w:ind w:left="631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proofErr w:type="gramEnd"/>
      <w:r>
        <w:rPr>
          <w:rFonts w:ascii="Arial" w:eastAsia="Arial" w:hAnsi="Arial" w:cs="Arial"/>
          <w:spacing w:val="-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 </w:t>
      </w:r>
      <w:r>
        <w:rPr>
          <w:rFonts w:ascii="Arial" w:eastAsia="Arial" w:hAnsi="Arial" w:cs="Arial"/>
          <w:spacing w:val="49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C</w:t>
      </w:r>
      <w:r>
        <w:rPr>
          <w:rFonts w:ascii="Arial" w:eastAsia="Arial" w:hAnsi="Arial" w:cs="Arial"/>
          <w:spacing w:val="-2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l</w:t>
      </w:r>
      <w:proofErr w:type="spellEnd"/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9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88"/>
          <w:sz w:val="20"/>
          <w:szCs w:val="20"/>
        </w:rPr>
        <w:t>geo</w:t>
      </w:r>
      <w:r>
        <w:rPr>
          <w:rFonts w:ascii="Arial" w:eastAsia="Arial" w:hAnsi="Arial" w:cs="Arial"/>
          <w:w w:val="88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spacing w:val="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) 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 xml:space="preserve">= </w:t>
      </w:r>
      <w:r>
        <w:rPr>
          <w:rFonts w:ascii="Arial" w:eastAsia="Arial" w:hAnsi="Arial" w:cs="Arial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w w:val="149"/>
          <w:sz w:val="20"/>
          <w:szCs w:val="20"/>
        </w:rPr>
        <w:t>’</w:t>
      </w:r>
      <w:proofErr w:type="gramEnd"/>
      <w:r>
        <w:rPr>
          <w:rFonts w:ascii="Arial" w:eastAsia="Arial" w:hAnsi="Arial" w:cs="Arial"/>
          <w:spacing w:val="-48"/>
          <w:w w:val="149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pacing w:val="48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P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124"/>
          <w:sz w:val="20"/>
          <w:szCs w:val="20"/>
        </w:rPr>
        <w:t>l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y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g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149"/>
          <w:sz w:val="20"/>
          <w:szCs w:val="20"/>
        </w:rPr>
        <w:t>’</w:t>
      </w:r>
      <w:r>
        <w:rPr>
          <w:rFonts w:ascii="Arial" w:eastAsia="Arial" w:hAnsi="Arial" w:cs="Arial"/>
          <w:spacing w:val="-47"/>
          <w:w w:val="14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</w:p>
    <w:p w14:paraId="6BE50667" w14:textId="77777777" w:rsidR="00CE37CF" w:rsidRDefault="00CE37CF">
      <w:pPr>
        <w:spacing w:before="9" w:after="0" w:line="120" w:lineRule="exact"/>
        <w:rPr>
          <w:sz w:val="12"/>
          <w:szCs w:val="12"/>
        </w:rPr>
      </w:pPr>
    </w:p>
    <w:p w14:paraId="4C33965A" w14:textId="77777777" w:rsidR="00CE37CF" w:rsidRDefault="007311F8">
      <w:pPr>
        <w:spacing w:after="0" w:line="249" w:lineRule="auto"/>
        <w:ind w:left="604" w:right="-54" w:hanging="28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Then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we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insert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centroid</w:t>
      </w:r>
      <w:r>
        <w:rPr>
          <w:rFonts w:ascii="Arial" w:eastAsia="Arial" w:hAnsi="Arial" w:cs="Arial"/>
          <w:spacing w:val="41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each</w:t>
      </w:r>
      <w:r>
        <w:rPr>
          <w:rFonts w:ascii="Arial" w:eastAsia="Arial" w:hAnsi="Arial" w:cs="Arial"/>
          <w:spacing w:val="44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polygon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into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the </w:t>
      </w:r>
      <w:r>
        <w:rPr>
          <w:rFonts w:ascii="Arial" w:eastAsia="Arial" w:hAnsi="Arial" w:cs="Arial"/>
          <w:w w:val="89"/>
          <w:sz w:val="20"/>
          <w:szCs w:val="20"/>
        </w:rPr>
        <w:t>table</w:t>
      </w:r>
      <w:r>
        <w:rPr>
          <w:rFonts w:ascii="Arial" w:eastAsia="Arial" w:hAnsi="Arial" w:cs="Arial"/>
          <w:spacing w:val="2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using</w:t>
      </w:r>
      <w:r>
        <w:rPr>
          <w:rFonts w:ascii="Arial" w:eastAsia="Arial" w:hAnsi="Arial" w:cs="Arial"/>
          <w:spacing w:val="2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query:</w:t>
      </w:r>
    </w:p>
    <w:p w14:paraId="721BDB20" w14:textId="77777777" w:rsidR="00CE37CF" w:rsidRDefault="00CE37CF">
      <w:pPr>
        <w:spacing w:after="0" w:line="120" w:lineRule="exact"/>
        <w:rPr>
          <w:sz w:val="12"/>
          <w:szCs w:val="12"/>
        </w:rPr>
      </w:pPr>
    </w:p>
    <w:p w14:paraId="31B25210" w14:textId="77777777" w:rsidR="00CE37CF" w:rsidRDefault="007311F8">
      <w:pPr>
        <w:spacing w:after="0" w:line="240" w:lineRule="auto"/>
        <w:ind w:left="594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pacing w:val="-10"/>
          <w:w w:val="96"/>
          <w:sz w:val="20"/>
          <w:szCs w:val="20"/>
        </w:rPr>
        <w:t>UPDAT</w:t>
      </w:r>
      <w:r>
        <w:rPr>
          <w:rFonts w:ascii="Arial" w:eastAsia="Arial" w:hAnsi="Arial" w:cs="Arial"/>
          <w:w w:val="96"/>
          <w:sz w:val="20"/>
          <w:szCs w:val="20"/>
        </w:rPr>
        <w:t xml:space="preserve">E </w:t>
      </w:r>
      <w:r>
        <w:rPr>
          <w:rFonts w:ascii="Arial" w:eastAsia="Arial" w:hAnsi="Arial" w:cs="Arial"/>
          <w:spacing w:val="35"/>
          <w:w w:val="96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proofErr w:type="gramEnd"/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j</w:t>
      </w:r>
      <w:proofErr w:type="gramEnd"/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1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y</w:t>
      </w:r>
    </w:p>
    <w:p w14:paraId="2102F7F8" w14:textId="77777777" w:rsidR="00CE37CF" w:rsidRDefault="007311F8">
      <w:pPr>
        <w:spacing w:before="9" w:after="0" w:line="240" w:lineRule="auto"/>
        <w:ind w:left="605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1"/>
          <w:w w:val="88"/>
          <w:sz w:val="20"/>
          <w:szCs w:val="20"/>
        </w:rPr>
        <w:t>SE</w:t>
      </w:r>
      <w:r>
        <w:rPr>
          <w:rFonts w:ascii="Arial" w:eastAsia="Arial" w:hAnsi="Arial" w:cs="Arial"/>
          <w:w w:val="88"/>
          <w:sz w:val="20"/>
          <w:szCs w:val="20"/>
        </w:rPr>
        <w:t xml:space="preserve">T  </w:t>
      </w:r>
      <w:r>
        <w:rPr>
          <w:rFonts w:ascii="Arial" w:eastAsia="Arial" w:hAnsi="Arial" w:cs="Arial"/>
          <w:spacing w:val="19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1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10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n</w:t>
      </w:r>
      <w:r>
        <w:rPr>
          <w:rFonts w:ascii="Arial" w:eastAsia="Arial" w:hAnsi="Arial" w:cs="Arial"/>
          <w:spacing w:val="1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</w:t>
      </w:r>
      <w:r>
        <w:rPr>
          <w:rFonts w:ascii="Arial" w:eastAsia="Arial" w:hAnsi="Arial" w:cs="Arial"/>
          <w:spacing w:val="-1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r</w:t>
      </w:r>
      <w:r>
        <w:rPr>
          <w:rFonts w:ascii="Arial" w:eastAsia="Arial" w:hAnsi="Arial" w:cs="Arial"/>
          <w:spacing w:val="-9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16"/>
          <w:w w:val="8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</w:t>
      </w:r>
      <w:r>
        <w:rPr>
          <w:rFonts w:ascii="Arial" w:eastAsia="Arial" w:hAnsi="Arial" w:cs="Arial"/>
          <w:spacing w:val="-1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96"/>
          <w:sz w:val="20"/>
          <w:szCs w:val="20"/>
        </w:rPr>
        <w:t>=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r>
        <w:rPr>
          <w:rFonts w:ascii="Arial" w:eastAsia="Arial" w:hAnsi="Arial" w:cs="Arial"/>
          <w:spacing w:val="-32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 xml:space="preserve">T </w:t>
      </w:r>
      <w:r>
        <w:rPr>
          <w:rFonts w:ascii="Arial" w:eastAsia="Arial" w:hAnsi="Arial" w:cs="Arial"/>
          <w:spacing w:val="49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C</w:t>
      </w:r>
      <w:proofErr w:type="gramEnd"/>
      <w:r>
        <w:rPr>
          <w:rFonts w:ascii="Arial" w:eastAsia="Arial" w:hAnsi="Arial" w:cs="Arial"/>
          <w:spacing w:val="-32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3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32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2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r</w:t>
      </w:r>
      <w:r>
        <w:rPr>
          <w:rFonts w:ascii="Arial" w:eastAsia="Arial" w:hAnsi="Arial" w:cs="Arial"/>
          <w:spacing w:val="-3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(</w:t>
      </w:r>
      <w:r>
        <w:rPr>
          <w:rFonts w:ascii="Arial" w:eastAsia="Arial" w:hAnsi="Arial" w:cs="Arial"/>
          <w:spacing w:val="-8"/>
          <w:w w:val="8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88"/>
          <w:sz w:val="20"/>
          <w:szCs w:val="20"/>
        </w:rPr>
        <w:t>geo</w:t>
      </w:r>
      <w:r>
        <w:rPr>
          <w:rFonts w:ascii="Arial" w:eastAsia="Arial" w:hAnsi="Arial" w:cs="Arial"/>
          <w:w w:val="88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spacing w:val="-1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</w:p>
    <w:p w14:paraId="09EFBBDD" w14:textId="77777777" w:rsidR="00CE37CF" w:rsidRDefault="00CE37CF">
      <w:pPr>
        <w:spacing w:before="9" w:after="0" w:line="120" w:lineRule="exact"/>
        <w:rPr>
          <w:sz w:val="12"/>
          <w:szCs w:val="12"/>
        </w:rPr>
      </w:pPr>
    </w:p>
    <w:p w14:paraId="4D06CDCC" w14:textId="77777777" w:rsidR="00CE37CF" w:rsidRDefault="007311F8">
      <w:pPr>
        <w:spacing w:after="0" w:line="240" w:lineRule="auto"/>
        <w:ind w:left="319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3)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4"/>
          <w:w w:val="88"/>
          <w:sz w:val="20"/>
          <w:szCs w:val="20"/>
        </w:rPr>
        <w:t>W</w:t>
      </w:r>
      <w:r>
        <w:rPr>
          <w:rFonts w:ascii="Arial" w:eastAsia="Arial" w:hAnsi="Arial" w:cs="Arial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29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repeat</w:t>
      </w:r>
      <w:r>
        <w:rPr>
          <w:rFonts w:ascii="Arial" w:eastAsia="Arial" w:hAnsi="Arial" w:cs="Arial"/>
          <w:spacing w:val="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process</w:t>
      </w:r>
      <w:r>
        <w:rPr>
          <w:rFonts w:ascii="Arial" w:eastAsia="Arial" w:hAnsi="Arial" w:cs="Arial"/>
          <w:spacing w:val="22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v</w:t>
      </w:r>
      <w:r>
        <w:rPr>
          <w:rFonts w:ascii="Arial" w:eastAsia="Arial" w:hAnsi="Arial" w:cs="Arial"/>
          <w:w w:val="88"/>
          <w:sz w:val="20"/>
          <w:szCs w:val="20"/>
        </w:rPr>
        <w:t>ery</w:t>
      </w:r>
      <w:r>
        <w:rPr>
          <w:rFonts w:ascii="Arial" w:eastAsia="Arial" w:hAnsi="Arial" w:cs="Arial"/>
          <w:spacing w:val="29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shapefile</w:t>
      </w:r>
      <w:r>
        <w:rPr>
          <w:rFonts w:ascii="Arial" w:eastAsia="Arial" w:hAnsi="Arial" w:cs="Arial"/>
          <w:spacing w:val="2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needed.</w:t>
      </w:r>
    </w:p>
    <w:p w14:paraId="1911F403" w14:textId="77777777" w:rsidR="00CE37CF" w:rsidRDefault="00CE37CF">
      <w:pPr>
        <w:spacing w:before="6" w:after="0" w:line="140" w:lineRule="exact"/>
        <w:rPr>
          <w:sz w:val="14"/>
          <w:szCs w:val="14"/>
        </w:rPr>
      </w:pPr>
    </w:p>
    <w:p w14:paraId="60CAD5F4" w14:textId="77777777" w:rsidR="00CE37CF" w:rsidDel="003D7994" w:rsidRDefault="007311F8" w:rsidP="003D7994">
      <w:pPr>
        <w:spacing w:after="0" w:line="240" w:lineRule="auto"/>
        <w:ind w:left="119" w:right="-20"/>
        <w:rPr>
          <w:del w:id="138" w:author="Sujing Wang" w:date="2019-07-31T16:56:00Z"/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B.</w:t>
      </w:r>
      <w:r>
        <w:rPr>
          <w:rFonts w:ascii="Arial" w:eastAsia="Arial" w:hAnsi="Arial" w:cs="Arial"/>
          <w:i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4"/>
          <w:sz w:val="20"/>
          <w:szCs w:val="20"/>
        </w:rPr>
        <w:t>D</w:t>
      </w:r>
      <w:r>
        <w:rPr>
          <w:rFonts w:ascii="Arial" w:eastAsia="Arial" w:hAnsi="Arial" w:cs="Arial"/>
          <w:i/>
          <w:spacing w:val="-8"/>
          <w:w w:val="94"/>
          <w:sz w:val="20"/>
          <w:szCs w:val="20"/>
        </w:rPr>
        <w:t>r</w:t>
      </w:r>
      <w:r>
        <w:rPr>
          <w:rFonts w:ascii="Arial" w:eastAsia="Arial" w:hAnsi="Arial" w:cs="Arial"/>
          <w:i/>
          <w:w w:val="94"/>
          <w:sz w:val="20"/>
          <w:szCs w:val="20"/>
        </w:rPr>
        <w:t>ought</w:t>
      </w:r>
      <w:r>
        <w:rPr>
          <w:rFonts w:ascii="Arial" w:eastAsia="Arial" w:hAnsi="Arial" w:cs="Arial"/>
          <w:i/>
          <w:spacing w:val="18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Data</w:t>
      </w:r>
      <w:r>
        <w:rPr>
          <w:rFonts w:ascii="Arial" w:eastAsia="Arial" w:hAnsi="Arial" w:cs="Arial"/>
          <w:i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89"/>
          <w:sz w:val="20"/>
          <w:szCs w:val="20"/>
        </w:rPr>
        <w:t>Sou</w:t>
      </w:r>
      <w:r>
        <w:rPr>
          <w:rFonts w:ascii="Arial" w:eastAsia="Arial" w:hAnsi="Arial" w:cs="Arial"/>
          <w:i/>
          <w:spacing w:val="-7"/>
          <w:w w:val="89"/>
          <w:sz w:val="20"/>
          <w:szCs w:val="20"/>
        </w:rPr>
        <w:t>r</w:t>
      </w:r>
      <w:r>
        <w:rPr>
          <w:rFonts w:ascii="Arial" w:eastAsia="Arial" w:hAnsi="Arial" w:cs="Arial"/>
          <w:i/>
          <w:w w:val="81"/>
          <w:sz w:val="20"/>
          <w:szCs w:val="20"/>
        </w:rPr>
        <w:t>ces</w:t>
      </w:r>
    </w:p>
    <w:p w14:paraId="607EDAB0" w14:textId="77777777" w:rsidR="00CE37CF" w:rsidRDefault="007311F8" w:rsidP="003D7994">
      <w:pPr>
        <w:spacing w:after="0" w:line="240" w:lineRule="auto"/>
        <w:ind w:left="119" w:right="-20"/>
        <w:rPr>
          <w:rFonts w:ascii="Arial" w:eastAsia="Arial" w:hAnsi="Arial" w:cs="Arial"/>
          <w:sz w:val="20"/>
          <w:szCs w:val="20"/>
        </w:rPr>
        <w:pPrChange w:id="139" w:author="Sujing Wang" w:date="2019-07-31T16:56:00Z">
          <w:pPr>
            <w:spacing w:before="72" w:after="0" w:line="249" w:lineRule="auto"/>
            <w:ind w:left="119" w:right="-54" w:firstLine="199"/>
            <w:jc w:val="both"/>
          </w:pPr>
        </w:pPrChange>
      </w:pPr>
      <w:del w:id="140" w:author="Sujing Wang" w:date="2019-07-31T16:56:00Z">
        <w:r w:rsidDel="003D7994">
          <w:rPr>
            <w:rFonts w:ascii="Arial" w:eastAsia="Arial" w:hAnsi="Arial" w:cs="Arial"/>
            <w:sz w:val="20"/>
            <w:szCs w:val="20"/>
          </w:rPr>
          <w:delText xml:space="preserve">There  are </w:delText>
        </w:r>
        <w:r w:rsidDel="003D7994">
          <w:rPr>
            <w:rFonts w:ascii="Arial" w:eastAsia="Arial" w:hAnsi="Arial" w:cs="Arial"/>
            <w:spacing w:val="1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t</w:delText>
        </w:r>
        <w:r w:rsidDel="003D7994">
          <w:rPr>
            <w:rFonts w:ascii="Arial" w:eastAsia="Arial" w:hAnsi="Arial" w:cs="Arial"/>
            <w:spacing w:val="-2"/>
            <w:sz w:val="20"/>
            <w:szCs w:val="20"/>
          </w:rPr>
          <w:delText>w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o </w:delText>
        </w:r>
        <w:r w:rsidDel="003D7994">
          <w:rPr>
            <w:rFonts w:ascii="Arial" w:eastAsia="Arial" w:hAnsi="Arial" w:cs="Arial"/>
            <w:spacing w:val="4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di</w:delText>
        </w:r>
        <w:r w:rsidDel="003D7994">
          <w:rPr>
            <w:rFonts w:ascii="Arial" w:eastAsia="Arial" w:hAnsi="Arial" w:cs="Arial"/>
            <w:spacing w:val="-5"/>
            <w:sz w:val="20"/>
            <w:szCs w:val="20"/>
          </w:rPr>
          <w:delText>f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ferent </w:delText>
        </w:r>
        <w:r w:rsidDel="003D7994">
          <w:rPr>
            <w:rFonts w:ascii="Arial" w:eastAsia="Arial" w:hAnsi="Arial" w:cs="Arial"/>
            <w:spacing w:val="2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3"/>
            <w:sz w:val="20"/>
            <w:szCs w:val="20"/>
          </w:rPr>
          <w:delText xml:space="preserve">datasets  </w:delText>
        </w:r>
        <w:r w:rsidDel="003D7994">
          <w:rPr>
            <w:rFonts w:ascii="Arial" w:eastAsia="Arial" w:hAnsi="Arial" w:cs="Arial"/>
            <w:spacing w:val="35"/>
            <w:w w:val="83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under </w:delText>
        </w:r>
        <w:r w:rsidDel="003D7994">
          <w:rPr>
            <w:rFonts w:ascii="Arial" w:eastAsia="Arial" w:hAnsi="Arial" w:cs="Arial"/>
            <w:spacing w:val="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con- sideration    </w:delText>
        </w:r>
        <w:r w:rsidDel="003D7994">
          <w:rPr>
            <w:rFonts w:ascii="Arial" w:eastAsia="Arial" w:hAnsi="Arial" w:cs="Arial"/>
            <w:spacing w:val="1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here.    </w:delText>
        </w:r>
        <w:r w:rsidDel="003D7994">
          <w:rPr>
            <w:rFonts w:ascii="Arial" w:eastAsia="Arial" w:hAnsi="Arial" w:cs="Arial"/>
            <w:spacing w:val="34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First     </w:delText>
        </w:r>
        <w:r w:rsidDel="003D7994">
          <w:rPr>
            <w:rFonts w:ascii="Arial" w:eastAsia="Arial" w:hAnsi="Arial" w:cs="Arial"/>
            <w:spacing w:val="1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is     </w:delText>
        </w:r>
        <w:r w:rsidDel="003D7994">
          <w:rPr>
            <w:rFonts w:ascii="Arial" w:eastAsia="Arial" w:hAnsi="Arial" w:cs="Arial"/>
            <w:spacing w:val="3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the     </w:delText>
        </w:r>
        <w:r w:rsidDel="003D7994">
          <w:rPr>
            <w:rFonts w:ascii="Arial" w:eastAsia="Arial" w:hAnsi="Arial" w:cs="Arial"/>
            <w:spacing w:val="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90"/>
            <w:sz w:val="20"/>
            <w:szCs w:val="20"/>
          </w:rPr>
          <w:delText xml:space="preserve">Spatiotemporal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Drought </w:delText>
        </w:r>
        <w:r w:rsidDel="003D7994">
          <w:rPr>
            <w:rFonts w:ascii="Arial" w:eastAsia="Arial" w:hAnsi="Arial" w:cs="Arial"/>
            <w:spacing w:val="13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Datasets from </w:delText>
        </w:r>
        <w:r w:rsidDel="003D7994">
          <w:rPr>
            <w:rFonts w:ascii="Arial" w:eastAsia="Arial" w:hAnsi="Arial" w:cs="Arial"/>
            <w:spacing w:val="4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the </w:delText>
        </w:r>
        <w:r w:rsidDel="003D7994">
          <w:rPr>
            <w:rFonts w:ascii="Arial" w:eastAsia="Arial" w:hAnsi="Arial" w:cs="Arial"/>
            <w:spacing w:val="2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North </w:delText>
        </w:r>
        <w:r w:rsidDel="003D7994">
          <w:rPr>
            <w:rFonts w:ascii="Arial" w:eastAsia="Arial" w:hAnsi="Arial" w:cs="Arial"/>
            <w:spacing w:val="3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American </w:delText>
        </w:r>
        <w:r w:rsidDel="003D7994">
          <w:rPr>
            <w:rFonts w:ascii="Arial" w:eastAsia="Arial" w:hAnsi="Arial" w:cs="Arial"/>
            <w:spacing w:val="4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Portal: https://www1.ncdc.noaa.g</w:delText>
        </w:r>
        <w:r w:rsidDel="003D7994">
          <w:rPr>
            <w:rFonts w:ascii="Arial" w:eastAsia="Arial" w:hAnsi="Arial" w:cs="Arial"/>
            <w:spacing w:val="-3"/>
            <w:sz w:val="20"/>
            <w:szCs w:val="20"/>
          </w:rPr>
          <w:delText>o</w:delText>
        </w:r>
        <w:r w:rsidDel="003D7994">
          <w:rPr>
            <w:rFonts w:ascii="Arial" w:eastAsia="Arial" w:hAnsi="Arial" w:cs="Arial"/>
            <w:sz w:val="20"/>
            <w:szCs w:val="20"/>
          </w:rPr>
          <w:delText>v/pub/data/nidis/shapefiles/.</w:delText>
        </w:r>
      </w:del>
    </w:p>
    <w:p w14:paraId="7D988519" w14:textId="77777777" w:rsidR="00CE37CF" w:rsidDel="003D7994" w:rsidRDefault="007311F8">
      <w:pPr>
        <w:spacing w:after="0" w:line="249" w:lineRule="auto"/>
        <w:ind w:left="119" w:right="-54" w:firstLine="199"/>
        <w:jc w:val="both"/>
        <w:rPr>
          <w:moveFrom w:id="141" w:author="Sujing Wang" w:date="2019-07-31T17:00:00Z"/>
          <w:rFonts w:ascii="Arial" w:eastAsia="Arial" w:hAnsi="Arial" w:cs="Arial"/>
          <w:sz w:val="20"/>
          <w:szCs w:val="20"/>
        </w:rPr>
      </w:pPr>
      <w:moveFromRangeStart w:id="142" w:author="Sujing Wang" w:date="2019-07-31T17:00:00Z" w:name="move15484836"/>
      <w:moveFrom w:id="143" w:author="Sujing Wang" w:date="2019-07-31T17:00:00Z">
        <w:r w:rsidDel="003D7994">
          <w:rPr>
            <w:rFonts w:ascii="Arial" w:eastAsia="Arial" w:hAnsi="Arial" w:cs="Arial"/>
            <w:w w:val="88"/>
            <w:sz w:val="20"/>
            <w:szCs w:val="20"/>
          </w:rPr>
          <w:t>The</w:t>
        </w:r>
        <w:r w:rsidDel="003D7994">
          <w:rPr>
            <w:rFonts w:ascii="Arial" w:eastAsia="Arial" w:hAnsi="Arial" w:cs="Arial"/>
            <w:spacing w:val="11"/>
            <w:w w:val="88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t>spatial</w:t>
        </w:r>
        <w:r w:rsidDel="003D7994">
          <w:rPr>
            <w:rFonts w:ascii="Arial" w:eastAsia="Arial" w:hAnsi="Arial" w:cs="Arial"/>
            <w:spacing w:val="19"/>
            <w:w w:val="88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8"/>
            <w:sz w:val="20"/>
            <w:szCs w:val="20"/>
          </w:rPr>
          <w:t>reference</w:t>
        </w:r>
        <w:r w:rsidDel="003D7994">
          <w:rPr>
            <w:rFonts w:ascii="Arial" w:eastAsia="Arial" w:hAnsi="Arial" w:cs="Arial"/>
            <w:spacing w:val="-1"/>
            <w:w w:val="88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for</w:t>
        </w:r>
        <w:r w:rsidDel="003D7994">
          <w:rPr>
            <w:rFonts w:ascii="Arial" w:eastAsia="Arial" w:hAnsi="Arial" w:cs="Arial"/>
            <w:spacing w:val="-1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t>the</w:t>
        </w:r>
        <w:r w:rsidDel="003D7994">
          <w:rPr>
            <w:rFonts w:ascii="Arial" w:eastAsia="Arial" w:hAnsi="Arial" w:cs="Arial"/>
            <w:spacing w:val="12"/>
            <w:w w:val="86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t xml:space="preserve">Drought </w:t>
        </w:r>
        <w:r w:rsidDel="003D7994">
          <w:rPr>
            <w:rFonts w:ascii="Arial" w:eastAsia="Arial" w:hAnsi="Arial" w:cs="Arial"/>
            <w:spacing w:val="11"/>
            <w:w w:val="86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t>shapefiles</w:t>
        </w:r>
        <w:r w:rsidDel="003D7994">
          <w:rPr>
            <w:rFonts w:ascii="Arial" w:eastAsia="Arial" w:hAnsi="Arial" w:cs="Arial"/>
            <w:spacing w:val="18"/>
            <w:w w:val="86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t>can</w:t>
        </w:r>
        <w:r w:rsidDel="003D7994">
          <w:rPr>
            <w:rFonts w:ascii="Arial" w:eastAsia="Arial" w:hAnsi="Arial" w:cs="Arial"/>
            <w:spacing w:val="6"/>
            <w:w w:val="86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t>be</w:t>
        </w:r>
        <w:r w:rsidDel="003D7994">
          <w:rPr>
            <w:rFonts w:ascii="Arial" w:eastAsia="Arial" w:hAnsi="Arial" w:cs="Arial"/>
            <w:spacing w:val="4"/>
            <w:w w:val="86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t xml:space="preserve">seen </w:t>
        </w:r>
        <w:r w:rsidDel="003D7994">
          <w:rPr>
            <w:rFonts w:ascii="Arial" w:eastAsia="Arial" w:hAnsi="Arial" w:cs="Arial"/>
            <w:sz w:val="20"/>
            <w:szCs w:val="20"/>
          </w:rPr>
          <w:t>in</w:t>
        </w:r>
        <w:r w:rsidDel="003D7994">
          <w:rPr>
            <w:rFonts w:ascii="Arial" w:eastAsia="Arial" w:hAnsi="Arial" w:cs="Arial"/>
            <w:spacing w:val="12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w w:val="92"/>
            <w:sz w:val="20"/>
            <w:szCs w:val="20"/>
          </w:rPr>
          <w:t>figure</w:t>
        </w:r>
        <w:r w:rsidDel="003D7994">
          <w:rPr>
            <w:rFonts w:ascii="Arial" w:eastAsia="Arial" w:hAnsi="Arial" w:cs="Arial"/>
            <w:spacing w:val="18"/>
            <w:w w:val="92"/>
            <w:sz w:val="20"/>
            <w:szCs w:val="20"/>
          </w:rPr>
          <w:t xml:space="preserve"> </w:t>
        </w:r>
        <w:r w:rsidDel="003D7994">
          <w:rPr>
            <w:rFonts w:ascii="Arial" w:eastAsia="Arial" w:hAnsi="Arial" w:cs="Arial"/>
            <w:sz w:val="20"/>
            <w:szCs w:val="20"/>
          </w:rPr>
          <w:t>4.</w:t>
        </w:r>
      </w:moveFrom>
    </w:p>
    <w:p w14:paraId="5F371740" w14:textId="77777777" w:rsidR="00CE37CF" w:rsidDel="003D7994" w:rsidRDefault="00CE37CF">
      <w:pPr>
        <w:spacing w:before="7" w:after="0" w:line="260" w:lineRule="exact"/>
        <w:rPr>
          <w:moveFrom w:id="144" w:author="Sujing Wang" w:date="2019-07-31T17:00:00Z"/>
          <w:sz w:val="26"/>
          <w:szCs w:val="26"/>
        </w:rPr>
      </w:pPr>
    </w:p>
    <w:p w14:paraId="5F83E62A" w14:textId="77777777" w:rsidR="00CE37CF" w:rsidDel="003D7994" w:rsidRDefault="00851F79">
      <w:pPr>
        <w:spacing w:after="0" w:line="240" w:lineRule="auto"/>
        <w:ind w:left="119" w:right="-20"/>
        <w:rPr>
          <w:moveFrom w:id="145" w:author="Sujing Wang" w:date="2019-07-31T17:00:00Z"/>
          <w:rFonts w:ascii="Times New Roman" w:eastAsia="Times New Roman" w:hAnsi="Times New Roman" w:cs="Times New Roman"/>
          <w:sz w:val="20"/>
          <w:szCs w:val="20"/>
        </w:rPr>
      </w:pPr>
      <w:moveFrom w:id="146" w:author="Sujing Wang" w:date="2019-07-31T17:00:00Z">
        <w:r w:rsidDel="003D7994">
          <w:pict w14:anchorId="0098B416">
            <v:shape id="_x0000_i1027" type="#_x0000_t75" style="width:250.95pt;height:115.3pt;mso-position-horizontal-relative:char;mso-position-vertical-relative:line">
              <v:imagedata r:id="rId13" o:title=""/>
            </v:shape>
          </w:pict>
        </w:r>
      </w:moveFrom>
    </w:p>
    <w:p w14:paraId="6221B305" w14:textId="77777777" w:rsidR="00CE37CF" w:rsidDel="003D7994" w:rsidRDefault="00CE37CF">
      <w:pPr>
        <w:spacing w:before="8" w:after="0" w:line="200" w:lineRule="exact"/>
        <w:rPr>
          <w:moveFrom w:id="147" w:author="Sujing Wang" w:date="2019-07-31T17:00:00Z"/>
          <w:sz w:val="20"/>
          <w:szCs w:val="20"/>
        </w:rPr>
      </w:pPr>
    </w:p>
    <w:p w14:paraId="41DDB7E2" w14:textId="77777777" w:rsidR="00CE37CF" w:rsidDel="003D7994" w:rsidRDefault="007311F8">
      <w:pPr>
        <w:spacing w:after="0" w:line="240" w:lineRule="auto"/>
        <w:ind w:left="1213" w:right="-20"/>
        <w:rPr>
          <w:moveFrom w:id="148" w:author="Sujing Wang" w:date="2019-07-31T17:00:00Z"/>
          <w:rFonts w:ascii="Arial" w:eastAsia="Arial" w:hAnsi="Arial" w:cs="Arial"/>
          <w:sz w:val="16"/>
          <w:szCs w:val="16"/>
        </w:rPr>
      </w:pPr>
      <w:moveFrom w:id="149" w:author="Sujing Wang" w:date="2019-07-31T17:00:00Z">
        <w:r w:rsidDel="003D7994">
          <w:rPr>
            <w:rFonts w:ascii="Arial" w:eastAsia="Arial" w:hAnsi="Arial" w:cs="Arial"/>
            <w:sz w:val="16"/>
            <w:szCs w:val="16"/>
          </w:rPr>
          <w:t>Fig.</w:t>
        </w:r>
        <w:r w:rsidDel="003D7994">
          <w:rPr>
            <w:rFonts w:ascii="Arial" w:eastAsia="Arial" w:hAnsi="Arial" w:cs="Arial"/>
            <w:spacing w:val="-5"/>
            <w:sz w:val="16"/>
            <w:szCs w:val="16"/>
          </w:rPr>
          <w:t xml:space="preserve"> </w:t>
        </w:r>
        <w:r w:rsidDel="003D7994">
          <w:rPr>
            <w:rFonts w:ascii="Arial" w:eastAsia="Arial" w:hAnsi="Arial" w:cs="Arial"/>
            <w:sz w:val="16"/>
            <w:szCs w:val="16"/>
          </w:rPr>
          <w:t xml:space="preserve">4. </w:t>
        </w:r>
        <w:r w:rsidDel="003D7994">
          <w:rPr>
            <w:rFonts w:ascii="Arial" w:eastAsia="Arial" w:hAnsi="Arial" w:cs="Arial"/>
            <w:spacing w:val="8"/>
            <w:sz w:val="16"/>
            <w:szCs w:val="16"/>
          </w:rPr>
          <w:t xml:space="preserve"> </w:t>
        </w:r>
        <w:r w:rsidDel="003D7994">
          <w:rPr>
            <w:rFonts w:ascii="Arial" w:eastAsia="Arial" w:hAnsi="Arial" w:cs="Arial"/>
            <w:w w:val="88"/>
            <w:sz w:val="16"/>
            <w:szCs w:val="16"/>
          </w:rPr>
          <w:t>Spatial</w:t>
        </w:r>
        <w:r w:rsidDel="003D7994">
          <w:rPr>
            <w:rFonts w:ascii="Arial" w:eastAsia="Arial" w:hAnsi="Arial" w:cs="Arial"/>
            <w:spacing w:val="26"/>
            <w:w w:val="88"/>
            <w:sz w:val="16"/>
            <w:szCs w:val="16"/>
          </w:rPr>
          <w:t xml:space="preserve"> </w:t>
        </w:r>
        <w:r w:rsidDel="003D7994">
          <w:rPr>
            <w:rFonts w:ascii="Arial" w:eastAsia="Arial" w:hAnsi="Arial" w:cs="Arial"/>
            <w:w w:val="88"/>
            <w:sz w:val="16"/>
            <w:szCs w:val="16"/>
          </w:rPr>
          <w:t>Reference</w:t>
        </w:r>
        <w:r w:rsidDel="003D7994">
          <w:rPr>
            <w:rFonts w:ascii="Arial" w:eastAsia="Arial" w:hAnsi="Arial" w:cs="Arial"/>
            <w:spacing w:val="9"/>
            <w:w w:val="88"/>
            <w:sz w:val="16"/>
            <w:szCs w:val="16"/>
          </w:rPr>
          <w:t xml:space="preserve"> </w:t>
        </w:r>
        <w:r w:rsidDel="003D7994">
          <w:rPr>
            <w:rFonts w:ascii="Arial" w:eastAsia="Arial" w:hAnsi="Arial" w:cs="Arial"/>
            <w:sz w:val="16"/>
            <w:szCs w:val="16"/>
          </w:rPr>
          <w:t>for</w:t>
        </w:r>
        <w:r w:rsidDel="003D7994">
          <w:rPr>
            <w:rFonts w:ascii="Arial" w:eastAsia="Arial" w:hAnsi="Arial" w:cs="Arial"/>
            <w:spacing w:val="9"/>
            <w:sz w:val="16"/>
            <w:szCs w:val="16"/>
          </w:rPr>
          <w:t xml:space="preserve"> </w:t>
        </w:r>
        <w:r w:rsidDel="003D7994">
          <w:rPr>
            <w:rFonts w:ascii="Arial" w:eastAsia="Arial" w:hAnsi="Arial" w:cs="Arial"/>
            <w:w w:val="93"/>
            <w:sz w:val="16"/>
            <w:szCs w:val="16"/>
          </w:rPr>
          <w:t>Drought</w:t>
        </w:r>
        <w:r w:rsidDel="003D7994">
          <w:rPr>
            <w:rFonts w:ascii="Arial" w:eastAsia="Arial" w:hAnsi="Arial" w:cs="Arial"/>
            <w:spacing w:val="14"/>
            <w:w w:val="93"/>
            <w:sz w:val="16"/>
            <w:szCs w:val="16"/>
          </w:rPr>
          <w:t xml:space="preserve"> </w:t>
        </w:r>
        <w:r w:rsidDel="003D7994">
          <w:rPr>
            <w:rFonts w:ascii="Arial" w:eastAsia="Arial" w:hAnsi="Arial" w:cs="Arial"/>
            <w:sz w:val="16"/>
            <w:szCs w:val="16"/>
          </w:rPr>
          <w:t>data</w:t>
        </w:r>
      </w:moveFrom>
    </w:p>
    <w:moveFromRangeEnd w:id="142"/>
    <w:p w14:paraId="71E4369C" w14:textId="77777777" w:rsidR="00CE37CF" w:rsidDel="003D7994" w:rsidRDefault="00CE37CF">
      <w:pPr>
        <w:spacing w:before="13" w:after="0" w:line="200" w:lineRule="exact"/>
        <w:rPr>
          <w:del w:id="150" w:author="Sujing Wang" w:date="2019-07-31T17:00:00Z"/>
          <w:sz w:val="20"/>
          <w:szCs w:val="20"/>
        </w:rPr>
      </w:pPr>
    </w:p>
    <w:p w14:paraId="5B0FF2E2" w14:textId="77777777" w:rsidR="00CE37CF" w:rsidDel="003D7994" w:rsidRDefault="007311F8">
      <w:pPr>
        <w:spacing w:after="0" w:line="240" w:lineRule="auto"/>
        <w:ind w:left="284" w:right="-55"/>
        <w:jc w:val="center"/>
        <w:rPr>
          <w:del w:id="151" w:author="Sujing Wang" w:date="2019-07-31T17:00:00Z"/>
          <w:rFonts w:ascii="Arial" w:eastAsia="Arial" w:hAnsi="Arial" w:cs="Arial"/>
          <w:sz w:val="20"/>
          <w:szCs w:val="20"/>
        </w:rPr>
      </w:pPr>
      <w:del w:id="152" w:author="Sujing Wang" w:date="2019-07-31T17:00:00Z">
        <w:r w:rsidDel="003D7994">
          <w:rPr>
            <w:rFonts w:ascii="Arial" w:eastAsia="Arial" w:hAnsi="Arial" w:cs="Arial"/>
            <w:sz w:val="20"/>
            <w:szCs w:val="20"/>
          </w:rPr>
          <w:delText>The</w:delText>
        </w:r>
        <w:r w:rsidDel="003D7994">
          <w:rPr>
            <w:rFonts w:ascii="Arial" w:eastAsia="Arial" w:hAnsi="Arial" w:cs="Arial"/>
            <w:spacing w:val="-2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layer</w:delText>
        </w:r>
        <w:r w:rsidDel="003D7994">
          <w:rPr>
            <w:rFonts w:ascii="Arial" w:eastAsia="Arial" w:hAnsi="Arial" w:cs="Arial"/>
            <w:spacing w:val="-2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definition</w:delText>
        </w:r>
        <w:r w:rsidDel="003D7994">
          <w:rPr>
            <w:rFonts w:ascii="Arial" w:eastAsia="Arial" w:hAnsi="Arial" w:cs="Arial"/>
            <w:spacing w:val="-2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for</w:delText>
        </w:r>
        <w:r w:rsidDel="003D7994">
          <w:rPr>
            <w:rFonts w:ascii="Arial" w:eastAsia="Arial" w:hAnsi="Arial" w:cs="Arial"/>
            <w:spacing w:val="1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the</w:delText>
        </w:r>
        <w:r w:rsidDel="003D7994">
          <w:rPr>
            <w:rFonts w:ascii="Arial" w:eastAsia="Arial" w:hAnsi="Arial" w:cs="Arial"/>
            <w:spacing w:val="-1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3"/>
            <w:sz w:val="20"/>
            <w:szCs w:val="20"/>
          </w:rPr>
          <w:delText>data</w:delText>
        </w:r>
        <w:r w:rsidDel="003D7994">
          <w:rPr>
            <w:rFonts w:ascii="Arial" w:eastAsia="Arial" w:hAnsi="Arial" w:cs="Arial"/>
            <w:spacing w:val="35"/>
            <w:w w:val="83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3"/>
            <w:sz w:val="20"/>
            <w:szCs w:val="20"/>
          </w:rPr>
          <w:delText>sets</w:delText>
        </w:r>
        <w:r w:rsidDel="003D7994">
          <w:rPr>
            <w:rFonts w:ascii="Arial" w:eastAsia="Arial" w:hAnsi="Arial" w:cs="Arial"/>
            <w:spacing w:val="20"/>
            <w:w w:val="83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3"/>
            <w:sz w:val="20"/>
            <w:szCs w:val="20"/>
          </w:rPr>
          <w:delText>can</w:delText>
        </w:r>
        <w:r w:rsidDel="003D7994">
          <w:rPr>
            <w:rFonts w:ascii="Arial" w:eastAsia="Arial" w:hAnsi="Arial" w:cs="Arial"/>
            <w:spacing w:val="34"/>
            <w:w w:val="83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be</w:delText>
        </w:r>
        <w:r w:rsidDel="003D7994">
          <w:rPr>
            <w:rFonts w:ascii="Arial" w:eastAsia="Arial" w:hAnsi="Arial" w:cs="Arial"/>
            <w:spacing w:val="-1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1"/>
            <w:sz w:val="20"/>
            <w:szCs w:val="20"/>
          </w:rPr>
          <w:delText>seen</w:delText>
        </w:r>
        <w:r w:rsidDel="003D7994">
          <w:rPr>
            <w:rFonts w:ascii="Arial" w:eastAsia="Arial" w:hAnsi="Arial" w:cs="Arial"/>
            <w:spacing w:val="29"/>
            <w:w w:val="8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in</w:delText>
        </w:r>
        <w:r w:rsidDel="003D7994">
          <w:rPr>
            <w:rFonts w:ascii="Arial" w:eastAsia="Arial" w:hAnsi="Arial" w:cs="Arial"/>
            <w:spacing w:val="1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tables</w:delText>
        </w:r>
      </w:del>
    </w:p>
    <w:p w14:paraId="0DE5BDD1" w14:textId="77777777" w:rsidR="00CE37CF" w:rsidDel="003D7994" w:rsidRDefault="007311F8">
      <w:pPr>
        <w:spacing w:before="9" w:after="0" w:line="240" w:lineRule="auto"/>
        <w:ind w:left="119" w:right="-20"/>
        <w:rPr>
          <w:del w:id="153" w:author="Sujing Wang" w:date="2019-07-31T17:00:00Z"/>
          <w:rFonts w:ascii="Arial" w:eastAsia="Arial" w:hAnsi="Arial" w:cs="Arial"/>
          <w:sz w:val="20"/>
          <w:szCs w:val="20"/>
        </w:rPr>
      </w:pPr>
      <w:del w:id="154" w:author="Sujing Wang" w:date="2019-07-31T17:00:00Z">
        <w:r w:rsidDel="003D7994">
          <w:rPr>
            <w:rFonts w:ascii="Arial" w:eastAsia="Arial" w:hAnsi="Arial" w:cs="Arial"/>
            <w:sz w:val="20"/>
            <w:szCs w:val="20"/>
          </w:rPr>
          <w:delText>1</w:delText>
        </w:r>
        <w:r w:rsidDel="003D7994">
          <w:rPr>
            <w:rFonts w:ascii="Arial" w:eastAsia="Arial" w:hAnsi="Arial" w:cs="Arial"/>
            <w:spacing w:val="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delText>and</w:delText>
        </w:r>
        <w:r w:rsidDel="003D7994">
          <w:rPr>
            <w:rFonts w:ascii="Arial" w:eastAsia="Arial" w:hAnsi="Arial" w:cs="Arial"/>
            <w:spacing w:val="22"/>
            <w:w w:val="8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2.</w:delText>
        </w:r>
      </w:del>
    </w:p>
    <w:p w14:paraId="41AFBC1D" w14:textId="77777777" w:rsidR="00CE37CF" w:rsidRDefault="007311F8">
      <w:pPr>
        <w:spacing w:before="9" w:after="0" w:line="240" w:lineRule="auto"/>
        <w:ind w:left="319" w:right="-20"/>
        <w:rPr>
          <w:rFonts w:ascii="Arial" w:eastAsia="Arial" w:hAnsi="Arial" w:cs="Arial"/>
          <w:sz w:val="20"/>
          <w:szCs w:val="20"/>
        </w:rPr>
      </w:pPr>
      <w:del w:id="155" w:author="Sujing Wang" w:date="2019-07-31T17:01:00Z">
        <w:r w:rsidDel="003D7994">
          <w:rPr>
            <w:rFonts w:ascii="Arial" w:eastAsia="Arial" w:hAnsi="Arial" w:cs="Arial"/>
            <w:spacing w:val="-15"/>
            <w:w w:val="91"/>
            <w:sz w:val="20"/>
            <w:szCs w:val="20"/>
          </w:rPr>
          <w:delText>W</w:delText>
        </w:r>
        <w:r w:rsidDel="003D7994">
          <w:rPr>
            <w:rFonts w:ascii="Arial" w:eastAsia="Arial" w:hAnsi="Arial" w:cs="Arial"/>
            <w:w w:val="91"/>
            <w:sz w:val="20"/>
            <w:szCs w:val="20"/>
          </w:rPr>
          <w:delText>e</w:delText>
        </w:r>
        <w:r w:rsidDel="003D7994">
          <w:rPr>
            <w:rFonts w:ascii="Arial" w:eastAsia="Arial" w:hAnsi="Arial" w:cs="Arial"/>
            <w:spacing w:val="19"/>
            <w:w w:val="91"/>
            <w:sz w:val="20"/>
            <w:szCs w:val="20"/>
          </w:rPr>
          <w:delText xml:space="preserve"> </w:delText>
        </w:r>
      </w:del>
      <w:del w:id="156" w:author="Sujing Wang" w:date="2019-07-31T17:00:00Z">
        <w:r w:rsidDel="003D7994">
          <w:rPr>
            <w:rFonts w:ascii="Arial" w:eastAsia="Arial" w:hAnsi="Arial" w:cs="Arial"/>
            <w:sz w:val="20"/>
            <w:szCs w:val="20"/>
          </w:rPr>
          <w:delText>will</w:delText>
        </w:r>
        <w:r w:rsidDel="003D7994">
          <w:rPr>
            <w:rFonts w:ascii="Arial" w:eastAsia="Arial" w:hAnsi="Arial" w:cs="Arial"/>
            <w:spacing w:val="45"/>
            <w:sz w:val="20"/>
            <w:szCs w:val="20"/>
          </w:rPr>
          <w:delText xml:space="preserve"> </w:delText>
        </w:r>
      </w:del>
      <w:del w:id="157" w:author="Sujing Wang" w:date="2019-07-31T17:01:00Z">
        <w:r w:rsidDel="003D7994">
          <w:rPr>
            <w:rFonts w:ascii="Arial" w:eastAsia="Arial" w:hAnsi="Arial" w:cs="Arial"/>
            <w:w w:val="87"/>
            <w:sz w:val="20"/>
            <w:szCs w:val="20"/>
          </w:rPr>
          <w:delText>demonstrate</w:delText>
        </w:r>
        <w:r w:rsidDel="003D7994">
          <w:rPr>
            <w:rFonts w:ascii="Arial" w:eastAsia="Arial" w:hAnsi="Arial" w:cs="Arial"/>
            <w:spacing w:val="21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three</w:delText>
        </w:r>
        <w:r w:rsidDel="003D7994">
          <w:rPr>
            <w:rFonts w:ascii="Arial" w:eastAsia="Arial" w:hAnsi="Arial" w:cs="Arial"/>
            <w:spacing w:val="21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of</w:delText>
        </w:r>
        <w:r w:rsidDel="003D7994">
          <w:rPr>
            <w:rFonts w:ascii="Arial" w:eastAsia="Arial" w:hAnsi="Arial" w:cs="Arial"/>
            <w:spacing w:val="1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5"/>
            <w:sz w:val="20"/>
            <w:szCs w:val="20"/>
          </w:rPr>
          <w:delText>these</w:delText>
        </w:r>
        <w:r w:rsidDel="003D7994">
          <w:rPr>
            <w:rFonts w:ascii="Arial" w:eastAsia="Arial" w:hAnsi="Arial" w:cs="Arial"/>
            <w:spacing w:val="13"/>
            <w:w w:val="85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5"/>
            <w:sz w:val="20"/>
            <w:szCs w:val="20"/>
          </w:rPr>
          <w:delText>predicates</w:delText>
        </w:r>
        <w:r w:rsidDel="003D7994">
          <w:rPr>
            <w:rFonts w:ascii="Arial" w:eastAsia="Arial" w:hAnsi="Arial" w:cs="Arial"/>
            <w:spacing w:val="41"/>
            <w:w w:val="85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here.</w:delText>
        </w:r>
      </w:del>
      <w:proofErr w:type="gramStart"/>
      <w:ins w:id="158" w:author="Sujing Wang" w:date="2019-07-31T17:01:00Z">
        <w:r w:rsidR="003D7994">
          <w:rPr>
            <w:rFonts w:ascii="Arial" w:eastAsia="Arial" w:hAnsi="Arial" w:cs="Arial"/>
            <w:spacing w:val="-15"/>
            <w:w w:val="91"/>
            <w:sz w:val="20"/>
            <w:szCs w:val="20"/>
          </w:rPr>
          <w:t>For  three</w:t>
        </w:r>
        <w:proofErr w:type="gramEnd"/>
        <w:r w:rsidR="003D7994">
          <w:rPr>
            <w:rFonts w:ascii="Arial" w:eastAsia="Arial" w:hAnsi="Arial" w:cs="Arial"/>
            <w:spacing w:val="-15"/>
            <w:w w:val="91"/>
            <w:sz w:val="20"/>
            <w:szCs w:val="20"/>
          </w:rPr>
          <w:t xml:space="preserve"> change predicates that we discussed in Section III: </w:t>
        </w:r>
      </w:ins>
    </w:p>
    <w:p w14:paraId="0DD07F6D" w14:textId="77777777" w:rsidR="00CE37CF" w:rsidRDefault="007311F8">
      <w:pPr>
        <w:spacing w:before="49" w:after="0" w:line="249" w:lineRule="auto"/>
        <w:ind w:left="604" w:right="-54" w:hanging="28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6"/>
          <w:sz w:val="20"/>
          <w:szCs w:val="20"/>
        </w:rPr>
        <w:t>T</w:t>
      </w:r>
      <w:r>
        <w:rPr>
          <w:rFonts w:ascii="Arial" w:eastAsia="Arial" w:hAnsi="Arial" w:cs="Arial"/>
          <w:sz w:val="20"/>
          <w:szCs w:val="20"/>
        </w:rPr>
        <w:t>o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detect</w:t>
      </w:r>
      <w:r>
        <w:rPr>
          <w:rFonts w:ascii="Arial" w:eastAsia="Arial" w:hAnsi="Arial" w:cs="Arial"/>
          <w:spacing w:val="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polygons</w:t>
      </w:r>
      <w:r>
        <w:rPr>
          <w:rFonts w:ascii="Arial" w:eastAsia="Arial" w:hAnsi="Arial" w:cs="Arial"/>
          <w:spacing w:val="3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that</w:t>
      </w:r>
      <w:r>
        <w:rPr>
          <w:rFonts w:ascii="Arial" w:eastAsia="Arial" w:hAnsi="Arial" w:cs="Arial"/>
          <w:spacing w:val="16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are</w:t>
      </w:r>
      <w:r>
        <w:rPr>
          <w:rFonts w:ascii="Arial" w:eastAsia="Arial" w:hAnsi="Arial" w:cs="Arial"/>
          <w:spacing w:val="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increasing</w:t>
      </w:r>
      <w:r>
        <w:rPr>
          <w:rFonts w:ascii="Arial" w:eastAsia="Arial" w:hAnsi="Arial" w:cs="Arial"/>
          <w:spacing w:val="2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size,</w:t>
      </w:r>
      <w:r>
        <w:rPr>
          <w:rFonts w:ascii="Arial" w:eastAsia="Arial" w:hAnsi="Arial" w:cs="Arial"/>
          <w:spacing w:val="1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we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check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w w:val="95"/>
          <w:sz w:val="20"/>
          <w:szCs w:val="20"/>
        </w:rPr>
        <w:t>similar</w:t>
      </w:r>
      <w:r>
        <w:rPr>
          <w:rFonts w:ascii="Arial" w:eastAsia="Arial" w:hAnsi="Arial" w:cs="Arial"/>
          <w:spacing w:val="3"/>
          <w:w w:val="9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IDs,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intersection</w:t>
      </w:r>
      <w:r>
        <w:rPr>
          <w:rFonts w:ascii="Arial" w:eastAsia="Arial" w:hAnsi="Arial" w:cs="Arial"/>
          <w:spacing w:val="3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and</w:t>
      </w:r>
      <w:r>
        <w:rPr>
          <w:rFonts w:ascii="Arial" w:eastAsia="Arial" w:hAnsi="Arial" w:cs="Arial"/>
          <w:spacing w:val="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then</w:t>
      </w:r>
      <w:r>
        <w:rPr>
          <w:rFonts w:ascii="Arial" w:eastAsia="Arial" w:hAnsi="Arial" w:cs="Arial"/>
          <w:spacing w:val="1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the</w:t>
      </w:r>
      <w:r>
        <w:rPr>
          <w:rFonts w:ascii="Arial" w:eastAsia="Arial" w:hAnsi="Arial" w:cs="Arial"/>
          <w:spacing w:val="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rate</w:t>
      </w:r>
      <w:r>
        <w:rPr>
          <w:rFonts w:ascii="Arial" w:eastAsia="Arial" w:hAnsi="Arial" w:cs="Arial"/>
          <w:spacing w:val="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w w:val="89"/>
          <w:sz w:val="20"/>
          <w:szCs w:val="20"/>
        </w:rPr>
        <w:t xml:space="preserve">erlap. </w:t>
      </w:r>
      <w:r>
        <w:rPr>
          <w:rFonts w:ascii="Arial" w:eastAsia="Arial" w:hAnsi="Arial" w:cs="Arial"/>
          <w:spacing w:val="-15"/>
          <w:w w:val="91"/>
          <w:sz w:val="20"/>
          <w:szCs w:val="20"/>
        </w:rPr>
        <w:t>W</w:t>
      </w:r>
      <w:r>
        <w:rPr>
          <w:rFonts w:ascii="Arial" w:eastAsia="Arial" w:hAnsi="Arial" w:cs="Arial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19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initially</w:t>
      </w:r>
      <w:r>
        <w:rPr>
          <w:rFonts w:ascii="Arial" w:eastAsia="Arial" w:hAnsi="Arial" w:cs="Arial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check</w:t>
      </w:r>
      <w:r>
        <w:rPr>
          <w:rFonts w:ascii="Arial" w:eastAsia="Arial" w:hAnsi="Arial" w:cs="Arial"/>
          <w:spacing w:val="1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whether</w:t>
      </w:r>
      <w:r>
        <w:rPr>
          <w:rFonts w:ascii="Arial" w:eastAsia="Arial" w:hAnsi="Arial" w:cs="Arial"/>
          <w:spacing w:val="2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polygons</w:t>
      </w:r>
      <w:r>
        <w:rPr>
          <w:rFonts w:ascii="Arial" w:eastAsia="Arial" w:hAnsi="Arial" w:cs="Arial"/>
          <w:spacing w:val="28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intersect</w:t>
      </w:r>
      <w:r>
        <w:rPr>
          <w:rFonts w:ascii="Arial" w:eastAsia="Arial" w:hAnsi="Arial" w:cs="Arial"/>
          <w:spacing w:val="12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at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all </w:t>
      </w:r>
      <w:r>
        <w:rPr>
          <w:rFonts w:ascii="Arial" w:eastAsia="Arial" w:hAnsi="Arial" w:cs="Arial"/>
          <w:w w:val="89"/>
          <w:sz w:val="20"/>
          <w:szCs w:val="20"/>
        </w:rPr>
        <w:t>before</w:t>
      </w:r>
      <w:r>
        <w:rPr>
          <w:rFonts w:ascii="Arial" w:eastAsia="Arial" w:hAnsi="Arial" w:cs="Arial"/>
          <w:spacing w:val="4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querying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amount</w:t>
      </w:r>
      <w:r>
        <w:rPr>
          <w:rFonts w:ascii="Arial" w:eastAsia="Arial" w:hAnsi="Arial" w:cs="Arial"/>
          <w:spacing w:val="4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ov</w:t>
      </w:r>
      <w:r>
        <w:rPr>
          <w:rFonts w:ascii="Arial" w:eastAsia="Arial" w:hAnsi="Arial" w:cs="Arial"/>
          <w:w w:val="90"/>
          <w:sz w:val="20"/>
          <w:szCs w:val="20"/>
        </w:rPr>
        <w:t>erlap.</w:t>
      </w:r>
      <w:r>
        <w:rPr>
          <w:rFonts w:ascii="Arial" w:eastAsia="Arial" w:hAnsi="Arial" w:cs="Arial"/>
          <w:spacing w:val="4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5"/>
          <w:sz w:val="20"/>
          <w:szCs w:val="20"/>
        </w:rPr>
        <w:t xml:space="preserve">leads </w:t>
      </w:r>
      <w:r>
        <w:rPr>
          <w:rFonts w:ascii="Arial" w:eastAsia="Arial" w:hAnsi="Arial" w:cs="Arial"/>
          <w:spacing w:val="1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119"/>
          <w:sz w:val="20"/>
          <w:szCs w:val="20"/>
        </w:rPr>
        <w:t>f</w:t>
      </w:r>
      <w:r>
        <w:rPr>
          <w:rFonts w:ascii="Arial" w:eastAsia="Arial" w:hAnsi="Arial" w:cs="Arial"/>
          <w:w w:val="84"/>
          <w:sz w:val="20"/>
          <w:szCs w:val="20"/>
        </w:rPr>
        <w:t>aster</w:t>
      </w:r>
      <w:r>
        <w:rPr>
          <w:rFonts w:ascii="Arial" w:eastAsia="Arial" w:hAnsi="Arial" w:cs="Arial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processing </w:t>
      </w:r>
      <w:r>
        <w:rPr>
          <w:rFonts w:ascii="Arial" w:eastAsia="Arial" w:hAnsi="Arial" w:cs="Arial"/>
          <w:spacing w:val="36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as</w:t>
      </w:r>
      <w:r>
        <w:rPr>
          <w:rFonts w:ascii="Arial" w:eastAsia="Arial" w:hAnsi="Arial" w:cs="Arial"/>
          <w:spacing w:val="23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it</w:t>
      </w:r>
      <w:r>
        <w:rPr>
          <w:rFonts w:ascii="Arial" w:eastAsia="Arial" w:hAnsi="Arial" w:cs="Arial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discards</w:t>
      </w:r>
      <w:r>
        <w:rPr>
          <w:rFonts w:ascii="Arial" w:eastAsia="Arial" w:hAnsi="Arial" w:cs="Arial"/>
          <w:spacing w:val="3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ma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n</w:t>
      </w:r>
      <w:r>
        <w:rPr>
          <w:rFonts w:ascii="Arial" w:eastAsia="Arial" w:hAnsi="Arial" w:cs="Arial"/>
          <w:w w:val="91"/>
          <w:sz w:val="20"/>
          <w:szCs w:val="20"/>
        </w:rPr>
        <w:t>y</w:t>
      </w:r>
      <w:r>
        <w:rPr>
          <w:rFonts w:ascii="Arial" w:eastAsia="Arial" w:hAnsi="Arial" w:cs="Arial"/>
          <w:spacing w:val="25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 xml:space="preserve">combinations </w:t>
      </w:r>
      <w:r>
        <w:rPr>
          <w:rFonts w:ascii="Arial" w:eastAsia="Arial" w:hAnsi="Arial" w:cs="Arial"/>
          <w:w w:val="89"/>
          <w:sz w:val="20"/>
          <w:szCs w:val="20"/>
        </w:rPr>
        <w:t>where</w:t>
      </w:r>
      <w:r>
        <w:rPr>
          <w:rFonts w:ascii="Arial" w:eastAsia="Arial" w:hAnsi="Arial" w:cs="Arial"/>
          <w:spacing w:val="3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polygons</w:t>
      </w:r>
      <w:r>
        <w:rPr>
          <w:rFonts w:ascii="Arial" w:eastAsia="Arial" w:hAnsi="Arial" w:cs="Arial"/>
          <w:spacing w:val="29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don</w:t>
      </w:r>
      <w:r>
        <w:rPr>
          <w:rFonts w:ascii="Arial" w:eastAsia="Arial" w:hAnsi="Arial" w:cs="Arial"/>
          <w:spacing w:val="-4"/>
          <w:sz w:val="20"/>
          <w:szCs w:val="20"/>
        </w:rPr>
        <w:t>’</w:t>
      </w:r>
      <w:r>
        <w:rPr>
          <w:rFonts w:ascii="Arial" w:eastAsia="Arial" w:hAnsi="Arial" w:cs="Arial"/>
          <w:sz w:val="20"/>
          <w:szCs w:val="20"/>
        </w:rPr>
        <w:t>t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touch</w:t>
      </w:r>
      <w:r>
        <w:rPr>
          <w:rFonts w:ascii="Arial" w:eastAsia="Arial" w:hAnsi="Arial" w:cs="Arial"/>
          <w:spacing w:val="4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each</w:t>
      </w:r>
      <w:r>
        <w:rPr>
          <w:rFonts w:ascii="Arial" w:eastAsia="Arial" w:hAnsi="Arial" w:cs="Arial"/>
          <w:spacing w:val="1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othe</w:t>
      </w:r>
      <w:r>
        <w:rPr>
          <w:rFonts w:ascii="Arial" w:eastAsia="Arial" w:hAnsi="Arial" w:cs="Arial"/>
          <w:spacing w:val="-10"/>
          <w:w w:val="87"/>
          <w:sz w:val="20"/>
          <w:szCs w:val="20"/>
        </w:rPr>
        <w:t>r</w:t>
      </w:r>
      <w:r>
        <w:rPr>
          <w:rFonts w:ascii="Arial" w:eastAsia="Arial" w:hAnsi="Arial" w:cs="Arial"/>
          <w:w w:val="87"/>
          <w:sz w:val="20"/>
          <w:szCs w:val="20"/>
        </w:rPr>
        <w:t>.</w:t>
      </w:r>
      <w:r>
        <w:rPr>
          <w:rFonts w:ascii="Arial" w:eastAsia="Arial" w:hAnsi="Arial" w:cs="Arial"/>
          <w:spacing w:val="4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Our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query is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5"/>
          <w:sz w:val="20"/>
          <w:szCs w:val="20"/>
        </w:rPr>
        <w:t xml:space="preserve">structured </w:t>
      </w:r>
      <w:r>
        <w:rPr>
          <w:rFonts w:ascii="Arial" w:eastAsia="Arial" w:hAnsi="Arial" w:cs="Arial"/>
          <w:spacing w:val="11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as</w:t>
      </w:r>
      <w:proofErr w:type="gramEnd"/>
      <w:r>
        <w:rPr>
          <w:rFonts w:ascii="Arial" w:eastAsia="Arial" w:hAnsi="Arial" w:cs="Arial"/>
          <w:w w:val="85"/>
          <w:sz w:val="20"/>
          <w:szCs w:val="20"/>
        </w:rPr>
        <w:t>:</w:t>
      </w:r>
    </w:p>
    <w:p w14:paraId="12B538BD" w14:textId="77777777" w:rsidR="00CE37CF" w:rsidRDefault="007311F8">
      <w:pPr>
        <w:spacing w:before="8" w:after="0" w:line="387" w:lineRule="exact"/>
        <w:ind w:left="602" w:right="-20"/>
        <w:rPr>
          <w:rFonts w:ascii="Meiryo" w:eastAsia="Meiryo" w:hAnsi="Meiryo" w:cs="Meiryo"/>
          <w:sz w:val="20"/>
          <w:szCs w:val="20"/>
        </w:rPr>
      </w:pPr>
      <w:r>
        <w:rPr>
          <w:rFonts w:ascii="Arial" w:eastAsia="Arial" w:hAnsi="Arial" w:cs="Arial"/>
          <w:spacing w:val="-2"/>
          <w:w w:val="96"/>
          <w:position w:val="1"/>
          <w:sz w:val="20"/>
          <w:szCs w:val="20"/>
        </w:rPr>
        <w:t>SELEC</w:t>
      </w:r>
      <w:r>
        <w:rPr>
          <w:rFonts w:ascii="Arial" w:eastAsia="Arial" w:hAnsi="Arial" w:cs="Arial"/>
          <w:w w:val="96"/>
          <w:position w:val="1"/>
          <w:sz w:val="20"/>
          <w:szCs w:val="20"/>
        </w:rPr>
        <w:t>T</w:t>
      </w:r>
      <w:r>
        <w:rPr>
          <w:rFonts w:ascii="Arial" w:eastAsia="Arial" w:hAnsi="Arial" w:cs="Arial"/>
          <w:spacing w:val="51"/>
          <w:w w:val="96"/>
          <w:position w:val="1"/>
          <w:sz w:val="20"/>
          <w:szCs w:val="20"/>
        </w:rPr>
        <w:t xml:space="preserve"> </w:t>
      </w:r>
      <w:r>
        <w:rPr>
          <w:rFonts w:ascii="Arial" w:eastAsia="Arial" w:hAnsi="Arial" w:cs="Arial"/>
          <w:spacing w:val="5"/>
          <w:w w:val="96"/>
          <w:position w:val="1"/>
          <w:sz w:val="20"/>
          <w:szCs w:val="20"/>
        </w:rPr>
        <w:t>DI</w:t>
      </w:r>
      <w:r>
        <w:rPr>
          <w:rFonts w:ascii="Arial" w:eastAsia="Arial" w:hAnsi="Arial" w:cs="Arial"/>
          <w:spacing w:val="6"/>
          <w:w w:val="96"/>
          <w:position w:val="1"/>
          <w:sz w:val="20"/>
          <w:szCs w:val="20"/>
        </w:rPr>
        <w:t>S</w:t>
      </w:r>
      <w:r>
        <w:rPr>
          <w:rFonts w:ascii="Arial" w:eastAsia="Arial" w:hAnsi="Arial" w:cs="Arial"/>
          <w:spacing w:val="5"/>
          <w:w w:val="96"/>
          <w:position w:val="1"/>
          <w:sz w:val="20"/>
          <w:szCs w:val="20"/>
        </w:rPr>
        <w:t>TINC</w:t>
      </w:r>
      <w:r>
        <w:rPr>
          <w:rFonts w:ascii="Arial" w:eastAsia="Arial" w:hAnsi="Arial" w:cs="Arial"/>
          <w:w w:val="96"/>
          <w:position w:val="1"/>
          <w:sz w:val="20"/>
          <w:szCs w:val="20"/>
        </w:rPr>
        <w:t xml:space="preserve">T  </w:t>
      </w:r>
      <w:r>
        <w:rPr>
          <w:rFonts w:ascii="Arial" w:eastAsia="Arial" w:hAnsi="Arial" w:cs="Arial"/>
          <w:spacing w:val="13"/>
          <w:w w:val="96"/>
          <w:position w:val="1"/>
          <w:sz w:val="20"/>
          <w:szCs w:val="20"/>
        </w:rPr>
        <w:t xml:space="preserve"> </w:t>
      </w:r>
      <w:r>
        <w:rPr>
          <w:rFonts w:ascii="Arial" w:eastAsia="Arial" w:hAnsi="Arial" w:cs="Arial"/>
          <w:position w:val="1"/>
          <w:sz w:val="20"/>
          <w:szCs w:val="20"/>
        </w:rPr>
        <w:t>j</w:t>
      </w:r>
      <w:r>
        <w:rPr>
          <w:rFonts w:ascii="Arial" w:eastAsia="Arial" w:hAnsi="Arial" w:cs="Arial"/>
          <w:spacing w:val="-17"/>
          <w:position w:val="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position w:val="1"/>
          <w:sz w:val="20"/>
          <w:szCs w:val="20"/>
        </w:rPr>
        <w:t>2</w:t>
      </w:r>
      <w:r>
        <w:rPr>
          <w:rFonts w:ascii="Arial" w:eastAsia="Arial" w:hAnsi="Arial" w:cs="Arial"/>
          <w:spacing w:val="-10"/>
          <w:position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position w:val="1"/>
          <w:sz w:val="20"/>
          <w:szCs w:val="20"/>
        </w:rPr>
        <w:t>.</w:t>
      </w:r>
      <w:proofErr w:type="gramEnd"/>
      <w:r>
        <w:rPr>
          <w:rFonts w:ascii="Arial" w:eastAsia="Arial" w:hAnsi="Arial" w:cs="Arial"/>
          <w:spacing w:val="-26"/>
          <w:position w:val="1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80"/>
          <w:position w:val="1"/>
          <w:sz w:val="20"/>
          <w:szCs w:val="20"/>
        </w:rPr>
        <w:t>∗</w:t>
      </w:r>
    </w:p>
    <w:p w14:paraId="4D4E70B8" w14:textId="77777777" w:rsidR="00CE37CF" w:rsidRDefault="007311F8">
      <w:pPr>
        <w:spacing w:after="0" w:line="194" w:lineRule="exact"/>
        <w:ind w:left="587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7"/>
          <w:sz w:val="20"/>
          <w:szCs w:val="20"/>
        </w:rPr>
        <w:t>FRO</w:t>
      </w:r>
      <w:r>
        <w:rPr>
          <w:rFonts w:ascii="Arial" w:eastAsia="Arial" w:hAnsi="Arial" w:cs="Arial"/>
          <w:sz w:val="20"/>
          <w:szCs w:val="20"/>
        </w:rPr>
        <w:t>M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c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proofErr w:type="gramEnd"/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j</w:t>
      </w:r>
      <w:proofErr w:type="gramEnd"/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1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y  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124"/>
          <w:sz w:val="20"/>
          <w:szCs w:val="20"/>
        </w:rPr>
        <w:t>j</w:t>
      </w:r>
      <w:r>
        <w:rPr>
          <w:rFonts w:ascii="Arial" w:eastAsia="Arial" w:hAnsi="Arial" w:cs="Arial"/>
          <w:spacing w:val="-3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,</w:t>
      </w:r>
    </w:p>
    <w:p w14:paraId="55471650" w14:textId="77777777" w:rsidR="00CE37CF" w:rsidRDefault="007311F8">
      <w:pPr>
        <w:spacing w:before="9" w:after="0" w:line="240" w:lineRule="auto"/>
        <w:ind w:left="635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89"/>
          <w:sz w:val="20"/>
          <w:szCs w:val="20"/>
        </w:rPr>
        <w:t>p</w:t>
      </w:r>
      <w:proofErr w:type="gramEnd"/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j</w:t>
      </w:r>
      <w:proofErr w:type="gramEnd"/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2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y  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</w:t>
      </w:r>
    </w:p>
    <w:p w14:paraId="232FE23E" w14:textId="77777777" w:rsidR="00CE37CF" w:rsidRDefault="007311F8">
      <w:pPr>
        <w:spacing w:before="68" w:after="0" w:line="240" w:lineRule="auto"/>
        <w:ind w:left="2148" w:right="2828"/>
        <w:jc w:val="center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 w:eastAsia="Arial" w:hAnsi="Arial" w:cs="Arial"/>
          <w:spacing w:val="-15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>ABLE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w w:val="119"/>
          <w:sz w:val="16"/>
          <w:szCs w:val="16"/>
        </w:rPr>
        <w:t>II</w:t>
      </w:r>
    </w:p>
    <w:p w14:paraId="7F071C91" w14:textId="77777777" w:rsidR="00CE37CF" w:rsidRDefault="007311F8">
      <w:pPr>
        <w:spacing w:after="0" w:line="179" w:lineRule="exact"/>
        <w:ind w:left="1017" w:right="1697"/>
        <w:jc w:val="center"/>
        <w:rPr>
          <w:rFonts w:ascii="Arial" w:eastAsia="Arial" w:hAnsi="Arial" w:cs="Arial"/>
          <w:sz w:val="12"/>
          <w:szCs w:val="12"/>
        </w:rPr>
      </w:pPr>
      <w:proofErr w:type="gramStart"/>
      <w:r>
        <w:rPr>
          <w:rFonts w:ascii="Arial" w:eastAsia="Arial" w:hAnsi="Arial" w:cs="Arial"/>
          <w:spacing w:val="8"/>
          <w:sz w:val="16"/>
          <w:szCs w:val="16"/>
        </w:rPr>
        <w:t>L</w:t>
      </w:r>
      <w:r>
        <w:rPr>
          <w:rFonts w:ascii="Arial" w:eastAsia="Arial" w:hAnsi="Arial" w:cs="Arial"/>
          <w:spacing w:val="-5"/>
          <w:sz w:val="12"/>
          <w:szCs w:val="12"/>
        </w:rPr>
        <w:t>A</w:t>
      </w:r>
      <w:r>
        <w:rPr>
          <w:rFonts w:ascii="Arial" w:eastAsia="Arial" w:hAnsi="Arial" w:cs="Arial"/>
          <w:spacing w:val="8"/>
          <w:sz w:val="12"/>
          <w:szCs w:val="12"/>
        </w:rPr>
        <w:t>YE</w:t>
      </w:r>
      <w:r>
        <w:rPr>
          <w:rFonts w:ascii="Arial" w:eastAsia="Arial" w:hAnsi="Arial" w:cs="Arial"/>
          <w:sz w:val="12"/>
          <w:szCs w:val="12"/>
        </w:rPr>
        <w:t xml:space="preserve">R </w:t>
      </w:r>
      <w:r>
        <w:rPr>
          <w:rFonts w:ascii="Arial" w:eastAsia="Arial" w:hAnsi="Arial" w:cs="Arial"/>
          <w:spacing w:val="8"/>
          <w:sz w:val="12"/>
          <w:szCs w:val="12"/>
        </w:rPr>
        <w:t xml:space="preserve"> </w:t>
      </w:r>
      <w:r>
        <w:rPr>
          <w:rFonts w:ascii="Arial" w:eastAsia="Arial" w:hAnsi="Arial" w:cs="Arial"/>
          <w:spacing w:val="8"/>
          <w:w w:val="83"/>
          <w:sz w:val="16"/>
          <w:szCs w:val="16"/>
        </w:rPr>
        <w:t>S</w:t>
      </w:r>
      <w:r>
        <w:rPr>
          <w:rFonts w:ascii="Arial" w:eastAsia="Arial" w:hAnsi="Arial" w:cs="Arial"/>
          <w:spacing w:val="8"/>
          <w:w w:val="88"/>
          <w:sz w:val="12"/>
          <w:szCs w:val="12"/>
        </w:rPr>
        <w:t>P</w:t>
      </w:r>
      <w:r>
        <w:rPr>
          <w:rFonts w:ascii="Arial" w:eastAsia="Arial" w:hAnsi="Arial" w:cs="Arial"/>
          <w:spacing w:val="8"/>
          <w:w w:val="97"/>
          <w:sz w:val="12"/>
          <w:szCs w:val="12"/>
        </w:rPr>
        <w:t>E</w:t>
      </w:r>
      <w:r>
        <w:rPr>
          <w:rFonts w:ascii="Arial" w:eastAsia="Arial" w:hAnsi="Arial" w:cs="Arial"/>
          <w:spacing w:val="8"/>
          <w:w w:val="98"/>
          <w:sz w:val="12"/>
          <w:szCs w:val="12"/>
        </w:rPr>
        <w:t>C</w:t>
      </w:r>
      <w:r>
        <w:rPr>
          <w:rFonts w:ascii="Arial" w:eastAsia="Arial" w:hAnsi="Arial" w:cs="Arial"/>
          <w:spacing w:val="8"/>
          <w:w w:val="127"/>
          <w:sz w:val="12"/>
          <w:szCs w:val="12"/>
        </w:rPr>
        <w:t>I</w:t>
      </w:r>
      <w:r>
        <w:rPr>
          <w:rFonts w:ascii="Arial" w:eastAsia="Arial" w:hAnsi="Arial" w:cs="Arial"/>
          <w:w w:val="106"/>
          <w:sz w:val="12"/>
          <w:szCs w:val="12"/>
        </w:rPr>
        <w:t>F</w:t>
      </w:r>
      <w:r>
        <w:rPr>
          <w:rFonts w:ascii="Arial" w:eastAsia="Arial" w:hAnsi="Arial" w:cs="Arial"/>
          <w:spacing w:val="8"/>
          <w:w w:val="106"/>
          <w:sz w:val="12"/>
          <w:szCs w:val="12"/>
        </w:rPr>
        <w:t>I</w:t>
      </w:r>
      <w:r>
        <w:rPr>
          <w:rFonts w:ascii="Arial" w:eastAsia="Arial" w:hAnsi="Arial" w:cs="Arial"/>
          <w:spacing w:val="8"/>
          <w:w w:val="98"/>
          <w:sz w:val="12"/>
          <w:szCs w:val="12"/>
        </w:rPr>
        <w:t>C</w:t>
      </w:r>
      <w:r>
        <w:rPr>
          <w:rFonts w:ascii="Arial" w:eastAsia="Arial" w:hAnsi="Arial" w:cs="Arial"/>
          <w:spacing w:val="-6"/>
          <w:w w:val="115"/>
          <w:sz w:val="12"/>
          <w:szCs w:val="12"/>
        </w:rPr>
        <w:t>A</w:t>
      </w:r>
      <w:r>
        <w:rPr>
          <w:rFonts w:ascii="Arial" w:eastAsia="Arial" w:hAnsi="Arial" w:cs="Arial"/>
          <w:spacing w:val="8"/>
          <w:w w:val="106"/>
          <w:sz w:val="12"/>
          <w:szCs w:val="12"/>
        </w:rPr>
        <w:t>T</w:t>
      </w:r>
      <w:r>
        <w:rPr>
          <w:rFonts w:ascii="Arial" w:eastAsia="Arial" w:hAnsi="Arial" w:cs="Arial"/>
          <w:spacing w:val="8"/>
          <w:w w:val="127"/>
          <w:sz w:val="12"/>
          <w:szCs w:val="12"/>
        </w:rPr>
        <w:t>I</w:t>
      </w:r>
      <w:r>
        <w:rPr>
          <w:rFonts w:ascii="Arial" w:eastAsia="Arial" w:hAnsi="Arial" w:cs="Arial"/>
          <w:spacing w:val="8"/>
          <w:w w:val="98"/>
          <w:sz w:val="12"/>
          <w:szCs w:val="12"/>
        </w:rPr>
        <w:t>O</w:t>
      </w:r>
      <w:r>
        <w:rPr>
          <w:rFonts w:ascii="Arial" w:eastAsia="Arial" w:hAnsi="Arial" w:cs="Arial"/>
          <w:w w:val="106"/>
          <w:sz w:val="12"/>
          <w:szCs w:val="12"/>
        </w:rPr>
        <w:t>N</w:t>
      </w:r>
      <w:proofErr w:type="gramEnd"/>
      <w:r>
        <w:rPr>
          <w:rFonts w:ascii="Arial" w:eastAsia="Arial" w:hAnsi="Arial" w:cs="Arial"/>
          <w:spacing w:val="14"/>
          <w:sz w:val="12"/>
          <w:szCs w:val="12"/>
        </w:rPr>
        <w:t xml:space="preserve"> </w:t>
      </w:r>
      <w:r>
        <w:rPr>
          <w:rFonts w:ascii="Arial" w:eastAsia="Arial" w:hAnsi="Arial" w:cs="Arial"/>
          <w:spacing w:val="8"/>
          <w:sz w:val="12"/>
          <w:szCs w:val="12"/>
        </w:rPr>
        <w:t>FO</w:t>
      </w:r>
      <w:r>
        <w:rPr>
          <w:rFonts w:ascii="Arial" w:eastAsia="Arial" w:hAnsi="Arial" w:cs="Arial"/>
          <w:sz w:val="12"/>
          <w:szCs w:val="12"/>
        </w:rPr>
        <w:t>R</w:t>
      </w:r>
      <w:r>
        <w:rPr>
          <w:rFonts w:ascii="Arial" w:eastAsia="Arial" w:hAnsi="Arial" w:cs="Arial"/>
          <w:spacing w:val="7"/>
          <w:sz w:val="12"/>
          <w:szCs w:val="12"/>
        </w:rPr>
        <w:t xml:space="preserve"> </w:t>
      </w:r>
      <w:r>
        <w:rPr>
          <w:rFonts w:ascii="Arial" w:eastAsia="Arial" w:hAnsi="Arial" w:cs="Arial"/>
          <w:spacing w:val="8"/>
          <w:w w:val="103"/>
          <w:sz w:val="16"/>
          <w:szCs w:val="16"/>
        </w:rPr>
        <w:t>T</w:t>
      </w:r>
      <w:r>
        <w:rPr>
          <w:rFonts w:ascii="Arial" w:eastAsia="Arial" w:hAnsi="Arial" w:cs="Arial"/>
          <w:spacing w:val="8"/>
          <w:w w:val="103"/>
          <w:sz w:val="12"/>
          <w:szCs w:val="12"/>
        </w:rPr>
        <w:t>WITTE</w:t>
      </w:r>
      <w:r>
        <w:rPr>
          <w:rFonts w:ascii="Arial" w:eastAsia="Arial" w:hAnsi="Arial" w:cs="Arial"/>
          <w:w w:val="103"/>
          <w:sz w:val="12"/>
          <w:szCs w:val="12"/>
        </w:rPr>
        <w:t>R</w:t>
      </w:r>
      <w:r>
        <w:rPr>
          <w:rFonts w:ascii="Arial" w:eastAsia="Arial" w:hAnsi="Arial" w:cs="Arial"/>
          <w:spacing w:val="14"/>
          <w:w w:val="103"/>
          <w:sz w:val="12"/>
          <w:szCs w:val="12"/>
        </w:rPr>
        <w:t xml:space="preserve"> </w:t>
      </w:r>
      <w:r>
        <w:rPr>
          <w:rFonts w:ascii="Arial" w:eastAsia="Arial" w:hAnsi="Arial" w:cs="Arial"/>
          <w:spacing w:val="3"/>
          <w:w w:val="106"/>
          <w:sz w:val="12"/>
          <w:szCs w:val="12"/>
        </w:rPr>
        <w:t>D</w:t>
      </w:r>
      <w:r>
        <w:rPr>
          <w:rFonts w:ascii="Arial" w:eastAsia="Arial" w:hAnsi="Arial" w:cs="Arial"/>
          <w:spacing w:val="-6"/>
          <w:w w:val="115"/>
          <w:sz w:val="12"/>
          <w:szCs w:val="12"/>
        </w:rPr>
        <w:t>A</w:t>
      </w:r>
      <w:r>
        <w:rPr>
          <w:rFonts w:ascii="Arial" w:eastAsia="Arial" w:hAnsi="Arial" w:cs="Arial"/>
          <w:spacing w:val="-4"/>
          <w:w w:val="106"/>
          <w:sz w:val="12"/>
          <w:szCs w:val="12"/>
        </w:rPr>
        <w:t>T</w:t>
      </w:r>
      <w:r>
        <w:rPr>
          <w:rFonts w:ascii="Arial" w:eastAsia="Arial" w:hAnsi="Arial" w:cs="Arial"/>
          <w:w w:val="115"/>
          <w:sz w:val="12"/>
          <w:szCs w:val="12"/>
        </w:rPr>
        <w:t>A</w:t>
      </w:r>
    </w:p>
    <w:p w14:paraId="4EDFE1C8" w14:textId="77777777" w:rsidR="00CE37CF" w:rsidRDefault="00CE37CF">
      <w:pPr>
        <w:spacing w:before="3" w:after="0" w:line="150" w:lineRule="exact"/>
        <w:rPr>
          <w:sz w:val="15"/>
          <w:szCs w:val="15"/>
        </w:rPr>
      </w:pPr>
    </w:p>
    <w:p w14:paraId="7DE5A047" w14:textId="77777777" w:rsidR="00CE37CF" w:rsidRDefault="007311F8">
      <w:pPr>
        <w:tabs>
          <w:tab w:val="left" w:pos="2200"/>
          <w:tab w:val="left" w:pos="2900"/>
          <w:tab w:val="left" w:pos="3520"/>
        </w:tabs>
        <w:spacing w:after="0" w:line="240" w:lineRule="auto"/>
        <w:ind w:left="893" w:right="-2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Name</w:t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-13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>ype</w:t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pacing w:val="-6"/>
          <w:sz w:val="16"/>
          <w:szCs w:val="16"/>
        </w:rPr>
        <w:t>W</w:t>
      </w:r>
      <w:r>
        <w:rPr>
          <w:rFonts w:ascii="Arial" w:eastAsia="Arial" w:hAnsi="Arial" w:cs="Arial"/>
          <w:sz w:val="16"/>
          <w:szCs w:val="16"/>
        </w:rPr>
        <w:t>idth</w:t>
      </w:r>
      <w:r>
        <w:rPr>
          <w:rFonts w:ascii="Arial" w:eastAsia="Arial" w:hAnsi="Arial" w:cs="Arial"/>
          <w:sz w:val="16"/>
          <w:szCs w:val="16"/>
        </w:rPr>
        <w:tab/>
        <w:t>Precision</w:t>
      </w:r>
    </w:p>
    <w:p w14:paraId="6D42AFD6" w14:textId="77777777" w:rsidR="00CE37CF" w:rsidRDefault="007311F8">
      <w:pPr>
        <w:tabs>
          <w:tab w:val="left" w:pos="2200"/>
          <w:tab w:val="left" w:pos="2900"/>
          <w:tab w:val="left" w:pos="3520"/>
        </w:tabs>
        <w:spacing w:after="0" w:line="179" w:lineRule="exact"/>
        <w:ind w:left="893" w:right="-20"/>
        <w:rPr>
          <w:rFonts w:ascii="Arial" w:eastAsia="Arial" w:hAnsi="Arial" w:cs="Arial"/>
          <w:sz w:val="16"/>
          <w:szCs w:val="16"/>
        </w:rPr>
      </w:pPr>
      <w:r>
        <w:pict w14:anchorId="7D416064">
          <v:group id="_x0000_s1051" style="position:absolute;left:0;text-align:left;margin-left:372.6pt;margin-top:8.1pt;width:4pt;height:.1pt;z-index:-251657728;mso-position-horizontal-relative:page" coordorigin="7452,162" coordsize="80,2">
            <v:shape id="_x0000_s1052" style="position:absolute;left:7452;top:162;width:80;height:2" coordorigin="7452,162" coordsize="80,0" path="m7452,162r79,e" filled="f" strokeweight=".17569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16"/>
          <w:szCs w:val="16"/>
        </w:rPr>
        <w:t>FIPS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ADMIN</w:t>
      </w:r>
      <w:r>
        <w:rPr>
          <w:rFonts w:ascii="Arial" w:eastAsia="Arial" w:hAnsi="Arial" w:cs="Arial"/>
          <w:spacing w:val="-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ab/>
        <w:t>String</w:t>
      </w:r>
      <w:r>
        <w:rPr>
          <w:rFonts w:ascii="Arial" w:eastAsia="Arial" w:hAnsi="Arial" w:cs="Arial"/>
          <w:sz w:val="16"/>
          <w:szCs w:val="16"/>
        </w:rPr>
        <w:tab/>
        <w:t>4</w:t>
      </w:r>
      <w:r>
        <w:rPr>
          <w:rFonts w:ascii="Arial" w:eastAsia="Arial" w:hAnsi="Arial" w:cs="Arial"/>
          <w:sz w:val="16"/>
          <w:szCs w:val="16"/>
        </w:rPr>
        <w:tab/>
        <w:t>0</w:t>
      </w:r>
    </w:p>
    <w:p w14:paraId="3260A240" w14:textId="77777777" w:rsidR="00CE37CF" w:rsidRDefault="007311F8">
      <w:pPr>
        <w:tabs>
          <w:tab w:val="left" w:pos="2200"/>
          <w:tab w:val="left" w:pos="2900"/>
          <w:tab w:val="left" w:pos="3520"/>
        </w:tabs>
        <w:spacing w:after="0" w:line="179" w:lineRule="exact"/>
        <w:ind w:left="893" w:right="-20"/>
        <w:rPr>
          <w:rFonts w:ascii="Arial" w:eastAsia="Arial" w:hAnsi="Arial" w:cs="Arial"/>
          <w:sz w:val="16"/>
          <w:szCs w:val="16"/>
        </w:rPr>
      </w:pPr>
      <w:r>
        <w:pict w14:anchorId="501BE992">
          <v:group id="_x0000_s1049" style="position:absolute;left:0;text-align:left;margin-left:372.1pt;margin-top:8.1pt;width:4pt;height:.1pt;z-index:-251656704;mso-position-horizontal-relative:page" coordorigin="7442,162" coordsize="80,2">
            <v:shape id="_x0000_s1050" style="position:absolute;left:7442;top:162;width:80;height:2" coordorigin="7442,162" coordsize="80,0" path="m7442,162r80,e" filled="f" strokeweight=".17569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16"/>
          <w:szCs w:val="16"/>
        </w:rPr>
        <w:t>GMI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ADMIN</w:t>
      </w:r>
      <w:r>
        <w:rPr>
          <w:rFonts w:ascii="Arial" w:eastAsia="Arial" w:hAnsi="Arial" w:cs="Arial"/>
          <w:spacing w:val="-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ab/>
        <w:t>String</w:t>
      </w:r>
      <w:r>
        <w:rPr>
          <w:rFonts w:ascii="Arial" w:eastAsia="Arial" w:hAnsi="Arial" w:cs="Arial"/>
          <w:sz w:val="16"/>
          <w:szCs w:val="16"/>
        </w:rPr>
        <w:tab/>
        <w:t>7</w:t>
      </w:r>
      <w:r>
        <w:rPr>
          <w:rFonts w:ascii="Arial" w:eastAsia="Arial" w:hAnsi="Arial" w:cs="Arial"/>
          <w:sz w:val="16"/>
          <w:szCs w:val="16"/>
        </w:rPr>
        <w:tab/>
        <w:t>0</w:t>
      </w:r>
    </w:p>
    <w:p w14:paraId="403D2E51" w14:textId="77777777" w:rsidR="00CE37CF" w:rsidRDefault="007311F8">
      <w:pPr>
        <w:tabs>
          <w:tab w:val="left" w:pos="2200"/>
          <w:tab w:val="left" w:pos="2900"/>
          <w:tab w:val="left" w:pos="3520"/>
        </w:tabs>
        <w:spacing w:after="0" w:line="179" w:lineRule="exact"/>
        <w:ind w:left="893" w:right="-20"/>
        <w:rPr>
          <w:rFonts w:ascii="Arial" w:eastAsia="Arial" w:hAnsi="Arial" w:cs="Arial"/>
          <w:sz w:val="16"/>
          <w:szCs w:val="16"/>
        </w:rPr>
      </w:pPr>
      <w:r>
        <w:pict w14:anchorId="59DC5430">
          <v:group id="_x0000_s1047" style="position:absolute;left:0;text-align:left;margin-left:383.65pt;margin-top:8.1pt;width:4pt;height:.1pt;z-index:-251655680;mso-position-horizontal-relative:page" coordorigin="7673,162" coordsize="80,2">
            <v:shape id="_x0000_s1048" style="position:absolute;left:7673;top:162;width:80;height:2" coordorigin="7673,162" coordsize="80,0" path="m7673,162r79,e" filled="f" strokeweight=".17569mm">
              <v:path arrowok="t"/>
            </v:shape>
            <w10:wrap anchorx="page"/>
          </v:group>
        </w:pic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ADMIN 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pacing w:val="-6"/>
          <w:sz w:val="16"/>
          <w:szCs w:val="16"/>
        </w:rPr>
        <w:t>N</w:t>
      </w:r>
      <w:r>
        <w:rPr>
          <w:rFonts w:ascii="Arial" w:eastAsia="Arial" w:hAnsi="Arial" w:cs="Arial"/>
          <w:sz w:val="16"/>
          <w:szCs w:val="16"/>
        </w:rPr>
        <w:t>AME</w:t>
      </w:r>
      <w:proofErr w:type="gramEnd"/>
      <w:r>
        <w:rPr>
          <w:rFonts w:ascii="Arial" w:eastAsia="Arial" w:hAnsi="Arial" w:cs="Arial"/>
          <w:spacing w:val="-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ab/>
        <w:t>String</w:t>
      </w:r>
      <w:r>
        <w:rPr>
          <w:rFonts w:ascii="Arial" w:eastAsia="Arial" w:hAnsi="Arial" w:cs="Arial"/>
          <w:sz w:val="16"/>
          <w:szCs w:val="16"/>
        </w:rPr>
        <w:tab/>
        <w:t>42</w:t>
      </w:r>
      <w:r>
        <w:rPr>
          <w:rFonts w:ascii="Arial" w:eastAsia="Arial" w:hAnsi="Arial" w:cs="Arial"/>
          <w:sz w:val="16"/>
          <w:szCs w:val="16"/>
        </w:rPr>
        <w:tab/>
        <w:t>0</w:t>
      </w:r>
    </w:p>
    <w:p w14:paraId="0626B4B1" w14:textId="77777777" w:rsidR="00CE37CF" w:rsidRDefault="007311F8">
      <w:pPr>
        <w:tabs>
          <w:tab w:val="left" w:pos="2200"/>
          <w:tab w:val="left" w:pos="2900"/>
          <w:tab w:val="left" w:pos="3520"/>
        </w:tabs>
        <w:spacing w:after="0" w:line="179" w:lineRule="exact"/>
        <w:ind w:left="893" w:right="-20"/>
        <w:rPr>
          <w:rFonts w:ascii="Arial" w:eastAsia="Arial" w:hAnsi="Arial" w:cs="Arial"/>
          <w:sz w:val="16"/>
          <w:szCs w:val="16"/>
        </w:rPr>
      </w:pPr>
      <w:r>
        <w:pict w14:anchorId="7496A095">
          <v:group id="_x0000_s1045" style="position:absolute;left:0;text-align:left;margin-left:372.6pt;margin-top:8.1pt;width:4pt;height:.1pt;z-index:-251654656;mso-position-horizontal-relative:page" coordorigin="7452,162" coordsize="80,2">
            <v:shape id="_x0000_s1046" style="position:absolute;left:7452;top:162;width:80;height:2" coordorigin="7452,162" coordsize="80,0" path="m7452,162r79,e" filled="f" strokeweight=".17569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16"/>
          <w:szCs w:val="16"/>
        </w:rPr>
        <w:t>FIPS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CNT</w:t>
      </w:r>
      <w:r>
        <w:rPr>
          <w:rFonts w:ascii="Arial" w:eastAsia="Arial" w:hAnsi="Arial" w:cs="Arial"/>
          <w:spacing w:val="-10"/>
          <w:sz w:val="16"/>
          <w:szCs w:val="16"/>
        </w:rPr>
        <w:t>R</w:t>
      </w:r>
      <w:r>
        <w:rPr>
          <w:rFonts w:ascii="Arial" w:eastAsia="Arial" w:hAnsi="Arial" w:cs="Arial"/>
          <w:sz w:val="16"/>
          <w:szCs w:val="16"/>
        </w:rPr>
        <w:t>Y</w:t>
      </w:r>
      <w:r>
        <w:rPr>
          <w:rFonts w:ascii="Arial" w:eastAsia="Arial" w:hAnsi="Arial" w:cs="Arial"/>
          <w:sz w:val="16"/>
          <w:szCs w:val="16"/>
        </w:rPr>
        <w:tab/>
        <w:t>String</w:t>
      </w:r>
      <w:r>
        <w:rPr>
          <w:rFonts w:ascii="Arial" w:eastAsia="Arial" w:hAnsi="Arial" w:cs="Arial"/>
          <w:sz w:val="16"/>
          <w:szCs w:val="16"/>
        </w:rPr>
        <w:tab/>
        <w:t>2</w:t>
      </w:r>
      <w:r>
        <w:rPr>
          <w:rFonts w:ascii="Arial" w:eastAsia="Arial" w:hAnsi="Arial" w:cs="Arial"/>
          <w:sz w:val="16"/>
          <w:szCs w:val="16"/>
        </w:rPr>
        <w:tab/>
        <w:t>0</w:t>
      </w:r>
    </w:p>
    <w:p w14:paraId="15EEA6EC" w14:textId="77777777" w:rsidR="00CE37CF" w:rsidRDefault="007311F8">
      <w:pPr>
        <w:tabs>
          <w:tab w:val="left" w:pos="2200"/>
          <w:tab w:val="left" w:pos="2900"/>
          <w:tab w:val="left" w:pos="3520"/>
        </w:tabs>
        <w:spacing w:after="0" w:line="179" w:lineRule="exact"/>
        <w:ind w:left="893" w:right="-20"/>
        <w:rPr>
          <w:rFonts w:ascii="Arial" w:eastAsia="Arial" w:hAnsi="Arial" w:cs="Arial"/>
          <w:sz w:val="16"/>
          <w:szCs w:val="16"/>
        </w:rPr>
      </w:pPr>
      <w:r>
        <w:pict w14:anchorId="519B6A97">
          <v:group id="_x0000_s1043" style="position:absolute;left:0;text-align:left;margin-left:372.1pt;margin-top:8.1pt;width:4pt;height:.1pt;z-index:-251653632;mso-position-horizontal-relative:page" coordorigin="7442,162" coordsize="80,2">
            <v:shape id="_x0000_s1044" style="position:absolute;left:7442;top:162;width:80;height:2" coordorigin="7442,162" coordsize="80,0" path="m7442,162r80,e" filled="f" strokeweight=".17569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16"/>
          <w:szCs w:val="16"/>
        </w:rPr>
        <w:t>GMI</w:t>
      </w:r>
      <w:r>
        <w:rPr>
          <w:rFonts w:ascii="Arial" w:eastAsia="Arial" w:hAnsi="Arial" w:cs="Arial"/>
          <w:spacing w:val="4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CNT</w:t>
      </w:r>
      <w:r>
        <w:rPr>
          <w:rFonts w:ascii="Arial" w:eastAsia="Arial" w:hAnsi="Arial" w:cs="Arial"/>
          <w:spacing w:val="-10"/>
          <w:sz w:val="16"/>
          <w:szCs w:val="16"/>
        </w:rPr>
        <w:t>R</w:t>
      </w:r>
      <w:r>
        <w:rPr>
          <w:rFonts w:ascii="Arial" w:eastAsia="Arial" w:hAnsi="Arial" w:cs="Arial"/>
          <w:sz w:val="16"/>
          <w:szCs w:val="16"/>
        </w:rPr>
        <w:t>Y</w:t>
      </w:r>
      <w:r>
        <w:rPr>
          <w:rFonts w:ascii="Arial" w:eastAsia="Arial" w:hAnsi="Arial" w:cs="Arial"/>
          <w:sz w:val="16"/>
          <w:szCs w:val="16"/>
        </w:rPr>
        <w:tab/>
        <w:t>String</w:t>
      </w:r>
      <w:r>
        <w:rPr>
          <w:rFonts w:ascii="Arial" w:eastAsia="Arial" w:hAnsi="Arial" w:cs="Arial"/>
          <w:sz w:val="16"/>
          <w:szCs w:val="16"/>
        </w:rPr>
        <w:tab/>
        <w:t>3</w:t>
      </w:r>
      <w:r>
        <w:rPr>
          <w:rFonts w:ascii="Arial" w:eastAsia="Arial" w:hAnsi="Arial" w:cs="Arial"/>
          <w:sz w:val="16"/>
          <w:szCs w:val="16"/>
        </w:rPr>
        <w:tab/>
        <w:t>0</w:t>
      </w:r>
    </w:p>
    <w:p w14:paraId="7F865D2F" w14:textId="77777777" w:rsidR="00CE37CF" w:rsidRDefault="007311F8">
      <w:pPr>
        <w:tabs>
          <w:tab w:val="left" w:pos="2200"/>
          <w:tab w:val="left" w:pos="2900"/>
          <w:tab w:val="left" w:pos="3520"/>
        </w:tabs>
        <w:spacing w:after="0" w:line="179" w:lineRule="exact"/>
        <w:ind w:left="893" w:right="-20"/>
        <w:rPr>
          <w:rFonts w:ascii="Arial" w:eastAsia="Arial" w:hAnsi="Arial" w:cs="Arial"/>
          <w:sz w:val="16"/>
          <w:szCs w:val="16"/>
        </w:rPr>
      </w:pPr>
      <w:r>
        <w:pict w14:anchorId="52550370">
          <v:group id="_x0000_s1041" style="position:absolute;left:0;text-align:left;margin-left:383.1pt;margin-top:8.1pt;width:4pt;height:.1pt;z-index:-251652608;mso-position-horizontal-relative:page" coordorigin="7662,162" coordsize="80,2">
            <v:shape id="_x0000_s1042" style="position:absolute;left:7662;top:162;width:80;height:2" coordorigin="7662,162" coordsize="80,0" path="m7662,162r80,e" filled="f" strokeweight=".17569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16"/>
          <w:szCs w:val="16"/>
        </w:rPr>
        <w:t>CNT</w:t>
      </w:r>
      <w:r>
        <w:rPr>
          <w:rFonts w:ascii="Arial" w:eastAsia="Arial" w:hAnsi="Arial" w:cs="Arial"/>
          <w:spacing w:val="-10"/>
          <w:sz w:val="16"/>
          <w:szCs w:val="16"/>
        </w:rPr>
        <w:t>R</w:t>
      </w:r>
      <w:r>
        <w:rPr>
          <w:rFonts w:ascii="Arial" w:eastAsia="Arial" w:hAnsi="Arial" w:cs="Arial"/>
          <w:sz w:val="16"/>
          <w:szCs w:val="16"/>
        </w:rPr>
        <w:t>Y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pacing w:val="-6"/>
          <w:sz w:val="16"/>
          <w:szCs w:val="16"/>
        </w:rPr>
        <w:t>N</w:t>
      </w:r>
      <w:r>
        <w:rPr>
          <w:rFonts w:ascii="Arial" w:eastAsia="Arial" w:hAnsi="Arial" w:cs="Arial"/>
          <w:sz w:val="16"/>
          <w:szCs w:val="16"/>
        </w:rPr>
        <w:t>AME</w:t>
      </w:r>
      <w:r>
        <w:rPr>
          <w:rFonts w:ascii="Arial" w:eastAsia="Arial" w:hAnsi="Arial" w:cs="Arial"/>
          <w:spacing w:val="-3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ab/>
        <w:t>String</w:t>
      </w:r>
      <w:r>
        <w:rPr>
          <w:rFonts w:ascii="Arial" w:eastAsia="Arial" w:hAnsi="Arial" w:cs="Arial"/>
          <w:sz w:val="16"/>
          <w:szCs w:val="16"/>
        </w:rPr>
        <w:tab/>
        <w:t>40</w:t>
      </w:r>
      <w:r>
        <w:rPr>
          <w:rFonts w:ascii="Arial" w:eastAsia="Arial" w:hAnsi="Arial" w:cs="Arial"/>
          <w:sz w:val="16"/>
          <w:szCs w:val="16"/>
        </w:rPr>
        <w:tab/>
        <w:t>0</w:t>
      </w:r>
    </w:p>
    <w:p w14:paraId="60B1CFC7" w14:textId="77777777" w:rsidR="00CE37CF" w:rsidRDefault="007311F8">
      <w:pPr>
        <w:tabs>
          <w:tab w:val="left" w:pos="2200"/>
          <w:tab w:val="left" w:pos="2900"/>
          <w:tab w:val="left" w:pos="3520"/>
        </w:tabs>
        <w:spacing w:after="0" w:line="179" w:lineRule="exact"/>
        <w:ind w:left="893" w:right="-20"/>
        <w:rPr>
          <w:rFonts w:ascii="Arial" w:eastAsia="Arial" w:hAnsi="Arial" w:cs="Arial"/>
          <w:sz w:val="16"/>
          <w:szCs w:val="16"/>
        </w:rPr>
      </w:pPr>
      <w:r>
        <w:pict w14:anchorId="2271BEB3">
          <v:group id="_x0000_s1039" style="position:absolute;left:0;text-align:left;margin-left:371.25pt;margin-top:8.1pt;width:4pt;height:.1pt;z-index:-251651584;mso-position-horizontal-relative:page" coordorigin="7425,162" coordsize="80,2">
            <v:shape id="_x0000_s1040" style="position:absolute;left:7425;top:162;width:80;height:2" coordorigin="7425,162" coordsize="80,0" path="m7425,162r80,e" filled="f" strokeweight=".17569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16"/>
          <w:szCs w:val="16"/>
        </w:rPr>
        <w:t>POP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ADMIN</w:t>
      </w:r>
      <w:r>
        <w:rPr>
          <w:rFonts w:ascii="Arial" w:eastAsia="Arial" w:hAnsi="Arial" w:cs="Arial"/>
          <w:spacing w:val="-2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ab/>
        <w:t>Int</w:t>
      </w:r>
      <w:r>
        <w:rPr>
          <w:rFonts w:ascii="Arial" w:eastAsia="Arial" w:hAnsi="Arial" w:cs="Arial"/>
          <w:spacing w:val="-2"/>
          <w:sz w:val="16"/>
          <w:szCs w:val="16"/>
        </w:rPr>
        <w:t>e</w:t>
      </w:r>
      <w:r>
        <w:rPr>
          <w:rFonts w:ascii="Arial" w:eastAsia="Arial" w:hAnsi="Arial" w:cs="Arial"/>
          <w:sz w:val="16"/>
          <w:szCs w:val="16"/>
        </w:rPr>
        <w:t>ger</w:t>
      </w:r>
      <w:r>
        <w:rPr>
          <w:rFonts w:ascii="Arial" w:eastAsia="Arial" w:hAnsi="Arial" w:cs="Arial"/>
          <w:sz w:val="16"/>
          <w:szCs w:val="16"/>
        </w:rPr>
        <w:tab/>
        <w:t>9</w:t>
      </w:r>
      <w:r>
        <w:rPr>
          <w:rFonts w:ascii="Arial" w:eastAsia="Arial" w:hAnsi="Arial" w:cs="Arial"/>
          <w:sz w:val="16"/>
          <w:szCs w:val="16"/>
        </w:rPr>
        <w:tab/>
        <w:t>0</w:t>
      </w:r>
    </w:p>
    <w:p w14:paraId="207D014D" w14:textId="77777777" w:rsidR="00CE37CF" w:rsidRDefault="007311F8">
      <w:pPr>
        <w:tabs>
          <w:tab w:val="left" w:pos="2200"/>
          <w:tab w:val="left" w:pos="2900"/>
          <w:tab w:val="left" w:pos="3520"/>
        </w:tabs>
        <w:spacing w:after="0" w:line="179" w:lineRule="exact"/>
        <w:ind w:left="893" w:right="-20"/>
        <w:rPr>
          <w:rFonts w:ascii="Arial" w:eastAsia="Arial" w:hAnsi="Arial" w:cs="Arial"/>
          <w:sz w:val="16"/>
          <w:szCs w:val="16"/>
        </w:rPr>
      </w:pPr>
      <w:r>
        <w:pict w14:anchorId="00AD98CC">
          <v:group id="_x0000_s1037" style="position:absolute;left:0;text-align:left;margin-left:376.55pt;margin-top:8.1pt;width:4pt;height:.1pt;z-index:-251650560;mso-position-horizontal-relative:page" coordorigin="7531,162" coordsize="80,2">
            <v:shape id="_x0000_s1038" style="position:absolute;left:7531;top:162;width:80;height:2" coordorigin="7531,162" coordsize="80,0" path="m7531,162r80,e" filled="f" strokeweight=".17569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16"/>
          <w:szCs w:val="16"/>
        </w:rPr>
        <w:t>TYPE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ENG</w:t>
      </w:r>
      <w:r>
        <w:rPr>
          <w:rFonts w:ascii="Arial" w:eastAsia="Arial" w:hAnsi="Arial" w:cs="Arial"/>
          <w:sz w:val="16"/>
          <w:szCs w:val="16"/>
        </w:rPr>
        <w:tab/>
        <w:t>String</w:t>
      </w:r>
      <w:r>
        <w:rPr>
          <w:rFonts w:ascii="Arial" w:eastAsia="Arial" w:hAnsi="Arial" w:cs="Arial"/>
          <w:sz w:val="16"/>
          <w:szCs w:val="16"/>
        </w:rPr>
        <w:tab/>
        <w:t>26</w:t>
      </w:r>
      <w:r>
        <w:rPr>
          <w:rFonts w:ascii="Arial" w:eastAsia="Arial" w:hAnsi="Arial" w:cs="Arial"/>
          <w:sz w:val="16"/>
          <w:szCs w:val="16"/>
        </w:rPr>
        <w:tab/>
        <w:t>0</w:t>
      </w:r>
    </w:p>
    <w:p w14:paraId="76A7B20C" w14:textId="77777777" w:rsidR="00CE37CF" w:rsidRDefault="007311F8">
      <w:pPr>
        <w:tabs>
          <w:tab w:val="left" w:pos="2200"/>
          <w:tab w:val="left" w:pos="2900"/>
          <w:tab w:val="left" w:pos="3520"/>
        </w:tabs>
        <w:spacing w:after="0" w:line="179" w:lineRule="exact"/>
        <w:ind w:left="893" w:right="-20"/>
        <w:rPr>
          <w:rFonts w:ascii="Arial" w:eastAsia="Arial" w:hAnsi="Arial" w:cs="Arial"/>
          <w:sz w:val="16"/>
          <w:szCs w:val="16"/>
        </w:rPr>
      </w:pPr>
      <w:r>
        <w:pict w14:anchorId="1ECB6D54">
          <v:group id="_x0000_s1035" style="position:absolute;left:0;text-align:left;margin-left:376.55pt;margin-top:8.1pt;width:4pt;height:.1pt;z-index:-251649536;mso-position-horizontal-relative:page" coordorigin="7531,162" coordsize="80,2">
            <v:shape id="_x0000_s1036" style="position:absolute;left:7531;top:162;width:80;height:2" coordorigin="7531,162" coordsize="80,0" path="m7531,162r80,e" filled="f" strokeweight=".17569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16"/>
          <w:szCs w:val="16"/>
        </w:rPr>
        <w:t>TYPE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LOC</w:t>
      </w:r>
      <w:r>
        <w:rPr>
          <w:rFonts w:ascii="Arial" w:eastAsia="Arial" w:hAnsi="Arial" w:cs="Arial"/>
          <w:sz w:val="16"/>
          <w:szCs w:val="16"/>
        </w:rPr>
        <w:tab/>
        <w:t>String</w:t>
      </w:r>
      <w:r>
        <w:rPr>
          <w:rFonts w:ascii="Arial" w:eastAsia="Arial" w:hAnsi="Arial" w:cs="Arial"/>
          <w:sz w:val="16"/>
          <w:szCs w:val="16"/>
        </w:rPr>
        <w:tab/>
        <w:t>50</w:t>
      </w:r>
      <w:r>
        <w:rPr>
          <w:rFonts w:ascii="Arial" w:eastAsia="Arial" w:hAnsi="Arial" w:cs="Arial"/>
          <w:sz w:val="16"/>
          <w:szCs w:val="16"/>
        </w:rPr>
        <w:tab/>
        <w:t>0</w:t>
      </w:r>
    </w:p>
    <w:p w14:paraId="1A6676B7" w14:textId="77777777" w:rsidR="00CE37CF" w:rsidRDefault="007311F8">
      <w:pPr>
        <w:tabs>
          <w:tab w:val="left" w:pos="2200"/>
          <w:tab w:val="left" w:pos="2900"/>
          <w:tab w:val="left" w:pos="3520"/>
        </w:tabs>
        <w:spacing w:after="0" w:line="179" w:lineRule="exact"/>
        <w:ind w:left="893" w:right="-2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SQKM</w:t>
      </w:r>
      <w:r>
        <w:rPr>
          <w:rFonts w:ascii="Arial" w:eastAsia="Arial" w:hAnsi="Arial" w:cs="Arial"/>
          <w:sz w:val="16"/>
          <w:szCs w:val="16"/>
        </w:rPr>
        <w:tab/>
        <w:t>Real</w:t>
      </w:r>
      <w:r>
        <w:rPr>
          <w:rFonts w:ascii="Arial" w:eastAsia="Arial" w:hAnsi="Arial" w:cs="Arial"/>
          <w:sz w:val="16"/>
          <w:szCs w:val="16"/>
        </w:rPr>
        <w:tab/>
        <w:t>16</w:t>
      </w:r>
      <w:r>
        <w:rPr>
          <w:rFonts w:ascii="Arial" w:eastAsia="Arial" w:hAnsi="Arial" w:cs="Arial"/>
          <w:sz w:val="16"/>
          <w:szCs w:val="16"/>
        </w:rPr>
        <w:tab/>
        <w:t>2</w:t>
      </w:r>
    </w:p>
    <w:p w14:paraId="67E503CC" w14:textId="77777777" w:rsidR="00CE37CF" w:rsidRDefault="007311F8">
      <w:pPr>
        <w:tabs>
          <w:tab w:val="left" w:pos="2200"/>
          <w:tab w:val="left" w:pos="2900"/>
          <w:tab w:val="left" w:pos="3520"/>
        </w:tabs>
        <w:spacing w:after="0" w:line="179" w:lineRule="exact"/>
        <w:ind w:left="893" w:right="-2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SQMI</w:t>
      </w:r>
      <w:r>
        <w:rPr>
          <w:rFonts w:ascii="Arial" w:eastAsia="Arial" w:hAnsi="Arial" w:cs="Arial"/>
          <w:sz w:val="16"/>
          <w:szCs w:val="16"/>
        </w:rPr>
        <w:tab/>
        <w:t>Real</w:t>
      </w:r>
      <w:r>
        <w:rPr>
          <w:rFonts w:ascii="Arial" w:eastAsia="Arial" w:hAnsi="Arial" w:cs="Arial"/>
          <w:sz w:val="16"/>
          <w:szCs w:val="16"/>
        </w:rPr>
        <w:tab/>
        <w:t>16</w:t>
      </w:r>
      <w:r>
        <w:rPr>
          <w:rFonts w:ascii="Arial" w:eastAsia="Arial" w:hAnsi="Arial" w:cs="Arial"/>
          <w:sz w:val="16"/>
          <w:szCs w:val="16"/>
        </w:rPr>
        <w:tab/>
        <w:t>2</w:t>
      </w:r>
    </w:p>
    <w:p w14:paraId="57CFA796" w14:textId="77777777" w:rsidR="00CE37CF" w:rsidRDefault="007311F8">
      <w:pPr>
        <w:tabs>
          <w:tab w:val="left" w:pos="2200"/>
          <w:tab w:val="left" w:pos="2900"/>
          <w:tab w:val="left" w:pos="3520"/>
        </w:tabs>
        <w:spacing w:after="0" w:line="179" w:lineRule="exact"/>
        <w:ind w:left="893" w:right="-20"/>
        <w:rPr>
          <w:rFonts w:ascii="Arial" w:eastAsia="Arial" w:hAnsi="Arial" w:cs="Arial"/>
          <w:sz w:val="16"/>
          <w:szCs w:val="16"/>
        </w:rPr>
      </w:pPr>
      <w:r>
        <w:pict w14:anchorId="7D2DF13A">
          <v:group id="_x0000_s1033" style="position:absolute;left:0;text-align:left;margin-left:383.65pt;margin-top:8.1pt;width:4pt;height:.1pt;z-index:-251648512;mso-position-horizontal-relative:page" coordorigin="7673,162" coordsize="80,2">
            <v:shape id="_x0000_s1034" style="position:absolute;left:7673;top:162;width:80;height:2" coordorigin="7673,162" coordsize="80,0" path="m7673,162r79,e" filled="f" strokeweight=".17569mm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16"/>
          <w:szCs w:val="16"/>
        </w:rPr>
        <w:t>COLOR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MAP</w:t>
      </w:r>
      <w:r>
        <w:rPr>
          <w:rFonts w:ascii="Arial" w:eastAsia="Arial" w:hAnsi="Arial" w:cs="Arial"/>
          <w:sz w:val="16"/>
          <w:szCs w:val="16"/>
        </w:rPr>
        <w:tab/>
        <w:t>String</w:t>
      </w:r>
      <w:r>
        <w:rPr>
          <w:rFonts w:ascii="Arial" w:eastAsia="Arial" w:hAnsi="Arial" w:cs="Arial"/>
          <w:sz w:val="16"/>
          <w:szCs w:val="16"/>
        </w:rPr>
        <w:tab/>
        <w:t>2</w:t>
      </w:r>
      <w:r>
        <w:rPr>
          <w:rFonts w:ascii="Arial" w:eastAsia="Arial" w:hAnsi="Arial" w:cs="Arial"/>
          <w:sz w:val="16"/>
          <w:szCs w:val="16"/>
        </w:rPr>
        <w:tab/>
        <w:t>0</w:t>
      </w:r>
    </w:p>
    <w:p w14:paraId="545D16B5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123D0934" w14:textId="77777777" w:rsidR="00CE37CF" w:rsidRDefault="00CE37CF">
      <w:pPr>
        <w:spacing w:before="17" w:after="0" w:line="200" w:lineRule="exact"/>
        <w:rPr>
          <w:sz w:val="20"/>
          <w:szCs w:val="20"/>
        </w:rPr>
      </w:pPr>
    </w:p>
    <w:p w14:paraId="4A96D580" w14:textId="77777777" w:rsidR="00CE37CF" w:rsidRDefault="007311F8">
      <w:pPr>
        <w:spacing w:after="0" w:line="249" w:lineRule="auto"/>
        <w:ind w:left="467" w:right="78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8"/>
          <w:sz w:val="20"/>
          <w:szCs w:val="20"/>
        </w:rPr>
        <w:t>W</w:t>
      </w:r>
      <w:r>
        <w:rPr>
          <w:rFonts w:ascii="Arial" w:eastAsia="Arial" w:hAnsi="Arial" w:cs="Arial"/>
          <w:spacing w:val="-19"/>
          <w:sz w:val="20"/>
          <w:szCs w:val="20"/>
        </w:rPr>
        <w:t>H</w:t>
      </w:r>
      <w:r>
        <w:rPr>
          <w:rFonts w:ascii="Arial" w:eastAsia="Arial" w:hAnsi="Arial" w:cs="Arial"/>
          <w:spacing w:val="-18"/>
          <w:sz w:val="20"/>
          <w:szCs w:val="20"/>
        </w:rPr>
        <w:t>E</w:t>
      </w:r>
      <w:r>
        <w:rPr>
          <w:rFonts w:ascii="Arial" w:eastAsia="Arial" w:hAnsi="Arial" w:cs="Arial"/>
          <w:spacing w:val="-19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>E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pacing w:val="3"/>
          <w:w w:val="90"/>
          <w:sz w:val="20"/>
          <w:szCs w:val="20"/>
        </w:rPr>
        <w:t>ST</w:t>
      </w:r>
      <w:r>
        <w:rPr>
          <w:rFonts w:ascii="Arial" w:eastAsia="Arial" w:hAnsi="Arial" w:cs="Arial"/>
          <w:w w:val="90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7"/>
          <w:w w:val="90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19"/>
          <w:sz w:val="20"/>
          <w:szCs w:val="20"/>
        </w:rPr>
        <w:t>I</w:t>
      </w:r>
      <w:r>
        <w:rPr>
          <w:rFonts w:ascii="Arial" w:eastAsia="Arial" w:hAnsi="Arial" w:cs="Arial"/>
          <w:spacing w:val="3"/>
          <w:w w:val="99"/>
          <w:sz w:val="20"/>
          <w:szCs w:val="20"/>
        </w:rPr>
        <w:t>NT</w:t>
      </w:r>
      <w:r>
        <w:rPr>
          <w:rFonts w:ascii="Arial" w:eastAsia="Arial" w:hAnsi="Arial" w:cs="Arial"/>
          <w:spacing w:val="3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3"/>
          <w:w w:val="92"/>
          <w:sz w:val="20"/>
          <w:szCs w:val="20"/>
        </w:rPr>
        <w:t>R</w:t>
      </w:r>
      <w:r>
        <w:rPr>
          <w:rFonts w:ascii="Arial" w:eastAsia="Arial" w:hAnsi="Arial" w:cs="Arial"/>
          <w:spacing w:val="3"/>
          <w:w w:val="83"/>
          <w:sz w:val="20"/>
          <w:szCs w:val="20"/>
        </w:rPr>
        <w:t>S</w:t>
      </w:r>
      <w:r>
        <w:rPr>
          <w:rFonts w:ascii="Arial" w:eastAsia="Arial" w:hAnsi="Arial" w:cs="Arial"/>
          <w:spacing w:val="3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3"/>
          <w:w w:val="92"/>
          <w:sz w:val="20"/>
          <w:szCs w:val="20"/>
        </w:rPr>
        <w:t>C</w:t>
      </w:r>
      <w:r>
        <w:rPr>
          <w:rFonts w:ascii="Arial" w:eastAsia="Arial" w:hAnsi="Arial" w:cs="Arial"/>
          <w:spacing w:val="3"/>
          <w:w w:val="99"/>
          <w:sz w:val="20"/>
          <w:szCs w:val="20"/>
        </w:rPr>
        <w:t>T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proofErr w:type="gramEnd"/>
      <w:r>
        <w:rPr>
          <w:rFonts w:ascii="Arial" w:eastAsia="Arial" w:hAnsi="Arial" w:cs="Arial"/>
          <w:spacing w:val="-2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5"/>
          <w:w w:val="88"/>
          <w:sz w:val="20"/>
          <w:szCs w:val="20"/>
        </w:rPr>
        <w:t>geo</w:t>
      </w:r>
      <w:r>
        <w:rPr>
          <w:rFonts w:ascii="Arial" w:eastAsia="Arial" w:hAnsi="Arial" w:cs="Arial"/>
          <w:w w:val="88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 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88"/>
          <w:sz w:val="20"/>
          <w:szCs w:val="20"/>
        </w:rPr>
        <w:t>geo</w:t>
      </w:r>
      <w:r>
        <w:rPr>
          <w:rFonts w:ascii="Arial" w:eastAsia="Arial" w:hAnsi="Arial" w:cs="Arial"/>
          <w:w w:val="88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spacing w:val="-1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) </w:t>
      </w:r>
      <w:r>
        <w:rPr>
          <w:rFonts w:ascii="Arial" w:eastAsia="Arial" w:hAnsi="Arial" w:cs="Arial"/>
          <w:spacing w:val="-18"/>
          <w:w w:val="107"/>
          <w:sz w:val="20"/>
          <w:szCs w:val="20"/>
        </w:rPr>
        <w:t>A</w:t>
      </w:r>
      <w:r>
        <w:rPr>
          <w:rFonts w:ascii="Arial" w:eastAsia="Arial" w:hAnsi="Arial" w:cs="Arial"/>
          <w:spacing w:val="-18"/>
          <w:w w:val="99"/>
          <w:sz w:val="20"/>
          <w:szCs w:val="20"/>
        </w:rPr>
        <w:t>N</w:t>
      </w:r>
      <w:r>
        <w:rPr>
          <w:rFonts w:ascii="Arial" w:eastAsia="Arial" w:hAnsi="Arial" w:cs="Arial"/>
          <w:w w:val="99"/>
          <w:sz w:val="20"/>
          <w:szCs w:val="20"/>
        </w:rPr>
        <w:t>D</w:t>
      </w:r>
    </w:p>
    <w:p w14:paraId="17895F87" w14:textId="77777777" w:rsidR="00CE37CF" w:rsidRDefault="007311F8">
      <w:pPr>
        <w:spacing w:after="0" w:line="240" w:lineRule="auto"/>
        <w:ind w:left="511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99"/>
          <w:sz w:val="20"/>
          <w:szCs w:val="20"/>
        </w:rPr>
        <w:t>(</w:t>
      </w:r>
      <w:r>
        <w:rPr>
          <w:rFonts w:ascii="Arial" w:eastAsia="Arial" w:hAnsi="Arial" w:cs="Arial"/>
          <w:spacing w:val="-34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ST</w:t>
      </w:r>
      <w:proofErr w:type="gramEnd"/>
      <w:r>
        <w:rPr>
          <w:rFonts w:ascii="Arial" w:eastAsia="Arial" w:hAnsi="Arial" w:cs="Arial"/>
          <w:w w:val="90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6"/>
          <w:w w:val="90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-5"/>
          <w:w w:val="107"/>
          <w:sz w:val="20"/>
          <w:szCs w:val="20"/>
        </w:rPr>
        <w:t>A</w:t>
      </w:r>
      <w:r>
        <w:rPr>
          <w:rFonts w:ascii="Arial" w:eastAsia="Arial" w:hAnsi="Arial" w:cs="Arial"/>
          <w:spacing w:val="-5"/>
          <w:w w:val="92"/>
          <w:sz w:val="20"/>
          <w:szCs w:val="20"/>
        </w:rPr>
        <w:t>R</w:t>
      </w:r>
      <w:r>
        <w:rPr>
          <w:rFonts w:ascii="Arial" w:eastAsia="Arial" w:hAnsi="Arial" w:cs="Arial"/>
          <w:spacing w:val="-5"/>
          <w:w w:val="91"/>
          <w:sz w:val="20"/>
          <w:szCs w:val="20"/>
        </w:rPr>
        <w:t>E</w:t>
      </w:r>
      <w:r>
        <w:rPr>
          <w:rFonts w:ascii="Arial" w:eastAsia="Arial" w:hAnsi="Arial" w:cs="Arial"/>
          <w:w w:val="107"/>
          <w:sz w:val="20"/>
          <w:szCs w:val="20"/>
        </w:rPr>
        <w:t>A</w:t>
      </w:r>
      <w:r>
        <w:rPr>
          <w:rFonts w:ascii="Arial" w:eastAsia="Arial" w:hAnsi="Arial" w:cs="Arial"/>
          <w:spacing w:val="-34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(</w:t>
      </w:r>
      <w:r>
        <w:rPr>
          <w:rFonts w:ascii="Arial" w:eastAsia="Arial" w:hAnsi="Arial" w:cs="Arial"/>
          <w:spacing w:val="-27"/>
          <w:sz w:val="20"/>
          <w:szCs w:val="20"/>
        </w:rPr>
        <w:t xml:space="preserve"> </w:t>
      </w:r>
      <w:r>
        <w:rPr>
          <w:rFonts w:ascii="Arial" w:eastAsia="Arial" w:hAnsi="Arial" w:cs="Arial"/>
          <w:spacing w:val="2"/>
          <w:w w:val="90"/>
          <w:sz w:val="20"/>
          <w:szCs w:val="20"/>
        </w:rPr>
        <w:t>ST</w:t>
      </w:r>
      <w:r>
        <w:rPr>
          <w:rFonts w:ascii="Arial" w:eastAsia="Arial" w:hAnsi="Arial" w:cs="Arial"/>
          <w:w w:val="90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7"/>
          <w:w w:val="90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119"/>
          <w:sz w:val="20"/>
          <w:szCs w:val="20"/>
        </w:rPr>
        <w:t>I</w:t>
      </w:r>
      <w:r>
        <w:rPr>
          <w:rFonts w:ascii="Arial" w:eastAsia="Arial" w:hAnsi="Arial" w:cs="Arial"/>
          <w:spacing w:val="2"/>
          <w:w w:val="99"/>
          <w:sz w:val="20"/>
          <w:szCs w:val="20"/>
        </w:rPr>
        <w:t>NT</w:t>
      </w:r>
      <w:r>
        <w:rPr>
          <w:rFonts w:ascii="Arial" w:eastAsia="Arial" w:hAnsi="Arial" w:cs="Arial"/>
          <w:spacing w:val="2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2"/>
          <w:w w:val="92"/>
          <w:sz w:val="20"/>
          <w:szCs w:val="20"/>
        </w:rPr>
        <w:t>R</w:t>
      </w:r>
      <w:r>
        <w:rPr>
          <w:rFonts w:ascii="Arial" w:eastAsia="Arial" w:hAnsi="Arial" w:cs="Arial"/>
          <w:spacing w:val="2"/>
          <w:w w:val="83"/>
          <w:sz w:val="20"/>
          <w:szCs w:val="20"/>
        </w:rPr>
        <w:t>S</w:t>
      </w:r>
      <w:r>
        <w:rPr>
          <w:rFonts w:ascii="Arial" w:eastAsia="Arial" w:hAnsi="Arial" w:cs="Arial"/>
          <w:spacing w:val="2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2"/>
          <w:w w:val="92"/>
          <w:sz w:val="20"/>
          <w:szCs w:val="20"/>
        </w:rPr>
        <w:t>C</w:t>
      </w:r>
      <w:r>
        <w:rPr>
          <w:rFonts w:ascii="Arial" w:eastAsia="Arial" w:hAnsi="Arial" w:cs="Arial"/>
          <w:spacing w:val="2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2"/>
          <w:w w:val="119"/>
          <w:sz w:val="20"/>
          <w:szCs w:val="20"/>
        </w:rPr>
        <w:t>I</w:t>
      </w:r>
      <w:r>
        <w:rPr>
          <w:rFonts w:ascii="Arial" w:eastAsia="Arial" w:hAnsi="Arial" w:cs="Arial"/>
          <w:spacing w:val="2"/>
          <w:w w:val="92"/>
          <w:sz w:val="20"/>
          <w:szCs w:val="20"/>
        </w:rPr>
        <w:t>O</w:t>
      </w:r>
      <w:r>
        <w:rPr>
          <w:rFonts w:ascii="Arial" w:eastAsia="Arial" w:hAnsi="Arial" w:cs="Arial"/>
          <w:w w:val="99"/>
          <w:sz w:val="20"/>
          <w:szCs w:val="20"/>
        </w:rPr>
        <w:t>N</w:t>
      </w:r>
      <w:r>
        <w:rPr>
          <w:rFonts w:ascii="Arial" w:eastAsia="Arial" w:hAnsi="Arial" w:cs="Arial"/>
          <w:spacing w:val="-2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5"/>
          <w:w w:val="88"/>
          <w:sz w:val="20"/>
          <w:szCs w:val="20"/>
        </w:rPr>
        <w:t>geo</w:t>
      </w:r>
      <w:r>
        <w:rPr>
          <w:rFonts w:ascii="Arial" w:eastAsia="Arial" w:hAnsi="Arial" w:cs="Arial"/>
          <w:w w:val="88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 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</w:p>
    <w:p w14:paraId="0C227139" w14:textId="77777777" w:rsidR="00CE37CF" w:rsidRDefault="007311F8">
      <w:pPr>
        <w:spacing w:before="9" w:after="0" w:line="240" w:lineRule="auto"/>
        <w:ind w:left="517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/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w w:val="77"/>
          <w:sz w:val="20"/>
          <w:szCs w:val="20"/>
        </w:rPr>
        <w:t>s</w:t>
      </w:r>
      <w:r>
        <w:rPr>
          <w:rFonts w:ascii="Arial" w:eastAsia="Arial" w:hAnsi="Arial" w:cs="Arial"/>
          <w:spacing w:val="-9"/>
          <w:w w:val="7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 </w:t>
      </w:r>
      <w:r>
        <w:rPr>
          <w:rFonts w:ascii="Arial" w:eastAsia="Arial" w:hAnsi="Arial" w:cs="Arial"/>
          <w:spacing w:val="49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-50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10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r</w:t>
      </w:r>
      <w:r>
        <w:rPr>
          <w:rFonts w:ascii="Arial" w:eastAsia="Arial" w:hAnsi="Arial" w:cs="Arial"/>
          <w:spacing w:val="-21"/>
          <w:w w:val="99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10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17"/>
          <w:w w:val="79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proofErr w:type="gramEnd"/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88"/>
          <w:sz w:val="20"/>
          <w:szCs w:val="20"/>
        </w:rPr>
        <w:t>geo</w:t>
      </w:r>
      <w:r>
        <w:rPr>
          <w:rFonts w:ascii="Arial" w:eastAsia="Arial" w:hAnsi="Arial" w:cs="Arial"/>
          <w:w w:val="88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spacing w:val="-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) 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32"/>
          <w:sz w:val="20"/>
          <w:szCs w:val="20"/>
        </w:rPr>
        <w:t>&gt;</w:t>
      </w:r>
      <w:r>
        <w:rPr>
          <w:rFonts w:ascii="Arial" w:eastAsia="Arial" w:hAnsi="Arial" w:cs="Arial"/>
          <w:i/>
          <w:spacing w:val="62"/>
          <w:w w:val="13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.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8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5</w:t>
      </w:r>
    </w:p>
    <w:p w14:paraId="205E4D82" w14:textId="77777777" w:rsidR="00CE37CF" w:rsidRDefault="00CE37CF">
      <w:pPr>
        <w:spacing w:before="8" w:after="0" w:line="110" w:lineRule="exact"/>
        <w:rPr>
          <w:sz w:val="11"/>
          <w:szCs w:val="11"/>
        </w:rPr>
      </w:pPr>
    </w:p>
    <w:p w14:paraId="5CD037BC" w14:textId="77777777" w:rsidR="00CE37CF" w:rsidRDefault="007311F8">
      <w:pPr>
        <w:spacing w:after="0" w:line="249" w:lineRule="auto"/>
        <w:ind w:left="485" w:right="645" w:hanging="28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6"/>
          <w:sz w:val="20"/>
          <w:szCs w:val="20"/>
        </w:rPr>
        <w:t>T</w:t>
      </w:r>
      <w:r>
        <w:rPr>
          <w:rFonts w:ascii="Arial" w:eastAsia="Arial" w:hAnsi="Arial" w:cs="Arial"/>
          <w:sz w:val="20"/>
          <w:szCs w:val="20"/>
        </w:rPr>
        <w:t xml:space="preserve">o </w:t>
      </w:r>
      <w:r>
        <w:rPr>
          <w:rFonts w:ascii="Arial" w:eastAsia="Arial" w:hAnsi="Arial" w:cs="Arial"/>
          <w:w w:val="89"/>
          <w:sz w:val="20"/>
          <w:szCs w:val="20"/>
        </w:rPr>
        <w:t>detect</w:t>
      </w:r>
      <w:r>
        <w:rPr>
          <w:rFonts w:ascii="Arial" w:eastAsia="Arial" w:hAnsi="Arial" w:cs="Arial"/>
          <w:spacing w:val="8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polygons</w:t>
      </w:r>
      <w:r>
        <w:rPr>
          <w:rFonts w:ascii="Arial" w:eastAsia="Arial" w:hAnsi="Arial" w:cs="Arial"/>
          <w:spacing w:val="3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that</w:t>
      </w:r>
      <w:r>
        <w:rPr>
          <w:rFonts w:ascii="Arial" w:eastAsia="Arial" w:hAnsi="Arial" w:cs="Arial"/>
          <w:spacing w:val="19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are</w:t>
      </w:r>
      <w:r>
        <w:rPr>
          <w:rFonts w:ascii="Arial" w:eastAsia="Arial" w:hAnsi="Arial" w:cs="Arial"/>
          <w:spacing w:val="5"/>
          <w:w w:val="89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9"/>
          <w:sz w:val="20"/>
          <w:szCs w:val="20"/>
        </w:rPr>
        <w:t xml:space="preserve">shrinking </w:t>
      </w:r>
      <w:r>
        <w:rPr>
          <w:rFonts w:ascii="Arial" w:eastAsia="Arial" w:hAnsi="Arial" w:cs="Arial"/>
          <w:spacing w:val="1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proofErr w:type="gramEnd"/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size,</w:t>
      </w:r>
      <w:r>
        <w:rPr>
          <w:rFonts w:ascii="Arial" w:eastAsia="Arial" w:hAnsi="Arial" w:cs="Arial"/>
          <w:spacing w:val="2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we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check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similar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IDs,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and</w:t>
      </w:r>
      <w:r>
        <w:rPr>
          <w:rFonts w:ascii="Arial" w:eastAsia="Arial" w:hAnsi="Arial" w:cs="Arial"/>
          <w:spacing w:val="20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5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wer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rates</w:t>
      </w:r>
      <w:r>
        <w:rPr>
          <w:rFonts w:ascii="Arial" w:eastAsia="Arial" w:hAnsi="Arial" w:cs="Arial"/>
          <w:spacing w:val="21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ov</w:t>
      </w:r>
      <w:r>
        <w:rPr>
          <w:rFonts w:ascii="Arial" w:eastAsia="Arial" w:hAnsi="Arial" w:cs="Arial"/>
          <w:w w:val="90"/>
          <w:sz w:val="20"/>
          <w:szCs w:val="20"/>
        </w:rPr>
        <w:t>erlap.</w:t>
      </w:r>
      <w:r>
        <w:rPr>
          <w:rFonts w:ascii="Arial" w:eastAsia="Arial" w:hAnsi="Arial" w:cs="Arial"/>
          <w:spacing w:val="2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can</w:t>
      </w:r>
      <w:r>
        <w:rPr>
          <w:rFonts w:ascii="Arial" w:eastAsia="Arial" w:hAnsi="Arial" w:cs="Arial"/>
          <w:spacing w:val="20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be </w:t>
      </w:r>
      <w:proofErr w:type="gramStart"/>
      <w:r>
        <w:rPr>
          <w:rFonts w:ascii="Arial" w:eastAsia="Arial" w:hAnsi="Arial" w:cs="Arial"/>
          <w:w w:val="88"/>
          <w:sz w:val="20"/>
          <w:szCs w:val="20"/>
        </w:rPr>
        <w:t xml:space="preserve">modified </w:t>
      </w:r>
      <w:r>
        <w:rPr>
          <w:rFonts w:ascii="Arial" w:eastAsia="Arial" w:hAnsi="Arial" w:cs="Arial"/>
          <w:spacing w:val="1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based</w:t>
      </w:r>
      <w:proofErr w:type="gramEnd"/>
      <w:r>
        <w:rPr>
          <w:rFonts w:ascii="Arial" w:eastAsia="Arial" w:hAnsi="Arial" w:cs="Arial"/>
          <w:spacing w:val="-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need.</w:t>
      </w:r>
    </w:p>
    <w:p w14:paraId="3AF71A63" w14:textId="77777777" w:rsidR="00CE37CF" w:rsidRDefault="007311F8">
      <w:pPr>
        <w:spacing w:after="0" w:line="384" w:lineRule="exact"/>
        <w:ind w:left="483" w:right="-20"/>
        <w:rPr>
          <w:rFonts w:ascii="Meiryo" w:eastAsia="Meiryo" w:hAnsi="Meiryo" w:cs="Meiryo"/>
          <w:sz w:val="20"/>
          <w:szCs w:val="20"/>
        </w:rPr>
      </w:pPr>
      <w:r>
        <w:rPr>
          <w:rFonts w:ascii="Arial" w:eastAsia="Arial" w:hAnsi="Arial" w:cs="Arial"/>
          <w:spacing w:val="-2"/>
          <w:w w:val="96"/>
          <w:position w:val="1"/>
          <w:sz w:val="20"/>
          <w:szCs w:val="20"/>
        </w:rPr>
        <w:t>SELEC</w:t>
      </w:r>
      <w:r>
        <w:rPr>
          <w:rFonts w:ascii="Arial" w:eastAsia="Arial" w:hAnsi="Arial" w:cs="Arial"/>
          <w:w w:val="96"/>
          <w:position w:val="1"/>
          <w:sz w:val="20"/>
          <w:szCs w:val="20"/>
        </w:rPr>
        <w:t>T</w:t>
      </w:r>
      <w:r>
        <w:rPr>
          <w:rFonts w:ascii="Arial" w:eastAsia="Arial" w:hAnsi="Arial" w:cs="Arial"/>
          <w:spacing w:val="51"/>
          <w:w w:val="96"/>
          <w:position w:val="1"/>
          <w:sz w:val="20"/>
          <w:szCs w:val="20"/>
        </w:rPr>
        <w:t xml:space="preserve"> </w:t>
      </w:r>
      <w:r>
        <w:rPr>
          <w:rFonts w:ascii="Arial" w:eastAsia="Arial" w:hAnsi="Arial" w:cs="Arial"/>
          <w:spacing w:val="5"/>
          <w:w w:val="96"/>
          <w:position w:val="1"/>
          <w:sz w:val="20"/>
          <w:szCs w:val="20"/>
        </w:rPr>
        <w:t>DI</w:t>
      </w:r>
      <w:r>
        <w:rPr>
          <w:rFonts w:ascii="Arial" w:eastAsia="Arial" w:hAnsi="Arial" w:cs="Arial"/>
          <w:spacing w:val="6"/>
          <w:w w:val="96"/>
          <w:position w:val="1"/>
          <w:sz w:val="20"/>
          <w:szCs w:val="20"/>
        </w:rPr>
        <w:t>S</w:t>
      </w:r>
      <w:r>
        <w:rPr>
          <w:rFonts w:ascii="Arial" w:eastAsia="Arial" w:hAnsi="Arial" w:cs="Arial"/>
          <w:spacing w:val="5"/>
          <w:w w:val="96"/>
          <w:position w:val="1"/>
          <w:sz w:val="20"/>
          <w:szCs w:val="20"/>
        </w:rPr>
        <w:t>TINC</w:t>
      </w:r>
      <w:r>
        <w:rPr>
          <w:rFonts w:ascii="Arial" w:eastAsia="Arial" w:hAnsi="Arial" w:cs="Arial"/>
          <w:w w:val="96"/>
          <w:position w:val="1"/>
          <w:sz w:val="20"/>
          <w:szCs w:val="20"/>
        </w:rPr>
        <w:t xml:space="preserve">T  </w:t>
      </w:r>
      <w:r>
        <w:rPr>
          <w:rFonts w:ascii="Arial" w:eastAsia="Arial" w:hAnsi="Arial" w:cs="Arial"/>
          <w:spacing w:val="13"/>
          <w:w w:val="96"/>
          <w:position w:val="1"/>
          <w:sz w:val="20"/>
          <w:szCs w:val="20"/>
        </w:rPr>
        <w:t xml:space="preserve"> </w:t>
      </w:r>
      <w:r>
        <w:rPr>
          <w:rFonts w:ascii="Arial" w:eastAsia="Arial" w:hAnsi="Arial" w:cs="Arial"/>
          <w:position w:val="1"/>
          <w:sz w:val="20"/>
          <w:szCs w:val="20"/>
        </w:rPr>
        <w:t>j</w:t>
      </w:r>
      <w:r>
        <w:rPr>
          <w:rFonts w:ascii="Arial" w:eastAsia="Arial" w:hAnsi="Arial" w:cs="Arial"/>
          <w:spacing w:val="-17"/>
          <w:position w:val="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position w:val="1"/>
          <w:sz w:val="20"/>
          <w:szCs w:val="20"/>
        </w:rPr>
        <w:t>2</w:t>
      </w:r>
      <w:r>
        <w:rPr>
          <w:rFonts w:ascii="Arial" w:eastAsia="Arial" w:hAnsi="Arial" w:cs="Arial"/>
          <w:spacing w:val="-10"/>
          <w:position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position w:val="1"/>
          <w:sz w:val="20"/>
          <w:szCs w:val="20"/>
        </w:rPr>
        <w:t>.</w:t>
      </w:r>
      <w:proofErr w:type="gramEnd"/>
      <w:r>
        <w:rPr>
          <w:rFonts w:ascii="Arial" w:eastAsia="Arial" w:hAnsi="Arial" w:cs="Arial"/>
          <w:spacing w:val="-26"/>
          <w:position w:val="1"/>
          <w:sz w:val="20"/>
          <w:szCs w:val="20"/>
        </w:rPr>
        <w:t xml:space="preserve"> </w:t>
      </w:r>
      <w:r>
        <w:rPr>
          <w:rFonts w:ascii="Meiryo" w:eastAsia="Meiryo" w:hAnsi="Meiryo" w:cs="Meiryo"/>
          <w:i/>
          <w:w w:val="80"/>
          <w:position w:val="1"/>
          <w:sz w:val="20"/>
          <w:szCs w:val="20"/>
        </w:rPr>
        <w:t>∗</w:t>
      </w:r>
    </w:p>
    <w:p w14:paraId="34BC21CE" w14:textId="77777777" w:rsidR="00CE37CF" w:rsidRDefault="007311F8">
      <w:pPr>
        <w:spacing w:after="0" w:line="194" w:lineRule="exact"/>
        <w:ind w:left="467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7"/>
          <w:sz w:val="20"/>
          <w:szCs w:val="20"/>
        </w:rPr>
        <w:t>FRO</w:t>
      </w:r>
      <w:r>
        <w:rPr>
          <w:rFonts w:ascii="Arial" w:eastAsia="Arial" w:hAnsi="Arial" w:cs="Arial"/>
          <w:sz w:val="20"/>
          <w:szCs w:val="20"/>
        </w:rPr>
        <w:t>M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c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proofErr w:type="gramEnd"/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j</w:t>
      </w:r>
      <w:proofErr w:type="gramEnd"/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1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y  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124"/>
          <w:sz w:val="20"/>
          <w:szCs w:val="20"/>
        </w:rPr>
        <w:t>j</w:t>
      </w:r>
      <w:r>
        <w:rPr>
          <w:rFonts w:ascii="Arial" w:eastAsia="Arial" w:hAnsi="Arial" w:cs="Arial"/>
          <w:spacing w:val="-3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,</w:t>
      </w:r>
    </w:p>
    <w:p w14:paraId="3069AD82" w14:textId="77777777" w:rsidR="00CE37CF" w:rsidRDefault="007311F8">
      <w:pPr>
        <w:spacing w:before="9" w:after="0" w:line="240" w:lineRule="auto"/>
        <w:ind w:left="516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89"/>
          <w:sz w:val="20"/>
          <w:szCs w:val="20"/>
        </w:rPr>
        <w:t>p</w:t>
      </w:r>
      <w:proofErr w:type="gramEnd"/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j</w:t>
      </w:r>
      <w:proofErr w:type="gramEnd"/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2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y  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</w:t>
      </w:r>
    </w:p>
    <w:p w14:paraId="61322D9D" w14:textId="77777777" w:rsidR="00CE37CF" w:rsidRDefault="007311F8">
      <w:pPr>
        <w:spacing w:before="9" w:after="0" w:line="249" w:lineRule="auto"/>
        <w:ind w:left="467" w:right="78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8"/>
          <w:sz w:val="20"/>
          <w:szCs w:val="20"/>
        </w:rPr>
        <w:t>W</w:t>
      </w:r>
      <w:r>
        <w:rPr>
          <w:rFonts w:ascii="Arial" w:eastAsia="Arial" w:hAnsi="Arial" w:cs="Arial"/>
          <w:spacing w:val="-19"/>
          <w:sz w:val="20"/>
          <w:szCs w:val="20"/>
        </w:rPr>
        <w:t>H</w:t>
      </w:r>
      <w:r>
        <w:rPr>
          <w:rFonts w:ascii="Arial" w:eastAsia="Arial" w:hAnsi="Arial" w:cs="Arial"/>
          <w:spacing w:val="-18"/>
          <w:sz w:val="20"/>
          <w:szCs w:val="20"/>
        </w:rPr>
        <w:t>E</w:t>
      </w:r>
      <w:r>
        <w:rPr>
          <w:rFonts w:ascii="Arial" w:eastAsia="Arial" w:hAnsi="Arial" w:cs="Arial"/>
          <w:spacing w:val="-19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>E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pacing w:val="3"/>
          <w:w w:val="90"/>
          <w:sz w:val="20"/>
          <w:szCs w:val="20"/>
        </w:rPr>
        <w:t>ST</w:t>
      </w:r>
      <w:r>
        <w:rPr>
          <w:rFonts w:ascii="Arial" w:eastAsia="Arial" w:hAnsi="Arial" w:cs="Arial"/>
          <w:w w:val="90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7"/>
          <w:w w:val="90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19"/>
          <w:sz w:val="20"/>
          <w:szCs w:val="20"/>
        </w:rPr>
        <w:t>I</w:t>
      </w:r>
      <w:r>
        <w:rPr>
          <w:rFonts w:ascii="Arial" w:eastAsia="Arial" w:hAnsi="Arial" w:cs="Arial"/>
          <w:spacing w:val="3"/>
          <w:w w:val="99"/>
          <w:sz w:val="20"/>
          <w:szCs w:val="20"/>
        </w:rPr>
        <w:t>NT</w:t>
      </w:r>
      <w:r>
        <w:rPr>
          <w:rFonts w:ascii="Arial" w:eastAsia="Arial" w:hAnsi="Arial" w:cs="Arial"/>
          <w:spacing w:val="3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3"/>
          <w:w w:val="92"/>
          <w:sz w:val="20"/>
          <w:szCs w:val="20"/>
        </w:rPr>
        <w:t>R</w:t>
      </w:r>
      <w:r>
        <w:rPr>
          <w:rFonts w:ascii="Arial" w:eastAsia="Arial" w:hAnsi="Arial" w:cs="Arial"/>
          <w:spacing w:val="3"/>
          <w:w w:val="83"/>
          <w:sz w:val="20"/>
          <w:szCs w:val="20"/>
        </w:rPr>
        <w:t>S</w:t>
      </w:r>
      <w:r>
        <w:rPr>
          <w:rFonts w:ascii="Arial" w:eastAsia="Arial" w:hAnsi="Arial" w:cs="Arial"/>
          <w:spacing w:val="3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3"/>
          <w:w w:val="92"/>
          <w:sz w:val="20"/>
          <w:szCs w:val="20"/>
        </w:rPr>
        <w:t>C</w:t>
      </w:r>
      <w:r>
        <w:rPr>
          <w:rFonts w:ascii="Arial" w:eastAsia="Arial" w:hAnsi="Arial" w:cs="Arial"/>
          <w:spacing w:val="3"/>
          <w:w w:val="99"/>
          <w:sz w:val="20"/>
          <w:szCs w:val="20"/>
        </w:rPr>
        <w:t>T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proofErr w:type="gramEnd"/>
      <w:r>
        <w:rPr>
          <w:rFonts w:ascii="Arial" w:eastAsia="Arial" w:hAnsi="Arial" w:cs="Arial"/>
          <w:spacing w:val="-2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5"/>
          <w:w w:val="88"/>
          <w:sz w:val="20"/>
          <w:szCs w:val="20"/>
        </w:rPr>
        <w:t>geo</w:t>
      </w:r>
      <w:r>
        <w:rPr>
          <w:rFonts w:ascii="Arial" w:eastAsia="Arial" w:hAnsi="Arial" w:cs="Arial"/>
          <w:w w:val="88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 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88"/>
          <w:sz w:val="20"/>
          <w:szCs w:val="20"/>
        </w:rPr>
        <w:t>geo</w:t>
      </w:r>
      <w:r>
        <w:rPr>
          <w:rFonts w:ascii="Arial" w:eastAsia="Arial" w:hAnsi="Arial" w:cs="Arial"/>
          <w:w w:val="88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spacing w:val="-1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) </w:t>
      </w:r>
      <w:r>
        <w:rPr>
          <w:rFonts w:ascii="Arial" w:eastAsia="Arial" w:hAnsi="Arial" w:cs="Arial"/>
          <w:spacing w:val="-18"/>
          <w:w w:val="107"/>
          <w:sz w:val="20"/>
          <w:szCs w:val="20"/>
        </w:rPr>
        <w:t>A</w:t>
      </w:r>
      <w:r>
        <w:rPr>
          <w:rFonts w:ascii="Arial" w:eastAsia="Arial" w:hAnsi="Arial" w:cs="Arial"/>
          <w:spacing w:val="-18"/>
          <w:w w:val="99"/>
          <w:sz w:val="20"/>
          <w:szCs w:val="20"/>
        </w:rPr>
        <w:t>N</w:t>
      </w:r>
      <w:r>
        <w:rPr>
          <w:rFonts w:ascii="Arial" w:eastAsia="Arial" w:hAnsi="Arial" w:cs="Arial"/>
          <w:w w:val="99"/>
          <w:sz w:val="20"/>
          <w:szCs w:val="20"/>
        </w:rPr>
        <w:t>D</w:t>
      </w:r>
    </w:p>
    <w:p w14:paraId="5D0CD49F" w14:textId="77777777" w:rsidR="00CE37CF" w:rsidRDefault="007311F8">
      <w:pPr>
        <w:spacing w:after="0" w:line="240" w:lineRule="auto"/>
        <w:ind w:left="511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99"/>
          <w:sz w:val="20"/>
          <w:szCs w:val="20"/>
        </w:rPr>
        <w:t>(</w:t>
      </w:r>
      <w:r>
        <w:rPr>
          <w:rFonts w:ascii="Arial" w:eastAsia="Arial" w:hAnsi="Arial" w:cs="Arial"/>
          <w:spacing w:val="-34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ST</w:t>
      </w:r>
      <w:proofErr w:type="gramEnd"/>
      <w:r>
        <w:rPr>
          <w:rFonts w:ascii="Arial" w:eastAsia="Arial" w:hAnsi="Arial" w:cs="Arial"/>
          <w:w w:val="90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6"/>
          <w:w w:val="90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-5"/>
          <w:w w:val="107"/>
          <w:sz w:val="20"/>
          <w:szCs w:val="20"/>
        </w:rPr>
        <w:t>A</w:t>
      </w:r>
      <w:r>
        <w:rPr>
          <w:rFonts w:ascii="Arial" w:eastAsia="Arial" w:hAnsi="Arial" w:cs="Arial"/>
          <w:spacing w:val="-5"/>
          <w:w w:val="92"/>
          <w:sz w:val="20"/>
          <w:szCs w:val="20"/>
        </w:rPr>
        <w:t>R</w:t>
      </w:r>
      <w:r>
        <w:rPr>
          <w:rFonts w:ascii="Arial" w:eastAsia="Arial" w:hAnsi="Arial" w:cs="Arial"/>
          <w:spacing w:val="-5"/>
          <w:w w:val="91"/>
          <w:sz w:val="20"/>
          <w:szCs w:val="20"/>
        </w:rPr>
        <w:t>E</w:t>
      </w:r>
      <w:r>
        <w:rPr>
          <w:rFonts w:ascii="Arial" w:eastAsia="Arial" w:hAnsi="Arial" w:cs="Arial"/>
          <w:w w:val="107"/>
          <w:sz w:val="20"/>
          <w:szCs w:val="20"/>
        </w:rPr>
        <w:t>A</w:t>
      </w:r>
      <w:r>
        <w:rPr>
          <w:rFonts w:ascii="Arial" w:eastAsia="Arial" w:hAnsi="Arial" w:cs="Arial"/>
          <w:spacing w:val="-34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(</w:t>
      </w:r>
      <w:r>
        <w:rPr>
          <w:rFonts w:ascii="Arial" w:eastAsia="Arial" w:hAnsi="Arial" w:cs="Arial"/>
          <w:spacing w:val="-27"/>
          <w:sz w:val="20"/>
          <w:szCs w:val="20"/>
        </w:rPr>
        <w:t xml:space="preserve"> </w:t>
      </w:r>
      <w:r>
        <w:rPr>
          <w:rFonts w:ascii="Arial" w:eastAsia="Arial" w:hAnsi="Arial" w:cs="Arial"/>
          <w:spacing w:val="2"/>
          <w:w w:val="90"/>
          <w:sz w:val="20"/>
          <w:szCs w:val="20"/>
        </w:rPr>
        <w:t>ST</w:t>
      </w:r>
      <w:r>
        <w:rPr>
          <w:rFonts w:ascii="Arial" w:eastAsia="Arial" w:hAnsi="Arial" w:cs="Arial"/>
          <w:w w:val="90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7"/>
          <w:w w:val="90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119"/>
          <w:sz w:val="20"/>
          <w:szCs w:val="20"/>
        </w:rPr>
        <w:t>I</w:t>
      </w:r>
      <w:r>
        <w:rPr>
          <w:rFonts w:ascii="Arial" w:eastAsia="Arial" w:hAnsi="Arial" w:cs="Arial"/>
          <w:spacing w:val="2"/>
          <w:w w:val="99"/>
          <w:sz w:val="20"/>
          <w:szCs w:val="20"/>
        </w:rPr>
        <w:t>NT</w:t>
      </w:r>
      <w:r>
        <w:rPr>
          <w:rFonts w:ascii="Arial" w:eastAsia="Arial" w:hAnsi="Arial" w:cs="Arial"/>
          <w:spacing w:val="2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2"/>
          <w:w w:val="92"/>
          <w:sz w:val="20"/>
          <w:szCs w:val="20"/>
        </w:rPr>
        <w:t>R</w:t>
      </w:r>
      <w:r>
        <w:rPr>
          <w:rFonts w:ascii="Arial" w:eastAsia="Arial" w:hAnsi="Arial" w:cs="Arial"/>
          <w:spacing w:val="2"/>
          <w:w w:val="83"/>
          <w:sz w:val="20"/>
          <w:szCs w:val="20"/>
        </w:rPr>
        <w:t>S</w:t>
      </w:r>
      <w:r>
        <w:rPr>
          <w:rFonts w:ascii="Arial" w:eastAsia="Arial" w:hAnsi="Arial" w:cs="Arial"/>
          <w:spacing w:val="2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2"/>
          <w:w w:val="92"/>
          <w:sz w:val="20"/>
          <w:szCs w:val="20"/>
        </w:rPr>
        <w:t>C</w:t>
      </w:r>
      <w:r>
        <w:rPr>
          <w:rFonts w:ascii="Arial" w:eastAsia="Arial" w:hAnsi="Arial" w:cs="Arial"/>
          <w:spacing w:val="2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2"/>
          <w:w w:val="119"/>
          <w:sz w:val="20"/>
          <w:szCs w:val="20"/>
        </w:rPr>
        <w:t>I</w:t>
      </w:r>
      <w:r>
        <w:rPr>
          <w:rFonts w:ascii="Arial" w:eastAsia="Arial" w:hAnsi="Arial" w:cs="Arial"/>
          <w:spacing w:val="2"/>
          <w:w w:val="92"/>
          <w:sz w:val="20"/>
          <w:szCs w:val="20"/>
        </w:rPr>
        <w:t>O</w:t>
      </w:r>
      <w:r>
        <w:rPr>
          <w:rFonts w:ascii="Arial" w:eastAsia="Arial" w:hAnsi="Arial" w:cs="Arial"/>
          <w:w w:val="99"/>
          <w:sz w:val="20"/>
          <w:szCs w:val="20"/>
        </w:rPr>
        <w:t>N</w:t>
      </w:r>
      <w:r>
        <w:rPr>
          <w:rFonts w:ascii="Arial" w:eastAsia="Arial" w:hAnsi="Arial" w:cs="Arial"/>
          <w:spacing w:val="-2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5"/>
          <w:w w:val="88"/>
          <w:sz w:val="20"/>
          <w:szCs w:val="20"/>
        </w:rPr>
        <w:t>geo</w:t>
      </w:r>
      <w:r>
        <w:rPr>
          <w:rFonts w:ascii="Arial" w:eastAsia="Arial" w:hAnsi="Arial" w:cs="Arial"/>
          <w:w w:val="88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 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</w:p>
    <w:p w14:paraId="5045C9E0" w14:textId="77777777" w:rsidR="00CE37CF" w:rsidRDefault="007311F8">
      <w:pPr>
        <w:spacing w:before="9" w:after="0" w:line="240" w:lineRule="auto"/>
        <w:ind w:left="517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/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w w:val="77"/>
          <w:sz w:val="20"/>
          <w:szCs w:val="20"/>
        </w:rPr>
        <w:t>s</w:t>
      </w:r>
      <w:r>
        <w:rPr>
          <w:rFonts w:ascii="Arial" w:eastAsia="Arial" w:hAnsi="Arial" w:cs="Arial"/>
          <w:spacing w:val="-9"/>
          <w:w w:val="7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 </w:t>
      </w:r>
      <w:r>
        <w:rPr>
          <w:rFonts w:ascii="Arial" w:eastAsia="Arial" w:hAnsi="Arial" w:cs="Arial"/>
          <w:spacing w:val="49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-50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10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r</w:t>
      </w:r>
      <w:r>
        <w:rPr>
          <w:rFonts w:ascii="Arial" w:eastAsia="Arial" w:hAnsi="Arial" w:cs="Arial"/>
          <w:spacing w:val="-21"/>
          <w:w w:val="99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10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17"/>
          <w:w w:val="79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proofErr w:type="gramEnd"/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88"/>
          <w:sz w:val="20"/>
          <w:szCs w:val="20"/>
        </w:rPr>
        <w:t>geo</w:t>
      </w:r>
      <w:r>
        <w:rPr>
          <w:rFonts w:ascii="Arial" w:eastAsia="Arial" w:hAnsi="Arial" w:cs="Arial"/>
          <w:w w:val="88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spacing w:val="-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) 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32"/>
          <w:sz w:val="20"/>
          <w:szCs w:val="20"/>
        </w:rPr>
        <w:t>&lt;</w:t>
      </w:r>
      <w:r>
        <w:rPr>
          <w:rFonts w:ascii="Arial" w:eastAsia="Arial" w:hAnsi="Arial" w:cs="Arial"/>
          <w:i/>
          <w:spacing w:val="62"/>
          <w:w w:val="13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.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2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5</w:t>
      </w:r>
    </w:p>
    <w:p w14:paraId="205E88B8" w14:textId="77777777" w:rsidR="00CE37CF" w:rsidRDefault="00CE37CF">
      <w:pPr>
        <w:spacing w:before="8" w:after="0" w:line="110" w:lineRule="exact"/>
        <w:rPr>
          <w:sz w:val="11"/>
          <w:szCs w:val="11"/>
        </w:rPr>
      </w:pPr>
    </w:p>
    <w:p w14:paraId="65AFB55C" w14:textId="77777777" w:rsidR="00CE37CF" w:rsidRDefault="007311F8">
      <w:pPr>
        <w:spacing w:after="0" w:line="249" w:lineRule="auto"/>
        <w:ind w:left="485" w:right="645" w:hanging="286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3)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6"/>
          <w:sz w:val="20"/>
          <w:szCs w:val="20"/>
        </w:rPr>
        <w:t>T</w:t>
      </w:r>
      <w:r>
        <w:rPr>
          <w:rFonts w:ascii="Arial" w:eastAsia="Arial" w:hAnsi="Arial" w:cs="Arial"/>
          <w:sz w:val="20"/>
          <w:szCs w:val="20"/>
        </w:rPr>
        <w:t>o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detect</w:t>
      </w:r>
      <w:r>
        <w:rPr>
          <w:rFonts w:ascii="Arial" w:eastAsia="Arial" w:hAnsi="Arial" w:cs="Arial"/>
          <w:spacing w:val="18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polygons</w:t>
      </w:r>
      <w:r>
        <w:rPr>
          <w:rFonts w:ascii="Arial" w:eastAsia="Arial" w:hAnsi="Arial" w:cs="Arial"/>
          <w:spacing w:val="4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that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h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av</w:t>
      </w:r>
      <w:r>
        <w:rPr>
          <w:rFonts w:ascii="Arial" w:eastAsia="Arial" w:hAnsi="Arial" w:cs="Arial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2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shifted</w:t>
      </w:r>
      <w:ins w:id="159" w:author="Sujing Wang" w:date="2019-07-31T17:01:00Z">
        <w:r w:rsidR="003D7994">
          <w:rPr>
            <w:rFonts w:ascii="Arial" w:eastAsia="Arial" w:hAnsi="Arial" w:cs="Arial"/>
            <w:w w:val="88"/>
            <w:sz w:val="20"/>
            <w:szCs w:val="20"/>
          </w:rPr>
          <w:t>,</w:t>
        </w:r>
      </w:ins>
      <w:del w:id="160" w:author="Sujing Wang" w:date="2019-07-31T17:01:00Z">
        <w:r w:rsidDel="003D7994">
          <w:rPr>
            <w:rFonts w:ascii="Arial" w:eastAsia="Arial" w:hAnsi="Arial" w:cs="Arial"/>
            <w:w w:val="88"/>
            <w:sz w:val="20"/>
            <w:szCs w:val="20"/>
          </w:rPr>
          <w:delText xml:space="preserve"> </w:delText>
        </w:r>
      </w:del>
      <w:r>
        <w:rPr>
          <w:rFonts w:ascii="Arial" w:eastAsia="Arial" w:hAnsi="Arial" w:cs="Arial"/>
          <w:spacing w:val="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we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compare</w:t>
      </w:r>
      <w:r>
        <w:rPr>
          <w:rFonts w:ascii="Arial" w:eastAsia="Arial" w:hAnsi="Arial" w:cs="Arial"/>
          <w:spacing w:val="3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their </w:t>
      </w:r>
      <w:proofErr w:type="gramStart"/>
      <w:r>
        <w:rPr>
          <w:rFonts w:ascii="Arial" w:eastAsia="Arial" w:hAnsi="Arial" w:cs="Arial"/>
          <w:w w:val="90"/>
          <w:sz w:val="20"/>
          <w:szCs w:val="20"/>
        </w:rPr>
        <w:t xml:space="preserve">centroids </w:t>
      </w:r>
      <w:r>
        <w:rPr>
          <w:rFonts w:ascii="Arial" w:eastAsia="Arial" w:hAnsi="Arial" w:cs="Arial"/>
          <w:spacing w:val="4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proofErr w:type="gramEnd"/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check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if 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y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h</w:t>
      </w:r>
      <w:r>
        <w:rPr>
          <w:rFonts w:ascii="Arial" w:eastAsia="Arial" w:hAnsi="Arial" w:cs="Arial"/>
          <w:spacing w:val="-3"/>
          <w:w w:val="85"/>
          <w:sz w:val="20"/>
          <w:szCs w:val="20"/>
        </w:rPr>
        <w:t>av</w:t>
      </w:r>
      <w:r>
        <w:rPr>
          <w:rFonts w:ascii="Arial" w:eastAsia="Arial" w:hAnsi="Arial" w:cs="Arial"/>
          <w:w w:val="85"/>
          <w:sz w:val="20"/>
          <w:szCs w:val="20"/>
        </w:rPr>
        <w:t xml:space="preserve">e </w:t>
      </w:r>
      <w:r>
        <w:rPr>
          <w:rFonts w:ascii="Arial" w:eastAsia="Arial" w:hAnsi="Arial" w:cs="Arial"/>
          <w:spacing w:val="14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</w:t>
      </w:r>
      <w:r>
        <w:rPr>
          <w:rFonts w:ascii="Arial" w:eastAsia="Arial" w:hAnsi="Arial" w:cs="Arial"/>
          <w:spacing w:val="-3"/>
          <w:sz w:val="20"/>
          <w:szCs w:val="20"/>
        </w:rPr>
        <w:t>ov</w:t>
      </w:r>
      <w:r>
        <w:rPr>
          <w:rFonts w:ascii="Arial" w:eastAsia="Arial" w:hAnsi="Arial" w:cs="Arial"/>
          <w:sz w:val="20"/>
          <w:szCs w:val="20"/>
        </w:rPr>
        <w:t>ed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sz w:val="20"/>
          <w:szCs w:val="20"/>
        </w:rPr>
        <w:t>ov</w:t>
      </w:r>
      <w:r>
        <w:rPr>
          <w:rFonts w:ascii="Arial" w:eastAsia="Arial" w:hAnsi="Arial" w:cs="Arial"/>
          <w:sz w:val="20"/>
          <w:szCs w:val="20"/>
        </w:rPr>
        <w:t>er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75km. </w:t>
      </w:r>
      <w:r>
        <w:rPr>
          <w:rFonts w:ascii="Arial" w:eastAsia="Arial" w:hAnsi="Arial" w:cs="Arial"/>
          <w:w w:val="86"/>
          <w:sz w:val="20"/>
          <w:szCs w:val="20"/>
        </w:rPr>
        <w:t>Remember</w:t>
      </w:r>
      <w:r>
        <w:rPr>
          <w:rFonts w:ascii="Arial" w:eastAsia="Arial" w:hAnsi="Arial" w:cs="Arial"/>
          <w:spacing w:val="3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these</w:t>
      </w:r>
      <w:r>
        <w:rPr>
          <w:rFonts w:ascii="Arial" w:eastAsia="Arial" w:hAnsi="Arial" w:cs="Arial"/>
          <w:spacing w:val="-1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polygons </w:t>
      </w:r>
      <w:r>
        <w:rPr>
          <w:rFonts w:ascii="Arial" w:eastAsia="Arial" w:hAnsi="Arial" w:cs="Arial"/>
          <w:spacing w:val="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are</w:t>
      </w:r>
      <w:r>
        <w:rPr>
          <w:rFonts w:ascii="Arial" w:eastAsia="Arial" w:hAnsi="Arial" w:cs="Arial"/>
          <w:spacing w:val="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created</w:t>
      </w:r>
      <w:r>
        <w:rPr>
          <w:rFonts w:ascii="Arial" w:eastAsia="Arial" w:hAnsi="Arial" w:cs="Arial"/>
          <w:spacing w:val="1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through</w:t>
      </w:r>
      <w:r>
        <w:rPr>
          <w:rFonts w:ascii="Arial" w:eastAsia="Arial" w:hAnsi="Arial" w:cs="Arial"/>
          <w:spacing w:val="4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</w:t>
      </w:r>
      <w:r>
        <w:rPr>
          <w:rFonts w:ascii="Arial" w:eastAsia="Arial" w:hAnsi="Arial" w:cs="Arial"/>
          <w:spacing w:val="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co</w:t>
      </w:r>
      <w:r>
        <w:rPr>
          <w:rFonts w:ascii="Arial" w:eastAsia="Arial" w:hAnsi="Arial" w:cs="Arial"/>
          <w:spacing w:val="-8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spacing w:val="-3"/>
          <w:w w:val="79"/>
          <w:sz w:val="20"/>
          <w:szCs w:val="20"/>
        </w:rPr>
        <w:t>e</w:t>
      </w:r>
      <w:r>
        <w:rPr>
          <w:rFonts w:ascii="Arial" w:eastAsia="Arial" w:hAnsi="Arial" w:cs="Arial"/>
          <w:w w:val="99"/>
          <w:sz w:val="20"/>
          <w:szCs w:val="20"/>
        </w:rPr>
        <w:t xml:space="preserve">x </w:t>
      </w:r>
      <w:r>
        <w:rPr>
          <w:rFonts w:ascii="Arial" w:eastAsia="Arial" w:hAnsi="Arial" w:cs="Arial"/>
          <w:sz w:val="20"/>
          <w:szCs w:val="20"/>
        </w:rPr>
        <w:t>hull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points,</w:t>
      </w:r>
      <w:r>
        <w:rPr>
          <w:rFonts w:ascii="Arial" w:eastAsia="Arial" w:hAnsi="Arial" w:cs="Arial"/>
          <w:spacing w:val="14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which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cannot</w:t>
      </w:r>
      <w:r>
        <w:rPr>
          <w:rFonts w:ascii="Arial" w:eastAsia="Arial" w:hAnsi="Arial" w:cs="Arial"/>
          <w:spacing w:val="2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ensure</w:t>
      </w:r>
      <w:r>
        <w:rPr>
          <w:rFonts w:ascii="Arial" w:eastAsia="Arial" w:hAnsi="Arial" w:cs="Arial"/>
          <w:spacing w:val="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the</w:t>
      </w:r>
      <w:r>
        <w:rPr>
          <w:rFonts w:ascii="Arial" w:eastAsia="Arial" w:hAnsi="Arial" w:cs="Arial"/>
          <w:spacing w:val="1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centroid</w:t>
      </w:r>
      <w:r>
        <w:rPr>
          <w:rFonts w:ascii="Arial" w:eastAsia="Arial" w:hAnsi="Arial" w:cs="Arial"/>
          <w:spacing w:val="4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will</w:t>
      </w:r>
      <w:r>
        <w:rPr>
          <w:rFonts w:ascii="Arial" w:eastAsia="Arial" w:hAnsi="Arial" w:cs="Arial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lie within</w:t>
      </w:r>
      <w:r>
        <w:rPr>
          <w:rFonts w:ascii="Arial" w:eastAsia="Arial" w:hAnsi="Arial" w:cs="Arial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polygon</w:t>
      </w:r>
      <w:r>
        <w:rPr>
          <w:rFonts w:ascii="Arial" w:eastAsia="Arial" w:hAnsi="Arial" w:cs="Arial"/>
          <w:spacing w:val="27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itself.</w:t>
      </w:r>
      <w:r>
        <w:rPr>
          <w:rFonts w:ascii="Arial" w:eastAsia="Arial" w:hAnsi="Arial" w:cs="Arial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Which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</w:t>
      </w:r>
      <w:r>
        <w:rPr>
          <w:rFonts w:ascii="Arial" w:eastAsia="Arial" w:hAnsi="Arial" w:cs="Arial"/>
          <w:spacing w:val="-1"/>
          <w:sz w:val="20"/>
          <w:szCs w:val="20"/>
        </w:rPr>
        <w:t>h</w:t>
      </w:r>
      <w:r>
        <w:rPr>
          <w:rFonts w:ascii="Arial" w:eastAsia="Arial" w:hAnsi="Arial" w:cs="Arial"/>
          <w:sz w:val="20"/>
          <w:szCs w:val="20"/>
        </w:rPr>
        <w:t>y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we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are</w:t>
      </w:r>
      <w:r>
        <w:rPr>
          <w:rFonts w:ascii="Arial" w:eastAsia="Arial" w:hAnsi="Arial" w:cs="Arial"/>
          <w:spacing w:val="35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taking </w:t>
      </w:r>
      <w:r>
        <w:rPr>
          <w:rFonts w:ascii="Arial" w:eastAsia="Arial" w:hAnsi="Arial" w:cs="Arial"/>
          <w:w w:val="89"/>
          <w:sz w:val="20"/>
          <w:szCs w:val="20"/>
        </w:rPr>
        <w:t>a</w:t>
      </w:r>
      <w:r>
        <w:rPr>
          <w:rFonts w:ascii="Arial" w:eastAsia="Arial" w:hAnsi="Arial" w:cs="Arial"/>
          <w:spacing w:val="9"/>
          <w:w w:val="89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9"/>
          <w:sz w:val="20"/>
          <w:szCs w:val="20"/>
        </w:rPr>
        <w:t>su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f</w:t>
      </w:r>
      <w:r>
        <w:rPr>
          <w:rFonts w:ascii="Arial" w:eastAsia="Arial" w:hAnsi="Arial" w:cs="Arial"/>
          <w:w w:val="89"/>
          <w:sz w:val="20"/>
          <w:szCs w:val="20"/>
        </w:rPr>
        <w:t xml:space="preserve">ficiently </w:t>
      </w:r>
      <w:r>
        <w:rPr>
          <w:rFonts w:ascii="Arial" w:eastAsia="Arial" w:hAnsi="Arial" w:cs="Arial"/>
          <w:spacing w:val="29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la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r</w:t>
      </w:r>
      <w:r>
        <w:rPr>
          <w:rFonts w:ascii="Arial" w:eastAsia="Arial" w:hAnsi="Arial" w:cs="Arial"/>
          <w:w w:val="89"/>
          <w:sz w:val="20"/>
          <w:szCs w:val="20"/>
        </w:rPr>
        <w:t>ge</w:t>
      </w:r>
      <w:proofErr w:type="gramEnd"/>
      <w:r>
        <w:rPr>
          <w:rFonts w:ascii="Arial" w:eastAsia="Arial" w:hAnsi="Arial" w:cs="Arial"/>
          <w:spacing w:val="2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bounding</w:t>
      </w:r>
      <w:r>
        <w:rPr>
          <w:rFonts w:ascii="Arial" w:eastAsia="Arial" w:hAnsi="Arial" w:cs="Arial"/>
          <w:spacing w:val="3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v</w:t>
      </w:r>
      <w:r>
        <w:rPr>
          <w:rFonts w:ascii="Arial" w:eastAsia="Arial" w:hAnsi="Arial" w:cs="Arial"/>
          <w:w w:val="89"/>
          <w:sz w:val="20"/>
          <w:szCs w:val="20"/>
        </w:rPr>
        <w:t>alue</w:t>
      </w:r>
      <w:r>
        <w:rPr>
          <w:rFonts w:ascii="Arial" w:eastAsia="Arial" w:hAnsi="Arial" w:cs="Arial"/>
          <w:spacing w:val="2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polygon.</w:t>
      </w:r>
    </w:p>
    <w:p w14:paraId="20CD854E" w14:textId="77777777" w:rsidR="00CE37CF" w:rsidRDefault="00CE37CF">
      <w:pPr>
        <w:spacing w:before="10" w:after="0" w:line="100" w:lineRule="exact"/>
        <w:rPr>
          <w:sz w:val="10"/>
          <w:szCs w:val="10"/>
        </w:rPr>
      </w:pPr>
    </w:p>
    <w:p w14:paraId="077FD6FC" w14:textId="77777777" w:rsidR="00CE37CF" w:rsidRDefault="007311F8">
      <w:pPr>
        <w:spacing w:after="0" w:line="240" w:lineRule="auto"/>
        <w:ind w:left="483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pacing w:val="-2"/>
          <w:w w:val="93"/>
          <w:sz w:val="20"/>
          <w:szCs w:val="20"/>
        </w:rPr>
        <w:t>SELEC</w:t>
      </w:r>
      <w:r>
        <w:rPr>
          <w:rFonts w:ascii="Arial" w:eastAsia="Arial" w:hAnsi="Arial" w:cs="Arial"/>
          <w:w w:val="93"/>
          <w:sz w:val="20"/>
          <w:szCs w:val="20"/>
        </w:rPr>
        <w:t xml:space="preserve">T </w:t>
      </w:r>
      <w:r>
        <w:rPr>
          <w:rFonts w:ascii="Arial" w:eastAsia="Arial" w:hAnsi="Arial" w:cs="Arial"/>
          <w:spacing w:val="45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proofErr w:type="gramEnd"/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 </w:t>
      </w:r>
      <w:r>
        <w:rPr>
          <w:rFonts w:ascii="Arial" w:eastAsia="Arial" w:hAnsi="Arial" w:cs="Arial"/>
          <w:spacing w:val="49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D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w w:val="77"/>
          <w:sz w:val="20"/>
          <w:szCs w:val="20"/>
        </w:rPr>
        <w:t>s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12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17"/>
          <w:w w:val="79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h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r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</w:t>
      </w:r>
    </w:p>
    <w:p w14:paraId="4E672643" w14:textId="77777777" w:rsidR="00CE37CF" w:rsidRDefault="007311F8">
      <w:pPr>
        <w:spacing w:before="9" w:after="0" w:line="240" w:lineRule="auto"/>
        <w:ind w:left="511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proofErr w:type="gramEnd"/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r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 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r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,</w:t>
      </w:r>
    </w:p>
    <w:p w14:paraId="6633B254" w14:textId="77777777" w:rsidR="00CE37CF" w:rsidRDefault="007311F8">
      <w:pPr>
        <w:spacing w:before="9" w:after="0" w:line="249" w:lineRule="auto"/>
        <w:ind w:left="632" w:right="785" w:hanging="11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149"/>
          <w:sz w:val="20"/>
          <w:szCs w:val="20"/>
        </w:rPr>
        <w:t>’</w:t>
      </w:r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83"/>
          <w:sz w:val="20"/>
          <w:szCs w:val="20"/>
        </w:rPr>
        <w:t>SP</w:t>
      </w:r>
      <w:r>
        <w:rPr>
          <w:rFonts w:ascii="Arial" w:eastAsia="Arial" w:hAnsi="Arial" w:cs="Arial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spacing w:val="-2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-2"/>
          <w:w w:val="92"/>
          <w:sz w:val="20"/>
          <w:szCs w:val="20"/>
        </w:rPr>
        <w:t>RO</w:t>
      </w:r>
      <w:r>
        <w:rPr>
          <w:rFonts w:ascii="Arial" w:eastAsia="Arial" w:hAnsi="Arial" w:cs="Arial"/>
          <w:spacing w:val="-2"/>
          <w:w w:val="119"/>
          <w:sz w:val="20"/>
          <w:szCs w:val="20"/>
        </w:rPr>
        <w:t>I</w:t>
      </w:r>
      <w:r>
        <w:rPr>
          <w:rFonts w:ascii="Arial" w:eastAsia="Arial" w:hAnsi="Arial" w:cs="Arial"/>
          <w:w w:val="99"/>
          <w:sz w:val="20"/>
          <w:szCs w:val="20"/>
        </w:rPr>
        <w:t>D</w:t>
      </w:r>
      <w:r>
        <w:rPr>
          <w:rFonts w:ascii="Arial" w:eastAsia="Arial" w:hAnsi="Arial" w:cs="Arial"/>
          <w:spacing w:val="-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pacing w:val="7"/>
          <w:w w:val="132"/>
          <w:sz w:val="20"/>
          <w:szCs w:val="20"/>
        </w:rPr>
        <w:t>”</w:t>
      </w:r>
      <w:proofErr w:type="gramStart"/>
      <w:r>
        <w:rPr>
          <w:rFonts w:ascii="Arial" w:eastAsia="Arial" w:hAnsi="Arial" w:cs="Arial"/>
          <w:spacing w:val="-21"/>
          <w:w w:val="99"/>
          <w:sz w:val="20"/>
          <w:szCs w:val="20"/>
        </w:rPr>
        <w:t>W</w:t>
      </w:r>
      <w:r>
        <w:rPr>
          <w:rFonts w:ascii="Arial" w:eastAsia="Arial" w:hAnsi="Arial" w:cs="Arial"/>
          <w:spacing w:val="-21"/>
          <w:w w:val="92"/>
          <w:sz w:val="20"/>
          <w:szCs w:val="20"/>
        </w:rPr>
        <w:t>G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8</w:t>
      </w:r>
      <w:proofErr w:type="gramEnd"/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4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132"/>
          <w:sz w:val="20"/>
          <w:szCs w:val="20"/>
        </w:rPr>
        <w:t>”</w:t>
      </w:r>
      <w:r>
        <w:rPr>
          <w:rFonts w:ascii="Arial" w:eastAsia="Arial" w:hAnsi="Arial" w:cs="Arial"/>
          <w:spacing w:val="-18"/>
          <w:w w:val="13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,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6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3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7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8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1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3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7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,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2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9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8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.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2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9"/>
          <w:sz w:val="20"/>
          <w:szCs w:val="20"/>
        </w:rPr>
        <w:t>5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]</w:t>
      </w:r>
      <w:proofErr w:type="gramEnd"/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w w:val="149"/>
          <w:sz w:val="20"/>
          <w:szCs w:val="20"/>
        </w:rPr>
        <w:t>’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w w:val="124"/>
          <w:sz w:val="20"/>
          <w:szCs w:val="20"/>
        </w:rPr>
        <w:t>j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proofErr w:type="gramEnd"/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d </w:t>
      </w:r>
      <w:r>
        <w:rPr>
          <w:rFonts w:ascii="Arial" w:eastAsia="Arial" w:hAnsi="Arial" w:cs="Arial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7"/>
          <w:sz w:val="20"/>
          <w:szCs w:val="20"/>
        </w:rPr>
        <w:t>FRO</w:t>
      </w:r>
      <w:r>
        <w:rPr>
          <w:rFonts w:ascii="Arial" w:eastAsia="Arial" w:hAnsi="Arial" w:cs="Arial"/>
          <w:sz w:val="20"/>
          <w:szCs w:val="20"/>
        </w:rPr>
        <w:t>M</w:t>
      </w:r>
      <w:r>
        <w:rPr>
          <w:rFonts w:ascii="Arial" w:eastAsia="Arial" w:hAnsi="Arial" w:cs="Arial"/>
          <w:spacing w:val="5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j</w:t>
      </w:r>
      <w:proofErr w:type="gramEnd"/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1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y  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124"/>
          <w:sz w:val="20"/>
          <w:szCs w:val="20"/>
        </w:rPr>
        <w:t>j</w:t>
      </w:r>
      <w:r>
        <w:rPr>
          <w:rFonts w:ascii="Arial" w:eastAsia="Arial" w:hAnsi="Arial" w:cs="Arial"/>
          <w:spacing w:val="-3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,</w:t>
      </w:r>
    </w:p>
    <w:p w14:paraId="684D201F" w14:textId="77777777" w:rsidR="00CE37CF" w:rsidRDefault="007311F8">
      <w:pPr>
        <w:spacing w:after="0" w:line="240" w:lineRule="auto"/>
        <w:ind w:left="601" w:right="2818"/>
        <w:jc w:val="center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w w:val="89"/>
          <w:sz w:val="20"/>
          <w:szCs w:val="20"/>
        </w:rPr>
        <w:t>p</w:t>
      </w:r>
      <w:proofErr w:type="gramEnd"/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</w:t>
      </w:r>
      <w:r>
        <w:rPr>
          <w:rFonts w:ascii="Arial" w:eastAsia="Arial" w:hAnsi="Arial" w:cs="Arial"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j</w:t>
      </w:r>
      <w:proofErr w:type="gramEnd"/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2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y  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2</w:t>
      </w:r>
    </w:p>
    <w:p w14:paraId="71D63CC5" w14:textId="77777777" w:rsidR="00CE37CF" w:rsidRDefault="007311F8">
      <w:pPr>
        <w:spacing w:before="9" w:after="0" w:line="240" w:lineRule="auto"/>
        <w:ind w:left="466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8"/>
          <w:sz w:val="20"/>
          <w:szCs w:val="20"/>
        </w:rPr>
        <w:t>W</w:t>
      </w:r>
      <w:r>
        <w:rPr>
          <w:rFonts w:ascii="Arial" w:eastAsia="Arial" w:hAnsi="Arial" w:cs="Arial"/>
          <w:spacing w:val="-19"/>
          <w:sz w:val="20"/>
          <w:szCs w:val="20"/>
        </w:rPr>
        <w:t>H</w:t>
      </w:r>
      <w:r>
        <w:rPr>
          <w:rFonts w:ascii="Arial" w:eastAsia="Arial" w:hAnsi="Arial" w:cs="Arial"/>
          <w:spacing w:val="-18"/>
          <w:sz w:val="20"/>
          <w:szCs w:val="20"/>
        </w:rPr>
        <w:t>E</w:t>
      </w:r>
      <w:r>
        <w:rPr>
          <w:rFonts w:ascii="Arial" w:eastAsia="Arial" w:hAnsi="Arial" w:cs="Arial"/>
          <w:spacing w:val="-19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>E</w:t>
      </w:r>
      <w:r>
        <w:rPr>
          <w:rFonts w:ascii="Arial" w:eastAsia="Arial" w:hAnsi="Arial" w:cs="Arial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proofErr w:type="gramEnd"/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proofErr w:type="gramEnd"/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d 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= </w:t>
      </w:r>
      <w:r>
        <w:rPr>
          <w:rFonts w:ascii="Arial" w:eastAsia="Arial" w:hAnsi="Arial" w:cs="Arial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proofErr w:type="gramEnd"/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d 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8"/>
          <w:w w:val="107"/>
          <w:sz w:val="20"/>
          <w:szCs w:val="20"/>
        </w:rPr>
        <w:t>A</w:t>
      </w:r>
      <w:r>
        <w:rPr>
          <w:rFonts w:ascii="Arial" w:eastAsia="Arial" w:hAnsi="Arial" w:cs="Arial"/>
          <w:spacing w:val="-18"/>
          <w:w w:val="99"/>
          <w:sz w:val="20"/>
          <w:szCs w:val="20"/>
        </w:rPr>
        <w:t>N</w:t>
      </w:r>
      <w:r>
        <w:rPr>
          <w:rFonts w:ascii="Arial" w:eastAsia="Arial" w:hAnsi="Arial" w:cs="Arial"/>
          <w:w w:val="99"/>
          <w:sz w:val="20"/>
          <w:szCs w:val="20"/>
        </w:rPr>
        <w:t>D</w:t>
      </w:r>
    </w:p>
    <w:p w14:paraId="42E646E7" w14:textId="77777777" w:rsidR="00CE37CF" w:rsidRDefault="007311F8">
      <w:pPr>
        <w:spacing w:before="9" w:after="0" w:line="249" w:lineRule="auto"/>
        <w:ind w:left="513" w:right="1271" w:hanging="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3"/>
          <w:sz w:val="20"/>
          <w:szCs w:val="20"/>
        </w:rPr>
        <w:t>S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 xml:space="preserve">T </w:t>
      </w:r>
      <w:r>
        <w:rPr>
          <w:rFonts w:ascii="Arial" w:eastAsia="Arial" w:hAnsi="Arial" w:cs="Arial"/>
          <w:spacing w:val="49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D</w:t>
      </w:r>
      <w:proofErr w:type="gramEnd"/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w w:val="77"/>
          <w:sz w:val="20"/>
          <w:szCs w:val="20"/>
        </w:rPr>
        <w:t>s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12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spacing w:val="17"/>
          <w:w w:val="79"/>
          <w:sz w:val="20"/>
          <w:szCs w:val="20"/>
          <w:u w:val="single" w:color="00000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h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r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3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j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r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, </w:t>
      </w:r>
      <w:r>
        <w:rPr>
          <w:rFonts w:ascii="Arial" w:eastAsia="Arial" w:hAnsi="Arial" w:cs="Arial"/>
          <w:w w:val="124"/>
          <w:sz w:val="20"/>
          <w:szCs w:val="20"/>
        </w:rPr>
        <w:t>j</w:t>
      </w:r>
      <w:r>
        <w:rPr>
          <w:rFonts w:ascii="Arial" w:eastAsia="Arial" w:hAnsi="Arial" w:cs="Arial"/>
          <w:spacing w:val="-2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r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spacing w:val="-2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,</w:t>
      </w:r>
    </w:p>
    <w:p w14:paraId="173AF725" w14:textId="77777777" w:rsidR="00CE37CF" w:rsidRDefault="007311F8">
      <w:pPr>
        <w:spacing w:after="0" w:line="240" w:lineRule="auto"/>
        <w:ind w:left="52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149"/>
          <w:sz w:val="20"/>
          <w:szCs w:val="20"/>
        </w:rPr>
        <w:t>’</w:t>
      </w:r>
      <w:r>
        <w:rPr>
          <w:rFonts w:ascii="Arial" w:eastAsia="Arial" w:hAnsi="Arial" w:cs="Arial"/>
          <w:spacing w:val="-40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83"/>
          <w:sz w:val="20"/>
          <w:szCs w:val="20"/>
        </w:rPr>
        <w:t>SP</w:t>
      </w:r>
      <w:r>
        <w:rPr>
          <w:rFonts w:ascii="Arial" w:eastAsia="Arial" w:hAnsi="Arial" w:cs="Arial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spacing w:val="-2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-2"/>
          <w:w w:val="92"/>
          <w:sz w:val="20"/>
          <w:szCs w:val="20"/>
        </w:rPr>
        <w:t>RO</w:t>
      </w:r>
      <w:r>
        <w:rPr>
          <w:rFonts w:ascii="Arial" w:eastAsia="Arial" w:hAnsi="Arial" w:cs="Arial"/>
          <w:spacing w:val="-2"/>
          <w:w w:val="119"/>
          <w:sz w:val="20"/>
          <w:szCs w:val="20"/>
        </w:rPr>
        <w:t>I</w:t>
      </w:r>
      <w:r>
        <w:rPr>
          <w:rFonts w:ascii="Arial" w:eastAsia="Arial" w:hAnsi="Arial" w:cs="Arial"/>
          <w:w w:val="99"/>
          <w:sz w:val="20"/>
          <w:szCs w:val="20"/>
        </w:rPr>
        <w:t>D</w:t>
      </w:r>
      <w:r>
        <w:rPr>
          <w:rFonts w:ascii="Arial" w:eastAsia="Arial" w:hAnsi="Arial" w:cs="Arial"/>
          <w:spacing w:val="-2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pacing w:val="7"/>
          <w:w w:val="132"/>
          <w:sz w:val="20"/>
          <w:szCs w:val="20"/>
        </w:rPr>
        <w:t>”</w:t>
      </w:r>
      <w:proofErr w:type="gramStart"/>
      <w:r>
        <w:rPr>
          <w:rFonts w:ascii="Arial" w:eastAsia="Arial" w:hAnsi="Arial" w:cs="Arial"/>
          <w:spacing w:val="-21"/>
          <w:w w:val="99"/>
          <w:sz w:val="20"/>
          <w:szCs w:val="20"/>
        </w:rPr>
        <w:t>W</w:t>
      </w:r>
      <w:r>
        <w:rPr>
          <w:rFonts w:ascii="Arial" w:eastAsia="Arial" w:hAnsi="Arial" w:cs="Arial"/>
          <w:spacing w:val="-21"/>
          <w:w w:val="92"/>
          <w:sz w:val="20"/>
          <w:szCs w:val="20"/>
        </w:rPr>
        <w:t>G</w:t>
      </w:r>
      <w:r>
        <w:rPr>
          <w:rFonts w:ascii="Arial" w:eastAsia="Arial" w:hAnsi="Arial" w:cs="Arial"/>
          <w:w w:val="83"/>
          <w:sz w:val="20"/>
          <w:szCs w:val="20"/>
        </w:rPr>
        <w:t>S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8</w:t>
      </w:r>
      <w:proofErr w:type="gramEnd"/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4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132"/>
          <w:sz w:val="20"/>
          <w:szCs w:val="20"/>
        </w:rPr>
        <w:t>”</w:t>
      </w:r>
      <w:r>
        <w:rPr>
          <w:rFonts w:ascii="Arial" w:eastAsia="Arial" w:hAnsi="Arial" w:cs="Arial"/>
          <w:spacing w:val="-25"/>
          <w:w w:val="13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,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6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3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7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8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1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3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7</w:t>
      </w:r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,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2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9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8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.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2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9"/>
          <w:sz w:val="20"/>
          <w:szCs w:val="20"/>
        </w:rPr>
        <w:t>5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]</w:t>
      </w:r>
      <w:proofErr w:type="gramEnd"/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w w:val="149"/>
          <w:sz w:val="20"/>
          <w:szCs w:val="20"/>
        </w:rPr>
        <w:t>’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32"/>
          <w:sz w:val="20"/>
          <w:szCs w:val="20"/>
        </w:rPr>
        <w:t>&gt;</w:t>
      </w:r>
      <w:r>
        <w:rPr>
          <w:rFonts w:ascii="Arial" w:eastAsia="Arial" w:hAnsi="Arial" w:cs="Arial"/>
          <w:i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7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5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0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0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0</w:t>
      </w:r>
      <w:r>
        <w:rPr>
          <w:rFonts w:ascii="Arial" w:eastAsia="Arial" w:hAnsi="Arial" w:cs="Arial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;</w:t>
      </w:r>
    </w:p>
    <w:p w14:paraId="4C27F725" w14:textId="77777777" w:rsidR="00CE37CF" w:rsidRDefault="00CE37CF">
      <w:pPr>
        <w:spacing w:before="1" w:after="0" w:line="150" w:lineRule="exact"/>
        <w:rPr>
          <w:sz w:val="15"/>
          <w:szCs w:val="15"/>
        </w:rPr>
      </w:pPr>
    </w:p>
    <w:p w14:paraId="344122D4" w14:textId="77777777" w:rsidR="00CE37CF" w:rsidDel="003D7994" w:rsidRDefault="007311F8">
      <w:pPr>
        <w:spacing w:after="0" w:line="249" w:lineRule="auto"/>
        <w:ind w:right="645" w:firstLine="199"/>
        <w:jc w:val="both"/>
        <w:rPr>
          <w:del w:id="161" w:author="Sujing Wang" w:date="2019-07-31T17:02:00Z"/>
          <w:rFonts w:ascii="Arial" w:eastAsia="Arial" w:hAnsi="Arial" w:cs="Arial"/>
          <w:sz w:val="20"/>
          <w:szCs w:val="20"/>
        </w:rPr>
      </w:pPr>
      <w:del w:id="162" w:author="Sujing Wang" w:date="2019-07-31T17:02:00Z">
        <w:r w:rsidDel="003D7994">
          <w:rPr>
            <w:rFonts w:ascii="Arial" w:eastAsia="Arial" w:hAnsi="Arial" w:cs="Arial"/>
            <w:sz w:val="20"/>
            <w:szCs w:val="20"/>
          </w:rPr>
          <w:delText>A</w:delText>
        </w:r>
        <w:r w:rsidDel="003D7994">
          <w:rPr>
            <w:rFonts w:ascii="Arial" w:eastAsia="Arial" w:hAnsi="Arial" w:cs="Arial"/>
            <w:spacing w:val="38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7"/>
            <w:sz w:val="20"/>
            <w:szCs w:val="20"/>
          </w:rPr>
          <w:delText>sample</w:delText>
        </w:r>
        <w:r w:rsidDel="003D7994">
          <w:rPr>
            <w:rFonts w:ascii="Arial" w:eastAsia="Arial" w:hAnsi="Arial" w:cs="Arial"/>
            <w:spacing w:val="36"/>
            <w:w w:val="8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of</w:delText>
        </w:r>
        <w:r w:rsidDel="003D7994">
          <w:rPr>
            <w:rFonts w:ascii="Arial" w:eastAsia="Arial" w:hAnsi="Arial" w:cs="Arial"/>
            <w:spacing w:val="2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what</w:delText>
        </w:r>
        <w:r w:rsidDel="003D7994">
          <w:rPr>
            <w:rFonts w:ascii="Arial" w:eastAsia="Arial" w:hAnsi="Arial" w:cs="Arial"/>
            <w:spacing w:val="-9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4"/>
            <w:sz w:val="20"/>
            <w:szCs w:val="20"/>
          </w:rPr>
          <w:delText>these</w:delText>
        </w:r>
        <w:r w:rsidDel="003D7994">
          <w:rPr>
            <w:rFonts w:ascii="Arial" w:eastAsia="Arial" w:hAnsi="Arial" w:cs="Arial"/>
            <w:spacing w:val="33"/>
            <w:w w:val="84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4"/>
            <w:sz w:val="20"/>
            <w:szCs w:val="20"/>
          </w:rPr>
          <w:delText>generated</w:delText>
        </w:r>
        <w:r w:rsidDel="003D7994">
          <w:rPr>
            <w:rFonts w:ascii="Arial" w:eastAsia="Arial" w:hAnsi="Arial" w:cs="Arial"/>
            <w:spacing w:val="47"/>
            <w:w w:val="84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4"/>
            <w:sz w:val="20"/>
            <w:szCs w:val="20"/>
          </w:rPr>
          <w:delText xml:space="preserve">maps </w:delText>
        </w:r>
        <w:r w:rsidDel="003D7994">
          <w:rPr>
            <w:rFonts w:ascii="Arial" w:eastAsia="Arial" w:hAnsi="Arial" w:cs="Arial"/>
            <w:spacing w:val="1"/>
            <w:w w:val="84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look</w:delText>
        </w:r>
        <w:r w:rsidDel="003D7994">
          <w:rPr>
            <w:rFonts w:ascii="Arial" w:eastAsia="Arial" w:hAnsi="Arial" w:cs="Arial"/>
            <w:spacing w:val="14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111"/>
            <w:sz w:val="20"/>
            <w:szCs w:val="20"/>
          </w:rPr>
          <w:delText>li</w:delText>
        </w:r>
        <w:r w:rsidDel="003D7994">
          <w:rPr>
            <w:rFonts w:ascii="Arial" w:eastAsia="Arial" w:hAnsi="Arial" w:cs="Arial"/>
            <w:spacing w:val="-2"/>
            <w:w w:val="111"/>
            <w:sz w:val="20"/>
            <w:szCs w:val="20"/>
          </w:rPr>
          <w:delText>k</w:delText>
        </w:r>
        <w:r w:rsidDel="003D7994">
          <w:rPr>
            <w:rFonts w:ascii="Arial" w:eastAsia="Arial" w:hAnsi="Arial" w:cs="Arial"/>
            <w:w w:val="79"/>
            <w:sz w:val="20"/>
            <w:szCs w:val="20"/>
          </w:rPr>
          <w:delText>e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pacing w:val="-27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can</w:delText>
        </w:r>
        <w:r w:rsidDel="003D7994">
          <w:rPr>
            <w:rFonts w:ascii="Arial" w:eastAsia="Arial" w:hAnsi="Arial" w:cs="Arial"/>
            <w:spacing w:val="-2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 xml:space="preserve">be </w:delText>
        </w:r>
        <w:r w:rsidDel="003D7994">
          <w:rPr>
            <w:rFonts w:ascii="Arial" w:eastAsia="Arial" w:hAnsi="Arial" w:cs="Arial"/>
            <w:w w:val="92"/>
            <w:sz w:val="20"/>
            <w:szCs w:val="20"/>
          </w:rPr>
          <w:delText>found</w:delText>
        </w:r>
        <w:r w:rsidDel="003D7994">
          <w:rPr>
            <w:rFonts w:ascii="Arial" w:eastAsia="Arial" w:hAnsi="Arial" w:cs="Arial"/>
            <w:spacing w:val="18"/>
            <w:w w:val="9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in</w:delText>
        </w:r>
        <w:r w:rsidDel="003D7994">
          <w:rPr>
            <w:rFonts w:ascii="Arial" w:eastAsia="Arial" w:hAnsi="Arial" w:cs="Arial"/>
            <w:spacing w:val="1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91"/>
            <w:sz w:val="20"/>
            <w:szCs w:val="20"/>
          </w:rPr>
          <w:delText>Figure</w:delText>
        </w:r>
        <w:r w:rsidDel="003D7994">
          <w:rPr>
            <w:rFonts w:ascii="Arial" w:eastAsia="Arial" w:hAnsi="Arial" w:cs="Arial"/>
            <w:spacing w:val="19"/>
            <w:w w:val="91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5</w:delText>
        </w:r>
      </w:del>
      <w:ins w:id="163" w:author="Sujing Wang" w:date="2019-07-31T17:02:00Z">
        <w:r w:rsidR="003D7994">
          <w:rPr>
            <w:rFonts w:ascii="Arial" w:eastAsia="Arial" w:hAnsi="Arial" w:cs="Arial"/>
            <w:sz w:val="20"/>
            <w:szCs w:val="20"/>
          </w:rPr>
          <w:t xml:space="preserve"> Figure 5 shows the generated maps based on the change predicate.  </w:t>
        </w:r>
      </w:ins>
    </w:p>
    <w:p w14:paraId="41E1F76E" w14:textId="77777777" w:rsidR="00CE37CF" w:rsidRDefault="00CE37CF">
      <w:pPr>
        <w:spacing w:before="1" w:after="0" w:line="120" w:lineRule="exact"/>
        <w:rPr>
          <w:sz w:val="12"/>
          <w:szCs w:val="12"/>
        </w:rPr>
      </w:pPr>
    </w:p>
    <w:p w14:paraId="14DE1DB1" w14:textId="77777777" w:rsidR="00CE37CF" w:rsidRDefault="007311F8">
      <w:pPr>
        <w:spacing w:after="0" w:line="240" w:lineRule="auto"/>
        <w:ind w:left="-35" w:right="2273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C.</w:t>
      </w:r>
      <w:r>
        <w:rPr>
          <w:rFonts w:ascii="Arial" w:eastAsia="Arial" w:hAnsi="Arial" w:cs="Arial"/>
          <w:i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1"/>
          <w:sz w:val="20"/>
          <w:szCs w:val="20"/>
        </w:rPr>
        <w:t>Emotion</w:t>
      </w:r>
      <w:r>
        <w:rPr>
          <w:rFonts w:ascii="Arial" w:eastAsia="Arial" w:hAnsi="Arial" w:cs="Arial"/>
          <w:i/>
          <w:spacing w:val="26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1"/>
          <w:sz w:val="20"/>
          <w:szCs w:val="20"/>
        </w:rPr>
        <w:t>Spatial</w:t>
      </w:r>
      <w:r>
        <w:rPr>
          <w:rFonts w:ascii="Arial" w:eastAsia="Arial" w:hAnsi="Arial" w:cs="Arial"/>
          <w:i/>
          <w:spacing w:val="25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1"/>
          <w:sz w:val="20"/>
          <w:szCs w:val="20"/>
        </w:rPr>
        <w:t>Cluste</w:t>
      </w:r>
      <w:r>
        <w:rPr>
          <w:rFonts w:ascii="Arial" w:eastAsia="Arial" w:hAnsi="Arial" w:cs="Arial"/>
          <w:i/>
          <w:spacing w:val="-2"/>
          <w:w w:val="91"/>
          <w:sz w:val="20"/>
          <w:szCs w:val="20"/>
        </w:rPr>
        <w:t>r</w:t>
      </w:r>
      <w:r>
        <w:rPr>
          <w:rFonts w:ascii="Arial" w:eastAsia="Arial" w:hAnsi="Arial" w:cs="Arial"/>
          <w:i/>
          <w:w w:val="91"/>
          <w:sz w:val="20"/>
          <w:szCs w:val="20"/>
        </w:rPr>
        <w:t>s</w:t>
      </w:r>
      <w:r>
        <w:rPr>
          <w:rFonts w:ascii="Arial" w:eastAsia="Arial" w:hAnsi="Arial" w:cs="Arial"/>
          <w:i/>
          <w:spacing w:val="11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f</w:t>
      </w:r>
      <w:r>
        <w:rPr>
          <w:rFonts w:ascii="Arial" w:eastAsia="Arial" w:hAnsi="Arial" w:cs="Arial"/>
          <w:i/>
          <w:spacing w:val="-9"/>
          <w:sz w:val="20"/>
          <w:szCs w:val="20"/>
        </w:rPr>
        <w:t>r</w:t>
      </w:r>
      <w:r>
        <w:rPr>
          <w:rFonts w:ascii="Arial" w:eastAsia="Arial" w:hAnsi="Arial" w:cs="Arial"/>
          <w:i/>
          <w:sz w:val="20"/>
          <w:szCs w:val="20"/>
        </w:rPr>
        <w:t>om</w:t>
      </w:r>
      <w:r>
        <w:rPr>
          <w:rFonts w:ascii="Arial" w:eastAsia="Arial" w:hAnsi="Arial" w:cs="Arial"/>
          <w:i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pacing w:val="-15"/>
          <w:w w:val="90"/>
          <w:sz w:val="20"/>
          <w:szCs w:val="20"/>
        </w:rPr>
        <w:t>T</w:t>
      </w:r>
      <w:r>
        <w:rPr>
          <w:rFonts w:ascii="Arial" w:eastAsia="Arial" w:hAnsi="Arial" w:cs="Arial"/>
          <w:i/>
          <w:w w:val="97"/>
          <w:sz w:val="20"/>
          <w:szCs w:val="20"/>
        </w:rPr>
        <w:t>witter</w:t>
      </w:r>
    </w:p>
    <w:p w14:paraId="2825C3E7" w14:textId="77777777" w:rsidR="00CE37CF" w:rsidDel="007311F8" w:rsidRDefault="007311F8" w:rsidP="007311F8">
      <w:pPr>
        <w:spacing w:before="69" w:after="0" w:line="249" w:lineRule="auto"/>
        <w:ind w:right="645" w:firstLine="199"/>
        <w:jc w:val="both"/>
        <w:rPr>
          <w:del w:id="164" w:author="Sujing Wang" w:date="2019-07-31T16:52:00Z"/>
          <w:rFonts w:ascii="Arial" w:eastAsia="Arial" w:hAnsi="Arial" w:cs="Arial"/>
          <w:sz w:val="20"/>
          <w:szCs w:val="20"/>
        </w:rPr>
      </w:pPr>
      <w:del w:id="165" w:author="Sujing Wang" w:date="2019-07-31T17:03:00Z">
        <w:r w:rsidDel="003D7994">
          <w:rPr>
            <w:rFonts w:ascii="Arial" w:eastAsia="Arial" w:hAnsi="Arial" w:cs="Arial"/>
            <w:w w:val="86"/>
            <w:sz w:val="20"/>
            <w:szCs w:val="20"/>
          </w:rPr>
          <w:delText>The</w:delText>
        </w:r>
        <w:r w:rsidDel="003D7994">
          <w:rPr>
            <w:rFonts w:ascii="Arial" w:eastAsia="Arial" w:hAnsi="Arial" w:cs="Arial"/>
            <w:spacing w:val="15"/>
            <w:w w:val="8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delText>dataset</w:delText>
        </w:r>
        <w:r w:rsidDel="003D7994">
          <w:rPr>
            <w:rFonts w:ascii="Arial" w:eastAsia="Arial" w:hAnsi="Arial" w:cs="Arial"/>
            <w:spacing w:val="-8"/>
            <w:w w:val="8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pacing w:val="-2"/>
            <w:w w:val="86"/>
            <w:sz w:val="20"/>
            <w:szCs w:val="20"/>
          </w:rPr>
          <w:delText>w</w:delTex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delText>as</w:delText>
        </w:r>
        <w:r w:rsidDel="003D7994">
          <w:rPr>
            <w:rFonts w:ascii="Arial" w:eastAsia="Arial" w:hAnsi="Arial" w:cs="Arial"/>
            <w:spacing w:val="6"/>
            <w:w w:val="8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delText>constructed</w:delText>
        </w:r>
        <w:r w:rsidDel="003D7994">
          <w:rPr>
            <w:rFonts w:ascii="Arial" w:eastAsia="Arial" w:hAnsi="Arial" w:cs="Arial"/>
            <w:spacing w:val="25"/>
            <w:w w:val="8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delText>using</w:delText>
        </w:r>
        <w:r w:rsidDel="003D7994">
          <w:rPr>
            <w:rFonts w:ascii="Arial" w:eastAsia="Arial" w:hAnsi="Arial" w:cs="Arial"/>
            <w:spacing w:val="24"/>
            <w:w w:val="8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delText>”Geotagged</w:delText>
        </w:r>
        <w:r w:rsidDel="003D7994">
          <w:rPr>
            <w:rFonts w:ascii="Arial" w:eastAsia="Arial" w:hAnsi="Arial" w:cs="Arial"/>
            <w:spacing w:val="47"/>
            <w:w w:val="8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pacing w:val="-16"/>
            <w:sz w:val="20"/>
            <w:szCs w:val="20"/>
          </w:rPr>
          <w:delText>T</w:delText>
        </w:r>
        <w:r w:rsidDel="003D7994">
          <w:rPr>
            <w:rFonts w:ascii="Arial" w:eastAsia="Arial" w:hAnsi="Arial" w:cs="Arial"/>
            <w:sz w:val="20"/>
            <w:szCs w:val="20"/>
          </w:rPr>
          <w:delText>witter</w:delText>
        </w:r>
        <w:r w:rsidDel="003D7994">
          <w:rPr>
            <w:rFonts w:ascii="Arial" w:eastAsia="Arial" w:hAnsi="Arial" w:cs="Arial"/>
            <w:spacing w:val="-19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5"/>
            <w:sz w:val="20"/>
            <w:szCs w:val="20"/>
          </w:rPr>
          <w:delText xml:space="preserve">posts </w:delText>
        </w:r>
        <w:r w:rsidDel="003D7994">
          <w:rPr>
            <w:rFonts w:ascii="Arial" w:eastAsia="Arial" w:hAnsi="Arial" w:cs="Arial"/>
            <w:sz w:val="20"/>
            <w:szCs w:val="20"/>
          </w:rPr>
          <w:delText>from</w:delText>
        </w:r>
        <w:r w:rsidDel="003D7994">
          <w:rPr>
            <w:rFonts w:ascii="Arial" w:eastAsia="Arial" w:hAnsi="Arial" w:cs="Arial"/>
            <w:spacing w:val="-5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delText>the</w:delText>
        </w:r>
        <w:r w:rsidDel="003D7994">
          <w:rPr>
            <w:rFonts w:ascii="Arial" w:eastAsia="Arial" w:hAnsi="Arial" w:cs="Arial"/>
            <w:spacing w:val="11"/>
            <w:w w:val="89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delText>United</w:delText>
        </w:r>
        <w:r w:rsidDel="003D7994">
          <w:rPr>
            <w:rFonts w:ascii="Arial" w:eastAsia="Arial" w:hAnsi="Arial" w:cs="Arial"/>
            <w:spacing w:val="40"/>
            <w:w w:val="89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9"/>
            <w:sz w:val="20"/>
            <w:szCs w:val="20"/>
          </w:rPr>
          <w:delText>States”</w:delText>
        </w:r>
        <w:r w:rsidDel="003D7994">
          <w:rPr>
            <w:rFonts w:ascii="Arial" w:eastAsia="Arial" w:hAnsi="Arial" w:cs="Arial"/>
            <w:spacing w:val="17"/>
            <w:w w:val="89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[9]</w:delText>
        </w:r>
        <w:r w:rsidDel="003D7994">
          <w:rPr>
            <w:rFonts w:ascii="Arial" w:eastAsia="Arial" w:hAnsi="Arial" w:cs="Arial"/>
            <w:spacing w:val="20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delText>and</w:delText>
        </w:r>
        <w:r w:rsidDel="003D7994">
          <w:rPr>
            <w:rFonts w:ascii="Arial" w:eastAsia="Arial" w:hAnsi="Arial" w:cs="Arial"/>
            <w:spacing w:val="18"/>
            <w:w w:val="8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delText>t</w:delText>
        </w:r>
      </w:del>
      <w:ins w:id="166" w:author="Sujing Wang" w:date="2019-07-31T17:03:00Z">
        <w:r w:rsidR="003D7994">
          <w:rPr>
            <w:rFonts w:ascii="Arial" w:eastAsia="Arial" w:hAnsi="Arial" w:cs="Arial"/>
            <w:w w:val="86"/>
            <w:sz w:val="20"/>
            <w:szCs w:val="20"/>
          </w:rPr>
          <w:t>T</w:t>
        </w:r>
      </w:ins>
      <w:r>
        <w:rPr>
          <w:rFonts w:ascii="Arial" w:eastAsia="Arial" w:hAnsi="Arial" w:cs="Arial"/>
          <w:w w:val="86"/>
          <w:sz w:val="20"/>
          <w:szCs w:val="20"/>
        </w:rPr>
        <w:t>he</w:t>
      </w:r>
      <w:r>
        <w:rPr>
          <w:rFonts w:ascii="Arial" w:eastAsia="Arial" w:hAnsi="Arial" w:cs="Arial"/>
          <w:spacing w:val="2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tool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>used</w:t>
      </w:r>
      <w:r>
        <w:rPr>
          <w:rFonts w:ascii="Arial" w:eastAsia="Arial" w:hAnsi="Arial" w:cs="Arial"/>
          <w:spacing w:val="20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creating</w:t>
      </w:r>
      <w:r>
        <w:rPr>
          <w:rFonts w:ascii="Arial" w:eastAsia="Arial" w:hAnsi="Arial" w:cs="Arial"/>
          <w:spacing w:val="1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the </w:t>
      </w:r>
      <w:r>
        <w:rPr>
          <w:rFonts w:ascii="Arial" w:eastAsia="Arial" w:hAnsi="Arial" w:cs="Arial"/>
          <w:w w:val="88"/>
          <w:sz w:val="20"/>
          <w:szCs w:val="20"/>
        </w:rPr>
        <w:t>emotion</w:t>
      </w:r>
      <w:r>
        <w:rPr>
          <w:rFonts w:ascii="Arial" w:eastAsia="Arial" w:hAnsi="Arial" w:cs="Arial"/>
          <w:spacing w:val="4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clusters</w:t>
      </w:r>
      <w:r>
        <w:rPr>
          <w:rFonts w:ascii="Arial" w:eastAsia="Arial" w:hAnsi="Arial" w:cs="Arial"/>
          <w:spacing w:val="24"/>
          <w:w w:val="88"/>
          <w:sz w:val="20"/>
          <w:szCs w:val="20"/>
        </w:rPr>
        <w:t xml:space="preserve"> </w:t>
      </w:r>
      <w:ins w:id="167" w:author="Sujing Wang" w:date="2019-07-31T17:03:00Z">
        <w:r w:rsidR="003D7994">
          <w:rPr>
            <w:rFonts w:ascii="Arial" w:eastAsia="Arial" w:hAnsi="Arial" w:cs="Arial"/>
            <w:spacing w:val="24"/>
            <w:w w:val="88"/>
            <w:sz w:val="20"/>
            <w:szCs w:val="20"/>
          </w:rPr>
          <w:t xml:space="preserve">of Twitter data </w:t>
        </w:r>
      </w:ins>
      <w:r>
        <w:rPr>
          <w:rFonts w:ascii="Arial" w:eastAsia="Arial" w:hAnsi="Arial" w:cs="Arial"/>
          <w:spacing w:val="-2"/>
          <w:w w:val="88"/>
          <w:sz w:val="20"/>
          <w:szCs w:val="20"/>
        </w:rPr>
        <w:t>w</w:t>
      </w:r>
      <w:r>
        <w:rPr>
          <w:rFonts w:ascii="Arial" w:eastAsia="Arial" w:hAnsi="Arial" w:cs="Arial"/>
          <w:w w:val="88"/>
          <w:sz w:val="20"/>
          <w:szCs w:val="20"/>
        </w:rPr>
        <w:t>as</w:t>
      </w:r>
      <w:r>
        <w:rPr>
          <w:rFonts w:ascii="Arial" w:eastAsia="Arial" w:hAnsi="Arial" w:cs="Arial"/>
          <w:spacing w:val="1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K2</w:t>
      </w:r>
      <w:r>
        <w:rPr>
          <w:rFonts w:ascii="Arial" w:eastAsia="Arial" w:hAnsi="Arial" w:cs="Arial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fram</w:t>
      </w:r>
      <w:r>
        <w:rPr>
          <w:rFonts w:ascii="Arial" w:eastAsia="Arial" w:hAnsi="Arial" w:cs="Arial"/>
          <w:spacing w:val="-5"/>
          <w:w w:val="92"/>
          <w:sz w:val="20"/>
          <w:szCs w:val="20"/>
        </w:rPr>
        <w:t>e</w:t>
      </w:r>
      <w:r>
        <w:rPr>
          <w:rFonts w:ascii="Arial" w:eastAsia="Arial" w:hAnsi="Arial" w:cs="Arial"/>
          <w:spacing w:val="-2"/>
          <w:w w:val="92"/>
          <w:sz w:val="20"/>
          <w:szCs w:val="20"/>
        </w:rPr>
        <w:t>w</w:t>
      </w:r>
      <w:r>
        <w:rPr>
          <w:rFonts w:ascii="Arial" w:eastAsia="Arial" w:hAnsi="Arial" w:cs="Arial"/>
          <w:w w:val="92"/>
          <w:sz w:val="20"/>
          <w:szCs w:val="20"/>
        </w:rPr>
        <w:t>ork</w:t>
      </w:r>
      <w:r>
        <w:rPr>
          <w:rFonts w:ascii="Arial" w:eastAsia="Arial" w:hAnsi="Arial" w:cs="Arial"/>
          <w:spacing w:val="29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[7].</w:t>
      </w:r>
      <w:r>
        <w:rPr>
          <w:rFonts w:ascii="Arial" w:eastAsia="Arial" w:hAnsi="Arial" w:cs="Arial"/>
          <w:spacing w:val="20"/>
          <w:sz w:val="20"/>
          <w:szCs w:val="20"/>
        </w:rPr>
        <w:t xml:space="preserve"> </w:t>
      </w:r>
      <w:del w:id="168" w:author="Sujing Wang" w:date="2019-07-31T16:52:00Z">
        <w:r w:rsidDel="007311F8">
          <w:rPr>
            <w:rFonts w:ascii="Arial" w:eastAsia="Arial" w:hAnsi="Arial" w:cs="Arial"/>
            <w:sz w:val="20"/>
            <w:szCs w:val="20"/>
          </w:rPr>
          <w:delText>The</w:delText>
        </w:r>
        <w:r w:rsidDel="007311F8">
          <w:rPr>
            <w:rFonts w:ascii="Arial" w:eastAsia="Arial" w:hAnsi="Arial" w:cs="Arial"/>
            <w:spacing w:val="-21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r</w:delText>
        </w:r>
        <w:r w:rsidDel="007311F8">
          <w:rPr>
            <w:rFonts w:ascii="Arial" w:eastAsia="Arial" w:hAnsi="Arial" w:cs="Arial"/>
            <w:spacing w:val="-3"/>
            <w:sz w:val="20"/>
            <w:szCs w:val="20"/>
          </w:rPr>
          <w:delText>a</w:delText>
        </w:r>
        <w:r w:rsidDel="007311F8">
          <w:rPr>
            <w:rFonts w:ascii="Arial" w:eastAsia="Arial" w:hAnsi="Arial" w:cs="Arial"/>
            <w:sz w:val="20"/>
            <w:szCs w:val="20"/>
          </w:rPr>
          <w:delText>w</w:delText>
        </w:r>
        <w:r w:rsidDel="007311F8">
          <w:rPr>
            <w:rFonts w:ascii="Arial" w:eastAsia="Arial" w:hAnsi="Arial" w:cs="Arial"/>
            <w:spacing w:val="-8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4"/>
            <w:sz w:val="20"/>
            <w:szCs w:val="20"/>
          </w:rPr>
          <w:delText xml:space="preserve">dataset </w:delText>
        </w:r>
        <w:r w:rsidDel="007311F8">
          <w:rPr>
            <w:rFonts w:ascii="Arial" w:eastAsia="Arial" w:hAnsi="Arial" w:cs="Arial"/>
            <w:w w:val="89"/>
            <w:sz w:val="20"/>
            <w:szCs w:val="20"/>
          </w:rPr>
          <w:delText>contains</w:delText>
        </w:r>
        <w:r w:rsidDel="007311F8">
          <w:rPr>
            <w:rFonts w:ascii="Arial" w:eastAsia="Arial" w:hAnsi="Arial" w:cs="Arial"/>
            <w:spacing w:val="3"/>
            <w:w w:val="8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9"/>
            <w:sz w:val="20"/>
            <w:szCs w:val="20"/>
          </w:rPr>
          <w:delText>the</w:delText>
        </w:r>
        <w:r w:rsidDel="007311F8">
          <w:rPr>
            <w:rFonts w:ascii="Arial" w:eastAsia="Arial" w:hAnsi="Arial" w:cs="Arial"/>
            <w:spacing w:val="-2"/>
            <w:w w:val="8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9"/>
            <w:sz w:val="20"/>
            <w:szCs w:val="20"/>
          </w:rPr>
          <w:delText>timestamp,</w:delText>
        </w:r>
        <w:r w:rsidDel="007311F8">
          <w:rPr>
            <w:rFonts w:ascii="Arial" w:eastAsia="Arial" w:hAnsi="Arial" w:cs="Arial"/>
            <w:spacing w:val="3"/>
            <w:w w:val="8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9"/>
            <w:sz w:val="20"/>
            <w:szCs w:val="20"/>
          </w:rPr>
          <w:delText>longitude,</w:delText>
        </w:r>
        <w:r w:rsidDel="007311F8">
          <w:rPr>
            <w:rFonts w:ascii="Arial" w:eastAsia="Arial" w:hAnsi="Arial" w:cs="Arial"/>
            <w:spacing w:val="29"/>
            <w:w w:val="8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9"/>
            <w:sz w:val="20"/>
            <w:szCs w:val="20"/>
          </w:rPr>
          <w:delText>latitude</w:delText>
        </w:r>
        <w:r w:rsidDel="007311F8">
          <w:rPr>
            <w:rFonts w:ascii="Arial" w:eastAsia="Arial" w:hAnsi="Arial" w:cs="Arial"/>
            <w:spacing w:val="24"/>
            <w:w w:val="8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9"/>
            <w:sz w:val="20"/>
            <w:szCs w:val="20"/>
          </w:rPr>
          <w:delText>and</w:delText>
        </w:r>
        <w:r w:rsidDel="007311F8">
          <w:rPr>
            <w:rFonts w:ascii="Arial" w:eastAsia="Arial" w:hAnsi="Arial" w:cs="Arial"/>
            <w:spacing w:val="-7"/>
            <w:w w:val="8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9"/>
            <w:sz w:val="20"/>
            <w:szCs w:val="20"/>
          </w:rPr>
          <w:delText>the</w:delText>
        </w:r>
        <w:r w:rsidDel="007311F8">
          <w:rPr>
            <w:rFonts w:ascii="Arial" w:eastAsia="Arial" w:hAnsi="Arial" w:cs="Arial"/>
            <w:spacing w:val="-2"/>
            <w:w w:val="8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9"/>
            <w:sz w:val="20"/>
            <w:szCs w:val="20"/>
          </w:rPr>
          <w:delText>t</w:delText>
        </w:r>
        <w:r w:rsidDel="007311F8">
          <w:rPr>
            <w:rFonts w:ascii="Arial" w:eastAsia="Arial" w:hAnsi="Arial" w:cs="Arial"/>
            <w:spacing w:val="-3"/>
            <w:w w:val="89"/>
            <w:sz w:val="20"/>
            <w:szCs w:val="20"/>
          </w:rPr>
          <w:delText>e</w:delText>
        </w:r>
        <w:r w:rsidDel="007311F8">
          <w:rPr>
            <w:rFonts w:ascii="Arial" w:eastAsia="Arial" w:hAnsi="Arial" w:cs="Arial"/>
            <w:w w:val="89"/>
            <w:sz w:val="20"/>
            <w:szCs w:val="20"/>
          </w:rPr>
          <w:delText>xt</w:delText>
        </w:r>
        <w:r w:rsidDel="007311F8">
          <w:rPr>
            <w:rFonts w:ascii="Arial" w:eastAsia="Arial" w:hAnsi="Arial" w:cs="Arial"/>
            <w:spacing w:val="13"/>
            <w:w w:val="8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of</w:delText>
        </w:r>
        <w:r w:rsidDel="007311F8">
          <w:rPr>
            <w:rFonts w:ascii="Arial" w:eastAsia="Arial" w:hAnsi="Arial" w:cs="Arial"/>
            <w:spacing w:val="-5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4"/>
            <w:sz w:val="20"/>
            <w:szCs w:val="20"/>
          </w:rPr>
          <w:delText xml:space="preserve">each </w:delText>
        </w:r>
        <w:r w:rsidDel="007311F8">
          <w:rPr>
            <w:rFonts w:ascii="Arial" w:eastAsia="Arial" w:hAnsi="Arial" w:cs="Arial"/>
            <w:w w:val="90"/>
            <w:sz w:val="20"/>
            <w:szCs w:val="20"/>
          </w:rPr>
          <w:delText>tweet,</w:delText>
        </w:r>
        <w:r w:rsidDel="007311F8">
          <w:rPr>
            <w:rFonts w:ascii="Arial" w:eastAsia="Arial" w:hAnsi="Arial" w:cs="Arial"/>
            <w:spacing w:val="20"/>
            <w:w w:val="90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which</w:delText>
        </w:r>
        <w:r w:rsidDel="007311F8">
          <w:rPr>
            <w:rFonts w:ascii="Arial" w:eastAsia="Arial" w:hAnsi="Arial" w:cs="Arial"/>
            <w:spacing w:val="-12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5"/>
            <w:sz w:val="20"/>
            <w:szCs w:val="20"/>
          </w:rPr>
          <w:delText>are</w:delText>
        </w:r>
        <w:r w:rsidDel="007311F8">
          <w:rPr>
            <w:rFonts w:ascii="Arial" w:eastAsia="Arial" w:hAnsi="Arial" w:cs="Arial"/>
            <w:spacing w:val="19"/>
            <w:w w:val="85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5"/>
            <w:sz w:val="20"/>
            <w:szCs w:val="20"/>
          </w:rPr>
          <w:delText>then</w:delText>
        </w:r>
        <w:r w:rsidDel="007311F8">
          <w:rPr>
            <w:rFonts w:ascii="Arial" w:eastAsia="Arial" w:hAnsi="Arial" w:cs="Arial"/>
            <w:spacing w:val="34"/>
            <w:w w:val="85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5"/>
            <w:sz w:val="20"/>
            <w:szCs w:val="20"/>
          </w:rPr>
          <w:delText>processed</w:delText>
        </w:r>
        <w:r w:rsidDel="007311F8">
          <w:rPr>
            <w:rFonts w:ascii="Arial" w:eastAsia="Arial" w:hAnsi="Arial" w:cs="Arial"/>
            <w:spacing w:val="22"/>
            <w:w w:val="85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5"/>
            <w:sz w:val="20"/>
            <w:szCs w:val="20"/>
          </w:rPr>
          <w:delText>and</w:delText>
        </w:r>
        <w:r w:rsidDel="007311F8">
          <w:rPr>
            <w:rFonts w:ascii="Arial" w:eastAsia="Arial" w:hAnsi="Arial" w:cs="Arial"/>
            <w:spacing w:val="26"/>
            <w:w w:val="85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to</w:delText>
        </w:r>
        <w:r w:rsidDel="007311F8">
          <w:rPr>
            <w:rFonts w:ascii="Arial" w:eastAsia="Arial" w:hAnsi="Arial" w:cs="Arial"/>
            <w:spacing w:val="-2"/>
            <w:sz w:val="20"/>
            <w:szCs w:val="20"/>
          </w:rPr>
          <w:delText>k</w:delText>
        </w:r>
        <w:r w:rsidDel="007311F8">
          <w:rPr>
            <w:rFonts w:ascii="Arial" w:eastAsia="Arial" w:hAnsi="Arial" w:cs="Arial"/>
            <w:sz w:val="20"/>
            <w:szCs w:val="20"/>
          </w:rPr>
          <w:delText>enized.</w:delText>
        </w:r>
      </w:del>
    </w:p>
    <w:p w14:paraId="4BD93C06" w14:textId="77777777" w:rsidR="00CE37CF" w:rsidDel="007311F8" w:rsidRDefault="007311F8" w:rsidP="007311F8">
      <w:pPr>
        <w:spacing w:before="69" w:after="0" w:line="249" w:lineRule="auto"/>
        <w:ind w:right="645" w:firstLine="199"/>
        <w:jc w:val="both"/>
        <w:rPr>
          <w:del w:id="169" w:author="Sujing Wang" w:date="2019-07-31T16:52:00Z"/>
          <w:rFonts w:ascii="Arial" w:eastAsia="Arial" w:hAnsi="Arial" w:cs="Arial"/>
          <w:sz w:val="20"/>
          <w:szCs w:val="20"/>
        </w:rPr>
        <w:pPrChange w:id="170" w:author="Sujing Wang" w:date="2019-07-31T16:52:00Z">
          <w:pPr>
            <w:spacing w:after="0" w:line="228" w:lineRule="exact"/>
            <w:ind w:left="164" w:right="644"/>
            <w:jc w:val="center"/>
          </w:pPr>
        </w:pPrChange>
      </w:pPr>
      <w:del w:id="171" w:author="Sujing Wang" w:date="2019-07-31T16:52:00Z">
        <w:r w:rsidDel="007311F8">
          <w:rPr>
            <w:rFonts w:ascii="Arial" w:eastAsia="Arial" w:hAnsi="Arial" w:cs="Arial"/>
            <w:sz w:val="20"/>
            <w:szCs w:val="20"/>
          </w:rPr>
          <w:delText>The</w:delText>
        </w:r>
        <w:r w:rsidDel="007311F8">
          <w:rPr>
            <w:rFonts w:ascii="Arial" w:eastAsia="Arial" w:hAnsi="Arial" w:cs="Arial"/>
            <w:spacing w:val="2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spatial</w:delText>
        </w:r>
        <w:r w:rsidDel="007311F8">
          <w:rPr>
            <w:rFonts w:ascii="Arial" w:eastAsia="Arial" w:hAnsi="Arial" w:cs="Arial"/>
            <w:spacing w:val="-18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7"/>
            <w:sz w:val="20"/>
            <w:szCs w:val="20"/>
          </w:rPr>
          <w:delText>reference</w:delText>
        </w:r>
        <w:r w:rsidDel="007311F8">
          <w:rPr>
            <w:rFonts w:ascii="Arial" w:eastAsia="Arial" w:hAnsi="Arial" w:cs="Arial"/>
            <w:spacing w:val="47"/>
            <w:w w:val="87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for</w:delText>
        </w:r>
        <w:r w:rsidDel="007311F8">
          <w:rPr>
            <w:rFonts w:ascii="Arial" w:eastAsia="Arial" w:hAnsi="Arial" w:cs="Arial"/>
            <w:spacing w:val="37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the</w:delText>
        </w:r>
        <w:r w:rsidDel="007311F8">
          <w:rPr>
            <w:rFonts w:ascii="Arial" w:eastAsia="Arial" w:hAnsi="Arial" w:cs="Arial"/>
            <w:spacing w:val="3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twitter</w:delText>
        </w:r>
        <w:r w:rsidDel="007311F8">
          <w:rPr>
            <w:rFonts w:ascii="Arial" w:eastAsia="Arial" w:hAnsi="Arial" w:cs="Arial"/>
            <w:spacing w:val="24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data</w:delText>
        </w:r>
        <w:r w:rsidDel="007311F8">
          <w:rPr>
            <w:rFonts w:ascii="Arial" w:eastAsia="Arial" w:hAnsi="Arial" w:cs="Arial"/>
            <w:spacing w:val="-1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can</w:delText>
        </w:r>
        <w:r w:rsidDel="007311F8">
          <w:rPr>
            <w:rFonts w:ascii="Arial" w:eastAsia="Arial" w:hAnsi="Arial" w:cs="Arial"/>
            <w:spacing w:val="-9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2"/>
            <w:sz w:val="20"/>
            <w:szCs w:val="20"/>
          </w:rPr>
          <w:delText xml:space="preserve">be </w:delText>
        </w:r>
        <w:r w:rsidDel="007311F8">
          <w:rPr>
            <w:rFonts w:ascii="Arial" w:eastAsia="Arial" w:hAnsi="Arial" w:cs="Arial"/>
            <w:spacing w:val="8"/>
            <w:w w:val="82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82"/>
            <w:sz w:val="20"/>
            <w:szCs w:val="20"/>
          </w:rPr>
          <w:delText>seen</w:delText>
        </w:r>
        <w:r w:rsidDel="007311F8">
          <w:rPr>
            <w:rFonts w:ascii="Arial" w:eastAsia="Arial" w:hAnsi="Arial" w:cs="Arial"/>
            <w:spacing w:val="45"/>
            <w:w w:val="82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w w:val="99"/>
            <w:sz w:val="20"/>
            <w:szCs w:val="20"/>
          </w:rPr>
          <w:delText>in</w:delText>
        </w:r>
      </w:del>
    </w:p>
    <w:p w14:paraId="67E09A7A" w14:textId="77777777" w:rsidR="00CE37CF" w:rsidRDefault="007311F8" w:rsidP="007311F8">
      <w:pPr>
        <w:spacing w:before="69" w:after="0" w:line="249" w:lineRule="auto"/>
        <w:ind w:right="645" w:firstLine="199"/>
        <w:jc w:val="both"/>
        <w:rPr>
          <w:rFonts w:ascii="Arial" w:eastAsia="Arial" w:hAnsi="Arial" w:cs="Arial"/>
          <w:sz w:val="20"/>
          <w:szCs w:val="20"/>
        </w:rPr>
        <w:pPrChange w:id="172" w:author="Sujing Wang" w:date="2019-07-31T16:52:00Z">
          <w:pPr>
            <w:spacing w:before="9" w:after="0" w:line="240" w:lineRule="auto"/>
            <w:ind w:right="-20"/>
          </w:pPr>
        </w:pPrChange>
      </w:pPr>
      <w:del w:id="173" w:author="Sujing Wang" w:date="2019-07-31T16:52:00Z">
        <w:r w:rsidDel="007311F8">
          <w:rPr>
            <w:rFonts w:ascii="Arial" w:eastAsia="Arial" w:hAnsi="Arial" w:cs="Arial"/>
            <w:w w:val="92"/>
            <w:sz w:val="20"/>
            <w:szCs w:val="20"/>
          </w:rPr>
          <w:delText>figure</w:delText>
        </w:r>
        <w:r w:rsidDel="007311F8">
          <w:rPr>
            <w:rFonts w:ascii="Arial" w:eastAsia="Arial" w:hAnsi="Arial" w:cs="Arial"/>
            <w:spacing w:val="18"/>
            <w:w w:val="92"/>
            <w:sz w:val="20"/>
            <w:szCs w:val="20"/>
          </w:rPr>
          <w:delText xml:space="preserve"> </w:delText>
        </w:r>
        <w:r w:rsidDel="007311F8">
          <w:rPr>
            <w:rFonts w:ascii="Arial" w:eastAsia="Arial" w:hAnsi="Arial" w:cs="Arial"/>
            <w:sz w:val="20"/>
            <w:szCs w:val="20"/>
          </w:rPr>
          <w:delText>62.</w:delText>
        </w:r>
      </w:del>
    </w:p>
    <w:p w14:paraId="2E933488" w14:textId="77777777" w:rsidR="00CE37CF" w:rsidRDefault="00CE37CF">
      <w:pPr>
        <w:spacing w:after="0"/>
        <w:sectPr w:rsidR="00CE37CF">
          <w:pgSz w:w="12240" w:h="15840"/>
          <w:pgMar w:top="960" w:right="280" w:bottom="280" w:left="860" w:header="720" w:footer="720" w:gutter="0"/>
          <w:cols w:num="2" w:space="720" w:equalWidth="0">
            <w:col w:w="5141" w:space="238"/>
            <w:col w:w="5721"/>
          </w:cols>
        </w:sectPr>
      </w:pPr>
    </w:p>
    <w:p w14:paraId="605302B2" w14:textId="77777777" w:rsidR="00CE37CF" w:rsidRDefault="00851F79">
      <w:pPr>
        <w:spacing w:before="91" w:after="0" w:line="240" w:lineRule="auto"/>
        <w:ind w:left="119" w:right="-2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668C2EDF">
          <v:shape id="_x0000_i1028" type="#_x0000_t75" style="width:245.15pt;height:123.2pt;mso-position-horizontal-relative:char;mso-position-vertical-relative:line">
            <v:imagedata r:id="rId14" o:title=""/>
          </v:shape>
        </w:pict>
      </w:r>
    </w:p>
    <w:p w14:paraId="6B9B56D4" w14:textId="77777777" w:rsidR="00CE37CF" w:rsidRDefault="00CE37CF">
      <w:pPr>
        <w:spacing w:before="9" w:after="0" w:line="260" w:lineRule="exact"/>
        <w:rPr>
          <w:sz w:val="26"/>
          <w:szCs w:val="26"/>
        </w:rPr>
      </w:pPr>
    </w:p>
    <w:p w14:paraId="415EFFFF" w14:textId="77777777" w:rsidR="00CE37CF" w:rsidRDefault="007311F8">
      <w:pPr>
        <w:spacing w:after="0" w:line="240" w:lineRule="auto"/>
        <w:ind w:left="873" w:right="734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Fig.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5.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Polygons</w:t>
      </w:r>
      <w:r>
        <w:rPr>
          <w:rFonts w:ascii="Arial" w:eastAsia="Arial" w:hAnsi="Arial" w:cs="Arial"/>
          <w:spacing w:val="37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generated</w:t>
      </w:r>
      <w:r>
        <w:rPr>
          <w:rFonts w:ascii="Arial" w:eastAsia="Arial" w:hAnsi="Arial" w:cs="Arial"/>
          <w:spacing w:val="2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Sentiment</w:t>
      </w:r>
      <w:r>
        <w:rPr>
          <w:rFonts w:ascii="Arial" w:eastAsia="Arial" w:hAnsi="Arial" w:cs="Arial"/>
          <w:spacing w:val="24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analysis</w:t>
      </w:r>
    </w:p>
    <w:p w14:paraId="748FB293" w14:textId="77777777" w:rsidR="00CE37CF" w:rsidRDefault="00CE37CF">
      <w:pPr>
        <w:spacing w:before="20" w:after="0" w:line="280" w:lineRule="exact"/>
        <w:rPr>
          <w:sz w:val="28"/>
          <w:szCs w:val="28"/>
        </w:rPr>
      </w:pPr>
    </w:p>
    <w:p w14:paraId="47C2A28B" w14:textId="77777777" w:rsidR="00CE37CF" w:rsidRDefault="00851F79">
      <w:pPr>
        <w:spacing w:after="0" w:line="240" w:lineRule="auto"/>
        <w:ind w:left="119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AEF1FB8">
          <v:shape id="_x0000_i1029" type="#_x0000_t75" style="width:251.4pt;height:73.65pt;mso-position-horizontal-relative:char;mso-position-vertical-relative:line">
            <v:imagedata r:id="rId15" o:title=""/>
          </v:shape>
        </w:pict>
      </w:r>
    </w:p>
    <w:p w14:paraId="10E29321" w14:textId="77777777" w:rsidR="00CE37CF" w:rsidRDefault="00CE37CF">
      <w:pPr>
        <w:spacing w:before="6" w:after="0" w:line="200" w:lineRule="exact"/>
        <w:rPr>
          <w:sz w:val="20"/>
          <w:szCs w:val="20"/>
        </w:rPr>
      </w:pPr>
    </w:p>
    <w:p w14:paraId="5F330A4A" w14:textId="77777777" w:rsidR="00CE37CF" w:rsidRDefault="007311F8">
      <w:pPr>
        <w:spacing w:after="0" w:line="240" w:lineRule="auto"/>
        <w:ind w:left="1181" w:right="1042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Fig.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6.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Spatial</w:t>
      </w:r>
      <w:r>
        <w:rPr>
          <w:rFonts w:ascii="Arial" w:eastAsia="Arial" w:hAnsi="Arial" w:cs="Arial"/>
          <w:spacing w:val="26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Reference</w:t>
      </w:r>
      <w:r>
        <w:rPr>
          <w:rFonts w:ascii="Arial" w:eastAsia="Arial" w:hAnsi="Arial" w:cs="Arial"/>
          <w:spacing w:val="9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w w:val="85"/>
          <w:sz w:val="16"/>
          <w:szCs w:val="16"/>
        </w:rPr>
        <w:t xml:space="preserve">Drought </w:t>
      </w:r>
      <w:r>
        <w:rPr>
          <w:rFonts w:ascii="Arial" w:eastAsia="Arial" w:hAnsi="Arial" w:cs="Arial"/>
          <w:spacing w:val="25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data</w:t>
      </w:r>
      <w:proofErr w:type="gramEnd"/>
    </w:p>
    <w:p w14:paraId="441EA6A7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66EC327A" w14:textId="77777777" w:rsidR="00CE37CF" w:rsidRDefault="00CE37CF">
      <w:pPr>
        <w:spacing w:before="7" w:after="0" w:line="240" w:lineRule="exact"/>
        <w:rPr>
          <w:sz w:val="24"/>
          <w:szCs w:val="24"/>
        </w:rPr>
      </w:pPr>
    </w:p>
    <w:p w14:paraId="0E595C0C" w14:textId="77777777" w:rsidR="00CE37CF" w:rsidRDefault="007311F8">
      <w:pPr>
        <w:spacing w:after="0" w:line="249" w:lineRule="auto"/>
        <w:ind w:left="119" w:right="-54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94"/>
          <w:sz w:val="20"/>
          <w:szCs w:val="20"/>
        </w:rPr>
        <w:t>According</w:t>
      </w:r>
      <w:r>
        <w:rPr>
          <w:rFonts w:ascii="Arial" w:eastAsia="Arial" w:hAnsi="Arial" w:cs="Arial"/>
          <w:spacing w:val="33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K2,</w:t>
      </w:r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best</w:t>
      </w:r>
      <w:r>
        <w:rPr>
          <w:rFonts w:ascii="Arial" w:eastAsia="Arial" w:hAnsi="Arial" w:cs="Arial"/>
          <w:spacing w:val="34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package</w:t>
      </w:r>
      <w:r>
        <w:rPr>
          <w:rFonts w:ascii="Arial" w:eastAsia="Arial" w:hAnsi="Arial" w:cs="Arial"/>
          <w:spacing w:val="45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8"/>
          <w:sz w:val="20"/>
          <w:szCs w:val="20"/>
        </w:rPr>
        <w:t xml:space="preserve">emotion </w:t>
      </w:r>
      <w:r>
        <w:rPr>
          <w:rFonts w:ascii="Arial" w:eastAsia="Arial" w:hAnsi="Arial" w:cs="Arial"/>
          <w:spacing w:val="9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score</w:t>
      </w:r>
      <w:proofErr w:type="gramEnd"/>
      <w:r>
        <w:rPr>
          <w:rFonts w:ascii="Arial" w:eastAsia="Arial" w:hAnsi="Arial" w:cs="Arial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86"/>
          <w:sz w:val="20"/>
          <w:szCs w:val="20"/>
        </w:rPr>
        <w:t>w</w:t>
      </w:r>
      <w:r>
        <w:rPr>
          <w:rFonts w:ascii="Arial" w:eastAsia="Arial" w:hAnsi="Arial" w:cs="Arial"/>
          <w:w w:val="86"/>
          <w:sz w:val="20"/>
          <w:szCs w:val="20"/>
        </w:rPr>
        <w:t>as</w:t>
      </w:r>
      <w:r>
        <w:rPr>
          <w:rFonts w:ascii="Arial" w:eastAsia="Arial" w:hAnsi="Arial" w:cs="Arial"/>
          <w:spacing w:val="45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0"/>
          <w:w w:val="89"/>
          <w:sz w:val="20"/>
          <w:szCs w:val="20"/>
        </w:rPr>
        <w:t>V</w:t>
      </w:r>
      <w:r>
        <w:rPr>
          <w:rFonts w:ascii="Arial" w:eastAsia="Arial" w:hAnsi="Arial" w:cs="Arial"/>
          <w:w w:val="89"/>
          <w:sz w:val="20"/>
          <w:szCs w:val="20"/>
        </w:rPr>
        <w:t>alence</w:t>
      </w:r>
      <w:r>
        <w:rPr>
          <w:rFonts w:ascii="Arial" w:eastAsia="Arial" w:hAnsi="Arial" w:cs="Arial"/>
          <w:spacing w:val="4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8"/>
          <w:sz w:val="20"/>
          <w:szCs w:val="20"/>
        </w:rPr>
        <w:t>A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are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Dictionary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Sentiment </w:t>
      </w:r>
      <w:r>
        <w:rPr>
          <w:rFonts w:ascii="Arial" w:eastAsia="Arial" w:hAnsi="Arial" w:cs="Arial"/>
          <w:spacing w:val="1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Reasoner </w:t>
      </w:r>
      <w:r>
        <w:rPr>
          <w:rFonts w:ascii="Arial" w:eastAsia="Arial" w:hAnsi="Arial" w:cs="Arial"/>
          <w:sz w:val="20"/>
          <w:szCs w:val="20"/>
        </w:rPr>
        <w:t>(</w:t>
      </w:r>
      <w:r>
        <w:rPr>
          <w:rFonts w:ascii="Arial" w:eastAsia="Arial" w:hAnsi="Arial" w:cs="Arial"/>
          <w:spacing w:val="-27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ADER)</w:t>
      </w:r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system</w:t>
      </w:r>
      <w:r>
        <w:rPr>
          <w:rFonts w:ascii="Arial" w:eastAsia="Arial" w:hAnsi="Arial" w:cs="Arial"/>
          <w:spacing w:val="3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[10],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 xml:space="preserve">whose </w:t>
      </w:r>
      <w:r>
        <w:rPr>
          <w:rFonts w:ascii="Arial" w:eastAsia="Arial" w:hAnsi="Arial" w:cs="Arial"/>
          <w:spacing w:val="9"/>
          <w:w w:val="8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85"/>
          <w:sz w:val="20"/>
          <w:szCs w:val="20"/>
        </w:rPr>
        <w:t>analyser</w:t>
      </w:r>
      <w:proofErr w:type="spellEnd"/>
      <w:r>
        <w:rPr>
          <w:rFonts w:ascii="Arial" w:eastAsia="Arial" w:hAnsi="Arial" w:cs="Arial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pacing w:val="7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parses</w:t>
      </w:r>
      <w:r>
        <w:rPr>
          <w:rFonts w:ascii="Arial" w:eastAsia="Arial" w:hAnsi="Arial" w:cs="Arial"/>
          <w:spacing w:val="21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w w:val="95"/>
          <w:sz w:val="20"/>
          <w:szCs w:val="20"/>
        </w:rPr>
        <w:t>to</w:t>
      </w:r>
      <w:r>
        <w:rPr>
          <w:rFonts w:ascii="Arial" w:eastAsia="Arial" w:hAnsi="Arial" w:cs="Arial"/>
          <w:spacing w:val="-2"/>
          <w:w w:val="95"/>
          <w:sz w:val="20"/>
          <w:szCs w:val="20"/>
        </w:rPr>
        <w:t>k</w:t>
      </w:r>
      <w:r>
        <w:rPr>
          <w:rFonts w:ascii="Arial" w:eastAsia="Arial" w:hAnsi="Arial" w:cs="Arial"/>
          <w:w w:val="88"/>
          <w:sz w:val="20"/>
          <w:szCs w:val="20"/>
        </w:rPr>
        <w:t xml:space="preserve">enized </w:t>
      </w:r>
      <w:r>
        <w:rPr>
          <w:rFonts w:ascii="Arial" w:eastAsia="Arial" w:hAnsi="Arial" w:cs="Arial"/>
          <w:sz w:val="20"/>
          <w:szCs w:val="20"/>
        </w:rPr>
        <w:t>t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xt</w:t>
      </w:r>
      <w:r>
        <w:rPr>
          <w:rFonts w:ascii="Arial" w:eastAsia="Arial" w:hAnsi="Arial" w:cs="Arial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checks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within 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 xml:space="preserve">a </w:t>
      </w:r>
      <w:r>
        <w:rPr>
          <w:rFonts w:ascii="Arial" w:eastAsia="Arial" w:hAnsi="Arial" w:cs="Arial"/>
          <w:spacing w:val="39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xicon</w:t>
      </w:r>
      <w:r>
        <w:rPr>
          <w:rFonts w:ascii="Arial" w:eastAsia="Arial" w:hAnsi="Arial" w:cs="Arial"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for 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ords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with 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strong </w:t>
      </w:r>
      <w:r>
        <w:rPr>
          <w:rFonts w:ascii="Arial" w:eastAsia="Arial" w:hAnsi="Arial" w:cs="Arial"/>
          <w:w w:val="87"/>
          <w:sz w:val="20"/>
          <w:szCs w:val="20"/>
        </w:rPr>
        <w:t>sentiment.</w:t>
      </w:r>
      <w:r>
        <w:rPr>
          <w:rFonts w:ascii="Arial" w:eastAsia="Arial" w:hAnsi="Arial" w:cs="Arial"/>
          <w:spacing w:val="18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The</w:t>
      </w:r>
      <w:r>
        <w:rPr>
          <w:rFonts w:ascii="Arial" w:eastAsia="Arial" w:hAnsi="Arial" w:cs="Arial"/>
          <w:spacing w:val="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final</w:t>
      </w:r>
      <w:r>
        <w:rPr>
          <w:rFonts w:ascii="Arial" w:eastAsia="Arial" w:hAnsi="Arial" w:cs="Arial"/>
          <w:spacing w:val="3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score</w:t>
      </w:r>
      <w:r>
        <w:rPr>
          <w:rFonts w:ascii="Arial" w:eastAsia="Arial" w:hAnsi="Arial" w:cs="Arial"/>
          <w:spacing w:val="-1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created</w:t>
      </w:r>
      <w:r>
        <w:rPr>
          <w:rFonts w:ascii="Arial" w:eastAsia="Arial" w:hAnsi="Arial" w:cs="Arial"/>
          <w:spacing w:val="-1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from</w:t>
      </w:r>
      <w:r>
        <w:rPr>
          <w:rFonts w:ascii="Arial" w:eastAsia="Arial" w:hAnsi="Arial" w:cs="Arial"/>
          <w:spacing w:val="3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the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weighted</w:t>
      </w:r>
      <w:r>
        <w:rPr>
          <w:rFonts w:ascii="Arial" w:eastAsia="Arial" w:hAnsi="Arial" w:cs="Arial"/>
          <w:spacing w:val="2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w w:val="84"/>
          <w:sz w:val="20"/>
          <w:szCs w:val="20"/>
        </w:rPr>
        <w:t xml:space="preserve">erage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all</w:t>
      </w:r>
      <w:r>
        <w:rPr>
          <w:rFonts w:ascii="Arial" w:eastAsia="Arial" w:hAnsi="Arial" w:cs="Arial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sentimental</w:t>
      </w:r>
      <w:r>
        <w:rPr>
          <w:rFonts w:ascii="Arial" w:eastAsia="Arial" w:hAnsi="Arial" w:cs="Arial"/>
          <w:spacing w:val="3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88"/>
          <w:sz w:val="20"/>
          <w:szCs w:val="20"/>
        </w:rPr>
        <w:t>w</w:t>
      </w:r>
      <w:r>
        <w:rPr>
          <w:rFonts w:ascii="Arial" w:eastAsia="Arial" w:hAnsi="Arial" w:cs="Arial"/>
          <w:w w:val="88"/>
          <w:sz w:val="20"/>
          <w:szCs w:val="20"/>
        </w:rPr>
        <w:t>ords</w:t>
      </w:r>
      <w:r>
        <w:rPr>
          <w:rFonts w:ascii="Arial" w:eastAsia="Arial" w:hAnsi="Arial" w:cs="Arial"/>
          <w:spacing w:val="4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and</w:t>
      </w:r>
      <w:r>
        <w:rPr>
          <w:rFonts w:ascii="Arial" w:eastAsia="Arial" w:hAnsi="Arial" w:cs="Arial"/>
          <w:spacing w:val="2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lies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within</w:t>
      </w:r>
      <w:r>
        <w:rPr>
          <w:rFonts w:ascii="Arial" w:eastAsia="Arial" w:hAnsi="Arial" w:cs="Arial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range</w:t>
      </w:r>
      <w:r>
        <w:rPr>
          <w:rFonts w:ascii="Arial" w:eastAsia="Arial" w:hAnsi="Arial" w:cs="Arial"/>
          <w:spacing w:val="2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[-1,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1],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w w:val="78"/>
          <w:sz w:val="20"/>
          <w:szCs w:val="20"/>
        </w:rPr>
        <w:t xml:space="preserve">as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required</w:t>
      </w:r>
      <w:r>
        <w:rPr>
          <w:rFonts w:ascii="Arial" w:eastAsia="Arial" w:hAnsi="Arial" w:cs="Arial"/>
          <w:spacing w:val="2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our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Aconcagua</w:t>
      </w:r>
      <w:r>
        <w:rPr>
          <w:rFonts w:ascii="Arial" w:eastAsia="Arial" w:hAnsi="Arial" w:cs="Arial"/>
          <w:spacing w:val="2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implementation.</w:t>
      </w:r>
    </w:p>
    <w:p w14:paraId="152CF727" w14:textId="77777777" w:rsidR="00CE37CF" w:rsidRDefault="007311F8">
      <w:pPr>
        <w:spacing w:before="9" w:after="0" w:line="249" w:lineRule="auto"/>
        <w:ind w:left="119" w:right="-54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original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polygons</w:t>
      </w:r>
      <w:r>
        <w:rPr>
          <w:rFonts w:ascii="Arial" w:eastAsia="Arial" w:hAnsi="Arial" w:cs="Arial"/>
          <w:spacing w:val="26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for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7"/>
          <w:sz w:val="20"/>
          <w:szCs w:val="20"/>
        </w:rPr>
        <w:t xml:space="preserve">drought </w:t>
      </w:r>
      <w:r>
        <w:rPr>
          <w:rFonts w:ascii="Arial" w:eastAsia="Arial" w:hAnsi="Arial" w:cs="Arial"/>
          <w:spacing w:val="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datasets</w:t>
      </w:r>
      <w:proofErr w:type="gramEnd"/>
      <w:r>
        <w:rPr>
          <w:rFonts w:ascii="Arial" w:eastAsia="Arial" w:hAnsi="Arial" w:cs="Arial"/>
          <w:w w:val="87"/>
          <w:sz w:val="20"/>
          <w:szCs w:val="20"/>
        </w:rPr>
        <w:t>,</w:t>
      </w:r>
      <w:r>
        <w:rPr>
          <w:rFonts w:ascii="Arial" w:eastAsia="Arial" w:hAnsi="Arial" w:cs="Arial"/>
          <w:spacing w:val="-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before</w:t>
      </w:r>
      <w:r>
        <w:rPr>
          <w:rFonts w:ascii="Arial" w:eastAsia="Arial" w:hAnsi="Arial" w:cs="Arial"/>
          <w:spacing w:val="4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our </w:t>
      </w:r>
      <w:proofErr w:type="spellStart"/>
      <w:r>
        <w:rPr>
          <w:rFonts w:ascii="Arial" w:eastAsia="Arial" w:hAnsi="Arial" w:cs="Arial"/>
          <w:w w:val="86"/>
          <w:sz w:val="20"/>
          <w:szCs w:val="20"/>
        </w:rPr>
        <w:t>analysis</w:t>
      </w:r>
      <w:del w:id="174" w:author="Sujing Wang" w:date="2019-07-31T17:04:00Z">
        <w:r w:rsidDel="003D7994">
          <w:rPr>
            <w:rFonts w:ascii="Arial" w:eastAsia="Arial" w:hAnsi="Arial" w:cs="Arial"/>
            <w:spacing w:val="36"/>
            <w:w w:val="8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pacing w:val="-2"/>
            <w:w w:val="86"/>
            <w:sz w:val="20"/>
            <w:szCs w:val="20"/>
          </w:rPr>
          <w:delText>w</w:delTex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delText>as</w:delText>
        </w:r>
        <w:r w:rsidDel="003D7994">
          <w:rPr>
            <w:rFonts w:ascii="Arial" w:eastAsia="Arial" w:hAnsi="Arial" w:cs="Arial"/>
            <w:spacing w:val="23"/>
            <w:w w:val="8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delText>started,</w:delText>
        </w:r>
        <w:r w:rsidDel="003D7994">
          <w:rPr>
            <w:rFonts w:ascii="Arial" w:eastAsia="Arial" w:hAnsi="Arial" w:cs="Arial"/>
            <w:spacing w:val="28"/>
            <w:w w:val="8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86"/>
            <w:sz w:val="20"/>
            <w:szCs w:val="20"/>
          </w:rPr>
          <w:delText>can</w:delText>
        </w:r>
        <w:r w:rsidDel="003D7994">
          <w:rPr>
            <w:rFonts w:ascii="Arial" w:eastAsia="Arial" w:hAnsi="Arial" w:cs="Arial"/>
            <w:spacing w:val="19"/>
            <w:w w:val="86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be</w:delText>
        </w:r>
        <w:r w:rsidDel="003D7994">
          <w:rPr>
            <w:rFonts w:ascii="Arial" w:eastAsia="Arial" w:hAnsi="Arial" w:cs="Arial"/>
            <w:spacing w:val="-2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w w:val="92"/>
            <w:sz w:val="20"/>
            <w:szCs w:val="20"/>
          </w:rPr>
          <w:delText>found</w:delText>
        </w:r>
      </w:del>
      <w:ins w:id="175" w:author="Sujing Wang" w:date="2019-07-31T17:04:00Z">
        <w:r w:rsidR="003D7994">
          <w:rPr>
            <w:rFonts w:ascii="Arial" w:eastAsia="Arial" w:hAnsi="Arial" w:cs="Arial"/>
            <w:w w:val="86"/>
            <w:sz w:val="20"/>
            <w:szCs w:val="20"/>
          </w:rPr>
          <w:t>are</w:t>
        </w:r>
        <w:proofErr w:type="spellEnd"/>
        <w:r w:rsidR="003D7994">
          <w:rPr>
            <w:rFonts w:ascii="Arial" w:eastAsia="Arial" w:hAnsi="Arial" w:cs="Arial"/>
            <w:w w:val="86"/>
            <w:sz w:val="20"/>
            <w:szCs w:val="20"/>
          </w:rPr>
          <w:t xml:space="preserve"> shown</w:t>
        </w:r>
      </w:ins>
      <w:r>
        <w:rPr>
          <w:rFonts w:ascii="Arial" w:eastAsia="Arial" w:hAnsi="Arial" w:cs="Arial"/>
          <w:spacing w:val="18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Figure</w:t>
      </w:r>
      <w:r>
        <w:rPr>
          <w:rFonts w:ascii="Arial" w:eastAsia="Arial" w:hAnsi="Arial" w:cs="Arial"/>
          <w:spacing w:val="19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7</w:t>
      </w:r>
      <w:ins w:id="176" w:author="Sujing Wang" w:date="2019-07-31T17:04:00Z">
        <w:r w:rsidR="003D7994">
          <w:rPr>
            <w:rFonts w:ascii="Arial" w:eastAsia="Arial" w:hAnsi="Arial" w:cs="Arial"/>
            <w:sz w:val="20"/>
            <w:szCs w:val="20"/>
          </w:rPr>
          <w:t>.</w:t>
        </w:r>
      </w:ins>
    </w:p>
    <w:p w14:paraId="79124EE2" w14:textId="77777777" w:rsidR="00CE37CF" w:rsidRDefault="00CE37CF">
      <w:pPr>
        <w:spacing w:before="11" w:after="0" w:line="280" w:lineRule="exact"/>
        <w:rPr>
          <w:sz w:val="28"/>
          <w:szCs w:val="28"/>
        </w:rPr>
      </w:pPr>
    </w:p>
    <w:p w14:paraId="4E692B63" w14:textId="77777777" w:rsidR="00CE37CF" w:rsidRDefault="00851F79">
      <w:pPr>
        <w:spacing w:after="0" w:line="240" w:lineRule="auto"/>
        <w:ind w:left="119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2A08F3D">
          <v:shape id="_x0000_i1030" type="#_x0000_t75" style="width:250.15pt;height:154.4pt;mso-position-horizontal-relative:char;mso-position-vertical-relative:line">
            <v:imagedata r:id="rId16" o:title=""/>
          </v:shape>
        </w:pict>
      </w:r>
    </w:p>
    <w:p w14:paraId="33B25566" w14:textId="77777777" w:rsidR="00CE37CF" w:rsidRDefault="00CE37CF">
      <w:pPr>
        <w:spacing w:before="18" w:after="0" w:line="200" w:lineRule="exact"/>
        <w:rPr>
          <w:sz w:val="20"/>
          <w:szCs w:val="20"/>
        </w:rPr>
      </w:pPr>
    </w:p>
    <w:p w14:paraId="5B82FB20" w14:textId="77777777" w:rsidR="00CE37CF" w:rsidRDefault="007311F8">
      <w:pPr>
        <w:spacing w:after="0" w:line="240" w:lineRule="auto"/>
        <w:ind w:left="205" w:right="42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Fig.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7.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Continental</w:t>
      </w:r>
      <w:r>
        <w:rPr>
          <w:rFonts w:ascii="Arial" w:eastAsia="Arial" w:hAnsi="Arial" w:cs="Arial"/>
          <w:spacing w:val="15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USA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Original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w w:val="93"/>
          <w:sz w:val="16"/>
          <w:szCs w:val="16"/>
        </w:rPr>
        <w:t>Drought</w:t>
      </w:r>
      <w:r>
        <w:rPr>
          <w:rFonts w:ascii="Arial" w:eastAsia="Arial" w:hAnsi="Arial" w:cs="Arial"/>
          <w:spacing w:val="14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w w:val="93"/>
          <w:sz w:val="16"/>
          <w:szCs w:val="16"/>
        </w:rPr>
        <w:t>polygon</w:t>
      </w:r>
      <w:r>
        <w:rPr>
          <w:rFonts w:ascii="Arial" w:eastAsia="Arial" w:hAnsi="Arial" w:cs="Arial"/>
          <w:spacing w:val="14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w w:val="93"/>
          <w:sz w:val="16"/>
          <w:szCs w:val="16"/>
        </w:rPr>
        <w:t>Distri</w:t>
      </w:r>
      <w:r>
        <w:rPr>
          <w:rFonts w:ascii="Arial" w:eastAsia="Arial" w:hAnsi="Arial" w:cs="Arial"/>
          <w:spacing w:val="-3"/>
          <w:w w:val="93"/>
          <w:sz w:val="16"/>
          <w:szCs w:val="16"/>
        </w:rPr>
        <w:t>b</w:t>
      </w:r>
      <w:r>
        <w:rPr>
          <w:rFonts w:ascii="Arial" w:eastAsia="Arial" w:hAnsi="Arial" w:cs="Arial"/>
          <w:w w:val="93"/>
          <w:sz w:val="16"/>
          <w:szCs w:val="16"/>
        </w:rPr>
        <w:t>ution</w:t>
      </w:r>
      <w:r>
        <w:rPr>
          <w:rFonts w:ascii="Arial" w:eastAsia="Arial" w:hAnsi="Arial" w:cs="Arial"/>
          <w:spacing w:val="35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2017</w:t>
      </w:r>
    </w:p>
    <w:p w14:paraId="4AE8E8FE" w14:textId="77777777" w:rsidR="00CE37CF" w:rsidRDefault="00CE37CF">
      <w:pPr>
        <w:spacing w:before="16" w:after="0" w:line="220" w:lineRule="exact"/>
      </w:pPr>
    </w:p>
    <w:p w14:paraId="643F4777" w14:textId="77777777" w:rsidR="00CE37CF" w:rsidRDefault="007311F8">
      <w:pPr>
        <w:spacing w:after="0" w:line="240" w:lineRule="auto"/>
        <w:ind w:left="284" w:right="-55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4"/>
          <w:w w:val="90"/>
          <w:sz w:val="20"/>
          <w:szCs w:val="20"/>
        </w:rPr>
        <w:t>W</w:t>
      </w:r>
      <w:r>
        <w:rPr>
          <w:rFonts w:ascii="Arial" w:eastAsia="Arial" w:hAnsi="Arial" w:cs="Arial"/>
          <w:w w:val="90"/>
          <w:sz w:val="20"/>
          <w:szCs w:val="20"/>
        </w:rPr>
        <w:t>e</w:t>
      </w:r>
      <w:r>
        <w:rPr>
          <w:rFonts w:ascii="Arial" w:eastAsia="Arial" w:hAnsi="Arial" w:cs="Arial"/>
          <w:spacing w:val="24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focus</w:t>
      </w:r>
      <w:r>
        <w:rPr>
          <w:rFonts w:ascii="Arial" w:eastAsia="Arial" w:hAnsi="Arial" w:cs="Arial"/>
          <w:spacing w:val="2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specific</w:t>
      </w:r>
      <w:r>
        <w:rPr>
          <w:rFonts w:ascii="Arial" w:eastAsia="Arial" w:hAnsi="Arial" w:cs="Arial"/>
          <w:spacing w:val="2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>gions</w:t>
      </w:r>
      <w:r>
        <w:rPr>
          <w:rFonts w:ascii="Arial" w:eastAsia="Arial" w:hAnsi="Arial" w:cs="Arial"/>
          <w:spacing w:val="15"/>
          <w:w w:val="90"/>
          <w:sz w:val="20"/>
          <w:szCs w:val="20"/>
        </w:rPr>
        <w:t xml:space="preserve"> </w:t>
      </w:r>
      <w:del w:id="177" w:author="Sujing Wang" w:date="2019-07-31T17:05:00Z">
        <w:r w:rsidDel="003D7994">
          <w:rPr>
            <w:rFonts w:ascii="Arial" w:eastAsia="Arial" w:hAnsi="Arial" w:cs="Arial"/>
            <w:sz w:val="20"/>
            <w:szCs w:val="20"/>
          </w:rPr>
          <w:delText>to</w:delText>
        </w:r>
        <w:r w:rsidDel="003D7994">
          <w:rPr>
            <w:rFonts w:ascii="Arial" w:eastAsia="Arial" w:hAnsi="Arial" w:cs="Arial"/>
            <w:spacing w:val="2"/>
            <w:sz w:val="20"/>
            <w:szCs w:val="20"/>
          </w:rPr>
          <w:delText xml:space="preserve"> </w:delText>
        </w:r>
        <w:r w:rsidDel="003D7994">
          <w:rPr>
            <w:rFonts w:ascii="Arial" w:eastAsia="Arial" w:hAnsi="Arial" w:cs="Arial"/>
            <w:sz w:val="20"/>
            <w:szCs w:val="20"/>
          </w:rPr>
          <w:delText>highlight</w:delText>
        </w:r>
      </w:del>
      <w:ins w:id="178" w:author="Sujing Wang" w:date="2019-07-31T17:05:00Z">
        <w:r w:rsidR="003D7994">
          <w:rPr>
            <w:rFonts w:ascii="Arial" w:eastAsia="Arial" w:hAnsi="Arial" w:cs="Arial"/>
            <w:sz w:val="20"/>
            <w:szCs w:val="20"/>
          </w:rPr>
          <w:t>for this case study</w:t>
        </w:r>
      </w:ins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First,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figure</w:t>
      </w:r>
    </w:p>
    <w:p w14:paraId="6AA58F59" w14:textId="77777777" w:rsidR="00CE37CF" w:rsidRDefault="007311F8">
      <w:pPr>
        <w:spacing w:before="9" w:after="0" w:line="249" w:lineRule="auto"/>
        <w:ind w:left="119" w:right="-54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8</w:t>
      </w:r>
      <w:r>
        <w:rPr>
          <w:rFonts w:ascii="Arial" w:eastAsia="Arial" w:hAnsi="Arial" w:cs="Arial"/>
          <w:spacing w:val="29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7"/>
          <w:sz w:val="20"/>
          <w:szCs w:val="20"/>
        </w:rPr>
        <w:t>sh</w:t>
      </w:r>
      <w:r>
        <w:rPr>
          <w:rFonts w:ascii="Arial" w:eastAsia="Arial" w:hAnsi="Arial" w:cs="Arial"/>
          <w:spacing w:val="-4"/>
          <w:w w:val="87"/>
          <w:sz w:val="20"/>
          <w:szCs w:val="20"/>
        </w:rPr>
        <w:t>o</w:t>
      </w:r>
      <w:r>
        <w:rPr>
          <w:rFonts w:ascii="Arial" w:eastAsia="Arial" w:hAnsi="Arial" w:cs="Arial"/>
          <w:w w:val="87"/>
          <w:sz w:val="20"/>
          <w:szCs w:val="20"/>
        </w:rPr>
        <w:t xml:space="preserve">ws </w:t>
      </w:r>
      <w:r>
        <w:rPr>
          <w:rFonts w:ascii="Arial" w:eastAsia="Arial" w:hAnsi="Arial" w:cs="Arial"/>
          <w:spacing w:val="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proofErr w:type="gramEnd"/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e</w:t>
      </w:r>
      <w:r>
        <w:rPr>
          <w:rFonts w:ascii="Arial" w:eastAsia="Arial" w:hAnsi="Arial" w:cs="Arial"/>
          <w:w w:val="89"/>
          <w:sz w:val="20"/>
          <w:szCs w:val="20"/>
        </w:rPr>
        <w:t>gions</w:t>
      </w:r>
      <w:r>
        <w:rPr>
          <w:rFonts w:ascii="Arial" w:eastAsia="Arial" w:hAnsi="Arial" w:cs="Arial"/>
          <w:spacing w:val="49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where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w w:val="81"/>
          <w:sz w:val="20"/>
          <w:szCs w:val="20"/>
        </w:rPr>
        <w:t xml:space="preserve">areas </w:t>
      </w:r>
      <w:r>
        <w:rPr>
          <w:rFonts w:ascii="Arial" w:eastAsia="Arial" w:hAnsi="Arial" w:cs="Arial"/>
          <w:spacing w:val="7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drought</w:t>
      </w:r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gr</w:t>
      </w:r>
      <w:r>
        <w:rPr>
          <w:rFonts w:ascii="Arial" w:eastAsia="Arial" w:hAnsi="Arial" w:cs="Arial"/>
          <w:spacing w:val="-5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w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Cali- </w:t>
      </w:r>
      <w:proofErr w:type="spellStart"/>
      <w:r>
        <w:rPr>
          <w:rFonts w:ascii="Arial" w:eastAsia="Arial" w:hAnsi="Arial" w:cs="Arial"/>
          <w:sz w:val="20"/>
          <w:szCs w:val="20"/>
        </w:rPr>
        <w:t>fornia</w:t>
      </w:r>
      <w:proofErr w:type="spellEnd"/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del w:id="179" w:author="Sujing Wang" w:date="2019-07-31T17:05:00Z">
        <w:r w:rsidDel="003D7994">
          <w:rPr>
            <w:rFonts w:ascii="Arial" w:eastAsia="Arial" w:hAnsi="Arial" w:cs="Arial"/>
            <w:sz w:val="20"/>
            <w:szCs w:val="20"/>
          </w:rPr>
          <w:delText>foll</w:delText>
        </w:r>
        <w:r w:rsidDel="003D7994">
          <w:rPr>
            <w:rFonts w:ascii="Arial" w:eastAsia="Arial" w:hAnsi="Arial" w:cs="Arial"/>
            <w:spacing w:val="-5"/>
            <w:sz w:val="20"/>
            <w:szCs w:val="20"/>
          </w:rPr>
          <w:delText>o</w:delText>
        </w:r>
        <w:r w:rsidDel="003D7994">
          <w:rPr>
            <w:rFonts w:ascii="Arial" w:eastAsia="Arial" w:hAnsi="Arial" w:cs="Arial"/>
            <w:sz w:val="20"/>
            <w:szCs w:val="20"/>
          </w:rPr>
          <w:delText>wing</w:delText>
        </w:r>
        <w:r w:rsidDel="003D7994">
          <w:rPr>
            <w:rFonts w:ascii="Arial" w:eastAsia="Arial" w:hAnsi="Arial" w:cs="Arial"/>
            <w:spacing w:val="29"/>
            <w:sz w:val="20"/>
            <w:szCs w:val="20"/>
          </w:rPr>
          <w:delText xml:space="preserve"> </w:delText>
        </w:r>
      </w:del>
      <w:ins w:id="180" w:author="Sujing Wang" w:date="2019-07-31T17:05:00Z">
        <w:r w:rsidR="003D7994">
          <w:rPr>
            <w:rFonts w:ascii="Arial" w:eastAsia="Arial" w:hAnsi="Arial" w:cs="Arial"/>
            <w:sz w:val="20"/>
            <w:szCs w:val="20"/>
          </w:rPr>
          <w:t>after</w:t>
        </w:r>
        <w:r w:rsidR="003D7994">
          <w:rPr>
            <w:rFonts w:ascii="Arial" w:eastAsia="Arial" w:hAnsi="Arial" w:cs="Arial"/>
            <w:spacing w:val="29"/>
            <w:sz w:val="20"/>
            <w:szCs w:val="20"/>
          </w:rPr>
          <w:t xml:space="preserve"> </w:t>
        </w:r>
      </w:ins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wildfire</w:t>
      </w:r>
      <w:r>
        <w:rPr>
          <w:rFonts w:ascii="Arial" w:eastAsia="Arial" w:hAnsi="Arial" w:cs="Arial"/>
          <w:w w:val="77"/>
          <w:sz w:val="20"/>
          <w:szCs w:val="20"/>
        </w:rPr>
        <w:t>s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2017.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pacing w:val="-14"/>
          <w:w w:val="89"/>
          <w:sz w:val="20"/>
          <w:szCs w:val="20"/>
        </w:rPr>
        <w:t>W</w:t>
      </w:r>
      <w:r>
        <w:rPr>
          <w:rFonts w:ascii="Arial" w:eastAsia="Arial" w:hAnsi="Arial" w:cs="Arial"/>
          <w:w w:val="89"/>
          <w:sz w:val="20"/>
          <w:szCs w:val="20"/>
        </w:rPr>
        <w:t xml:space="preserve">e </w:t>
      </w:r>
      <w:r>
        <w:rPr>
          <w:rFonts w:ascii="Arial" w:eastAsia="Arial" w:hAnsi="Arial" w:cs="Arial"/>
          <w:spacing w:val="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notice</w:t>
      </w:r>
      <w:proofErr w:type="gramEnd"/>
      <w:del w:id="181" w:author="Sujing Wang" w:date="2019-07-31T17:05:00Z">
        <w:r w:rsidDel="003D7994">
          <w:rPr>
            <w:rFonts w:ascii="Arial" w:eastAsia="Arial" w:hAnsi="Arial" w:cs="Arial"/>
            <w:w w:val="89"/>
            <w:sz w:val="20"/>
            <w:szCs w:val="20"/>
          </w:rPr>
          <w:delText>d</w:delText>
        </w:r>
      </w:del>
      <w:r>
        <w:rPr>
          <w:rFonts w:ascii="Arial" w:eastAsia="Arial" w:hAnsi="Arial" w:cs="Arial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patterns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increasing</w:t>
      </w:r>
      <w:r>
        <w:rPr>
          <w:rFonts w:ascii="Arial" w:eastAsia="Arial" w:hAnsi="Arial" w:cs="Arial"/>
          <w:spacing w:val="2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drought</w:t>
      </w:r>
      <w:r>
        <w:rPr>
          <w:rFonts w:ascii="Arial" w:eastAsia="Arial" w:hAnsi="Arial" w:cs="Arial"/>
          <w:spacing w:val="3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surrounding</w:t>
      </w:r>
      <w:r>
        <w:rPr>
          <w:rFonts w:ascii="Arial" w:eastAsia="Arial" w:hAnsi="Arial" w:cs="Arial"/>
          <w:spacing w:val="3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the</w:t>
      </w:r>
      <w:r>
        <w:rPr>
          <w:rFonts w:ascii="Arial" w:eastAsia="Arial" w:hAnsi="Arial" w:cs="Arial"/>
          <w:spacing w:val="1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e</w:t>
      </w:r>
      <w:r>
        <w:rPr>
          <w:rFonts w:ascii="Arial" w:eastAsia="Arial" w:hAnsi="Arial" w:cs="Arial"/>
          <w:w w:val="89"/>
          <w:sz w:val="20"/>
          <w:szCs w:val="20"/>
        </w:rPr>
        <w:t>gions</w:t>
      </w:r>
      <w:r>
        <w:rPr>
          <w:rFonts w:ascii="Arial" w:eastAsia="Arial" w:hAnsi="Arial" w:cs="Arial"/>
          <w:spacing w:val="1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that</w:t>
      </w:r>
      <w:r>
        <w:rPr>
          <w:rFonts w:ascii="Arial" w:eastAsia="Arial" w:hAnsi="Arial" w:cs="Arial"/>
          <w:spacing w:val="1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were</w:t>
      </w:r>
      <w:r>
        <w:rPr>
          <w:rFonts w:ascii="Arial" w:eastAsia="Arial" w:hAnsi="Arial" w:cs="Arial"/>
          <w:spacing w:val="1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4"/>
          <w:sz w:val="20"/>
          <w:szCs w:val="20"/>
        </w:rPr>
        <w:t>b</w:t>
      </w:r>
      <w:r>
        <w:rPr>
          <w:rFonts w:ascii="Arial" w:eastAsia="Arial" w:hAnsi="Arial" w:cs="Arial"/>
          <w:sz w:val="20"/>
          <w:szCs w:val="20"/>
        </w:rPr>
        <w:t xml:space="preserve">urnt </w:t>
      </w:r>
      <w:r>
        <w:rPr>
          <w:rFonts w:ascii="Arial" w:eastAsia="Arial" w:hAnsi="Arial" w:cs="Arial"/>
          <w:w w:val="91"/>
          <w:sz w:val="20"/>
          <w:szCs w:val="20"/>
        </w:rPr>
        <w:t>d</w:t>
      </w:r>
      <w:r>
        <w:rPr>
          <w:rFonts w:ascii="Arial" w:eastAsia="Arial" w:hAnsi="Arial" w:cs="Arial"/>
          <w:spacing w:val="-5"/>
          <w:w w:val="91"/>
          <w:sz w:val="20"/>
          <w:szCs w:val="20"/>
        </w:rPr>
        <w:t>o</w:t>
      </w:r>
      <w:r>
        <w:rPr>
          <w:rFonts w:ascii="Arial" w:eastAsia="Arial" w:hAnsi="Arial" w:cs="Arial"/>
          <w:w w:val="91"/>
          <w:sz w:val="20"/>
          <w:szCs w:val="20"/>
        </w:rPr>
        <w:t>wn,</w:t>
      </w:r>
      <w:r>
        <w:rPr>
          <w:rFonts w:ascii="Arial" w:eastAsia="Arial" w:hAnsi="Arial" w:cs="Arial"/>
          <w:spacing w:val="23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especially</w:t>
      </w:r>
      <w:r>
        <w:rPr>
          <w:rFonts w:ascii="Arial" w:eastAsia="Arial" w:hAnsi="Arial" w:cs="Arial"/>
          <w:spacing w:val="29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la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r</w:t>
      </w:r>
      <w:r>
        <w:rPr>
          <w:rFonts w:ascii="Arial" w:eastAsia="Arial" w:hAnsi="Arial" w:cs="Arial"/>
          <w:w w:val="89"/>
          <w:sz w:val="20"/>
          <w:szCs w:val="20"/>
        </w:rPr>
        <w:t>ge</w:t>
      </w:r>
      <w:r>
        <w:rPr>
          <w:rFonts w:ascii="Arial" w:eastAsia="Arial" w:hAnsi="Arial" w:cs="Arial"/>
          <w:spacing w:val="2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period</w:t>
      </w:r>
      <w:r>
        <w:rPr>
          <w:rFonts w:ascii="Arial" w:eastAsia="Arial" w:hAnsi="Arial" w:cs="Arial"/>
          <w:spacing w:val="3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upstream</w:t>
      </w:r>
      <w:r>
        <w:rPr>
          <w:rFonts w:ascii="Arial" w:eastAsia="Arial" w:hAnsi="Arial" w:cs="Arial"/>
          <w:spacing w:val="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from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r</w:t>
      </w:r>
      <w:r>
        <w:rPr>
          <w:rFonts w:ascii="Arial" w:eastAsia="Arial" w:hAnsi="Arial" w:cs="Arial"/>
          <w:spacing w:val="-5"/>
          <w:w w:val="91"/>
          <w:sz w:val="20"/>
          <w:szCs w:val="20"/>
        </w:rPr>
        <w:t>i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v</w:t>
      </w:r>
      <w:r>
        <w:rPr>
          <w:rFonts w:ascii="Arial" w:eastAsia="Arial" w:hAnsi="Arial" w:cs="Arial"/>
          <w:w w:val="91"/>
          <w:sz w:val="20"/>
          <w:szCs w:val="20"/>
        </w:rPr>
        <w:t>ers.</w:t>
      </w:r>
      <w:r>
        <w:rPr>
          <w:rFonts w:ascii="Arial" w:eastAsia="Arial" w:hAnsi="Arial" w:cs="Arial"/>
          <w:spacing w:val="23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Our </w:t>
      </w:r>
      <w:r>
        <w:rPr>
          <w:rFonts w:ascii="Arial" w:eastAsia="Arial" w:hAnsi="Arial" w:cs="Arial"/>
          <w:w w:val="90"/>
          <w:sz w:val="20"/>
          <w:szCs w:val="20"/>
        </w:rPr>
        <w:t>procedure</w:t>
      </w:r>
      <w:r>
        <w:rPr>
          <w:rFonts w:ascii="Arial" w:eastAsia="Arial" w:hAnsi="Arial" w:cs="Arial"/>
          <w:spacing w:val="-12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90"/>
          <w:sz w:val="20"/>
          <w:szCs w:val="20"/>
        </w:rPr>
        <w:t>w</w:t>
      </w:r>
      <w:r>
        <w:rPr>
          <w:rFonts w:ascii="Arial" w:eastAsia="Arial" w:hAnsi="Arial" w:cs="Arial"/>
          <w:w w:val="90"/>
          <w:sz w:val="20"/>
          <w:szCs w:val="20"/>
        </w:rPr>
        <w:t>or</w:t>
      </w:r>
      <w:r>
        <w:rPr>
          <w:rFonts w:ascii="Arial" w:eastAsia="Arial" w:hAnsi="Arial" w:cs="Arial"/>
          <w:spacing w:val="-2"/>
          <w:w w:val="90"/>
          <w:sz w:val="20"/>
          <w:szCs w:val="20"/>
        </w:rPr>
        <w:t>k</w:t>
      </w:r>
      <w:ins w:id="182" w:author="Sujing Wang" w:date="2019-07-31T17:05:00Z">
        <w:r w:rsidR="005D0982">
          <w:rPr>
            <w:rFonts w:ascii="Arial" w:eastAsia="Arial" w:hAnsi="Arial" w:cs="Arial"/>
            <w:w w:val="90"/>
            <w:sz w:val="20"/>
            <w:szCs w:val="20"/>
          </w:rPr>
          <w:t>s</w:t>
        </w:r>
      </w:ins>
      <w:del w:id="183" w:author="Sujing Wang" w:date="2019-07-31T17:05:00Z">
        <w:r w:rsidDel="005D0982">
          <w:rPr>
            <w:rFonts w:ascii="Arial" w:eastAsia="Arial" w:hAnsi="Arial" w:cs="Arial"/>
            <w:w w:val="90"/>
            <w:sz w:val="20"/>
            <w:szCs w:val="20"/>
          </w:rPr>
          <w:delText>ed</w:delText>
        </w:r>
      </w:del>
      <w:r>
        <w:rPr>
          <w:rFonts w:ascii="Arial" w:eastAsia="Arial" w:hAnsi="Arial" w:cs="Arial"/>
          <w:spacing w:val="19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well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dealing</w:t>
      </w:r>
      <w:r>
        <w:rPr>
          <w:rFonts w:ascii="Arial" w:eastAsia="Arial" w:hAnsi="Arial" w:cs="Arial"/>
          <w:spacing w:val="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the</w:t>
      </w:r>
      <w:r>
        <w:rPr>
          <w:rFonts w:ascii="Arial" w:eastAsia="Arial" w:hAnsi="Arial" w:cs="Arial"/>
          <w:spacing w:val="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la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r</w:t>
      </w:r>
      <w:r>
        <w:rPr>
          <w:rFonts w:ascii="Arial" w:eastAsia="Arial" w:hAnsi="Arial" w:cs="Arial"/>
          <w:w w:val="88"/>
          <w:sz w:val="20"/>
          <w:szCs w:val="20"/>
        </w:rPr>
        <w:t>ge</w:t>
      </w:r>
      <w:r>
        <w:rPr>
          <w:rFonts w:ascii="Arial" w:eastAsia="Arial" w:hAnsi="Arial" w:cs="Arial"/>
          <w:spacing w:val="1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number</w:t>
      </w:r>
      <w:r>
        <w:rPr>
          <w:rFonts w:ascii="Arial" w:eastAsia="Arial" w:hAnsi="Arial" w:cs="Arial"/>
          <w:spacing w:val="1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small </w:t>
      </w:r>
      <w:r>
        <w:rPr>
          <w:rFonts w:ascii="Arial" w:eastAsia="Arial" w:hAnsi="Arial" w:cs="Arial"/>
          <w:w w:val="91"/>
          <w:sz w:val="20"/>
          <w:szCs w:val="20"/>
        </w:rPr>
        <w:t>polygons</w:t>
      </w:r>
      <w:r>
        <w:rPr>
          <w:rFonts w:ascii="Arial" w:eastAsia="Arial" w:hAnsi="Arial" w:cs="Arial"/>
          <w:spacing w:val="42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 r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gion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that occur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due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isolated</w:t>
      </w:r>
      <w:r>
        <w:rPr>
          <w:rFonts w:ascii="Arial" w:eastAsia="Arial" w:hAnsi="Arial" w:cs="Arial"/>
          <w:spacing w:val="4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wildfires.</w:t>
      </w:r>
    </w:p>
    <w:p w14:paraId="6C79317B" w14:textId="77777777" w:rsidR="00CE37CF" w:rsidRDefault="007311F8">
      <w:pPr>
        <w:spacing w:before="70" w:after="0" w:line="249" w:lineRule="auto"/>
        <w:ind w:right="65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w w:val="91"/>
          <w:sz w:val="20"/>
          <w:szCs w:val="20"/>
        </w:rPr>
        <w:t>H</w:t>
      </w:r>
      <w:r>
        <w:rPr>
          <w:rFonts w:ascii="Arial" w:eastAsia="Arial" w:hAnsi="Arial" w:cs="Arial"/>
          <w:spacing w:val="-5"/>
          <w:w w:val="91"/>
          <w:sz w:val="20"/>
          <w:szCs w:val="20"/>
        </w:rPr>
        <w:t>o</w:t>
      </w:r>
      <w:r>
        <w:rPr>
          <w:rFonts w:ascii="Arial" w:eastAsia="Arial" w:hAnsi="Arial" w:cs="Arial"/>
          <w:w w:val="91"/>
          <w:sz w:val="20"/>
          <w:szCs w:val="20"/>
        </w:rPr>
        <w:t>w</w:t>
      </w:r>
      <w:r>
        <w:rPr>
          <w:rFonts w:ascii="Arial" w:eastAsia="Arial" w:hAnsi="Arial" w:cs="Arial"/>
          <w:spacing w:val="-5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v</w:t>
      </w:r>
      <w:r>
        <w:rPr>
          <w:rFonts w:ascii="Arial" w:eastAsia="Arial" w:hAnsi="Arial" w:cs="Arial"/>
          <w:w w:val="91"/>
          <w:sz w:val="20"/>
          <w:szCs w:val="20"/>
        </w:rPr>
        <w:t>e</w:t>
      </w:r>
      <w:r>
        <w:rPr>
          <w:rFonts w:ascii="Arial" w:eastAsia="Arial" w:hAnsi="Arial" w:cs="Arial"/>
          <w:spacing w:val="-7"/>
          <w:w w:val="91"/>
          <w:sz w:val="20"/>
          <w:szCs w:val="20"/>
        </w:rPr>
        <w:t>r</w:t>
      </w:r>
      <w:r>
        <w:rPr>
          <w:rFonts w:ascii="Arial" w:eastAsia="Arial" w:hAnsi="Arial" w:cs="Arial"/>
          <w:w w:val="91"/>
          <w:sz w:val="20"/>
          <w:szCs w:val="20"/>
        </w:rPr>
        <w:t>,</w:t>
      </w:r>
      <w:r>
        <w:rPr>
          <w:rFonts w:ascii="Arial" w:eastAsia="Arial" w:hAnsi="Arial" w:cs="Arial"/>
          <w:spacing w:val="28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we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had</w:t>
      </w:r>
      <w:r>
        <w:rPr>
          <w:rFonts w:ascii="Arial" w:eastAsia="Arial" w:hAnsi="Arial" w:cs="Arial"/>
          <w:spacing w:val="25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di</w:t>
      </w:r>
      <w:r>
        <w:rPr>
          <w:rFonts w:ascii="Arial" w:eastAsia="Arial" w:hAnsi="Arial" w:cs="Arial"/>
          <w:spacing w:val="-5"/>
          <w:sz w:val="20"/>
          <w:szCs w:val="20"/>
        </w:rPr>
        <w:t>f</w:t>
      </w:r>
      <w:r>
        <w:rPr>
          <w:rFonts w:ascii="Arial" w:eastAsia="Arial" w:hAnsi="Arial" w:cs="Arial"/>
          <w:sz w:val="20"/>
          <w:szCs w:val="20"/>
        </w:rPr>
        <w:t>ficult</w:t>
      </w:r>
      <w:r>
        <w:rPr>
          <w:rFonts w:ascii="Arial" w:eastAsia="Arial" w:hAnsi="Arial" w:cs="Arial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dealing</w:t>
      </w:r>
      <w:r>
        <w:rPr>
          <w:rFonts w:ascii="Arial" w:eastAsia="Arial" w:hAnsi="Arial" w:cs="Arial"/>
          <w:spacing w:val="2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co</w:t>
      </w:r>
      <w:r>
        <w:rPr>
          <w:rFonts w:ascii="Arial" w:eastAsia="Arial" w:hAnsi="Arial" w:cs="Arial"/>
          <w:spacing w:val="-7"/>
          <w:w w:val="90"/>
          <w:sz w:val="20"/>
          <w:szCs w:val="20"/>
        </w:rPr>
        <w:t>n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ve</w:t>
      </w:r>
      <w:r>
        <w:rPr>
          <w:rFonts w:ascii="Arial" w:eastAsia="Arial" w:hAnsi="Arial" w:cs="Arial"/>
          <w:w w:val="90"/>
          <w:sz w:val="20"/>
          <w:szCs w:val="20"/>
        </w:rPr>
        <w:t>x</w:t>
      </w:r>
      <w:r>
        <w:rPr>
          <w:rFonts w:ascii="Arial" w:eastAsia="Arial" w:hAnsi="Arial" w:cs="Arial"/>
          <w:spacing w:val="2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polygons</w:t>
      </w:r>
      <w:r>
        <w:rPr>
          <w:rFonts w:ascii="Arial" w:eastAsia="Arial" w:hAnsi="Arial" w:cs="Arial"/>
          <w:spacing w:val="3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that </w:t>
      </w:r>
      <w:r>
        <w:rPr>
          <w:rFonts w:ascii="Arial" w:eastAsia="Arial" w:hAnsi="Arial" w:cs="Arial"/>
          <w:w w:val="88"/>
          <w:sz w:val="20"/>
          <w:szCs w:val="20"/>
        </w:rPr>
        <w:t>intersected</w:t>
      </w:r>
      <w:r>
        <w:rPr>
          <w:rFonts w:ascii="Arial" w:eastAsia="Arial" w:hAnsi="Arial" w:cs="Arial"/>
          <w:spacing w:val="2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each</w:t>
      </w:r>
      <w:r>
        <w:rPr>
          <w:rFonts w:ascii="Arial" w:eastAsia="Arial" w:hAnsi="Arial" w:cs="Arial"/>
          <w:spacing w:val="1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other</w:t>
      </w:r>
      <w:r>
        <w:rPr>
          <w:rFonts w:ascii="Arial" w:eastAsia="Arial" w:hAnsi="Arial" w:cs="Arial"/>
          <w:spacing w:val="35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multiple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times.</w:t>
      </w:r>
    </w:p>
    <w:p w14:paraId="006C27F6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5045A79D" w14:textId="77777777" w:rsidR="00CE37CF" w:rsidRDefault="00CE37CF">
      <w:pPr>
        <w:spacing w:before="3" w:after="0" w:line="260" w:lineRule="exact"/>
        <w:rPr>
          <w:sz w:val="26"/>
          <w:szCs w:val="26"/>
        </w:rPr>
      </w:pPr>
    </w:p>
    <w:p w14:paraId="1B3C0210" w14:textId="77777777" w:rsidR="00CE37CF" w:rsidRDefault="00851F79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4A3F63E">
          <v:shape id="_x0000_i1031" type="#_x0000_t75" style="width:255.1pt;height:330.05pt;mso-position-horizontal-relative:char;mso-position-vertical-relative:line">
            <v:imagedata r:id="rId17" o:title=""/>
          </v:shape>
        </w:pict>
      </w:r>
    </w:p>
    <w:p w14:paraId="6827DE73" w14:textId="77777777" w:rsidR="00CE37CF" w:rsidRDefault="00CE37CF">
      <w:pPr>
        <w:spacing w:before="3" w:after="0" w:line="110" w:lineRule="exact"/>
        <w:rPr>
          <w:sz w:val="11"/>
          <w:szCs w:val="11"/>
        </w:rPr>
      </w:pPr>
    </w:p>
    <w:p w14:paraId="5C8DDC49" w14:textId="77777777" w:rsidR="00CE37CF" w:rsidRDefault="007311F8">
      <w:pPr>
        <w:spacing w:after="0" w:line="180" w:lineRule="exact"/>
        <w:ind w:right="72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Fig.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8.  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w w:val="86"/>
          <w:sz w:val="16"/>
          <w:szCs w:val="16"/>
        </w:rPr>
        <w:t xml:space="preserve">Change </w:t>
      </w:r>
      <w:r>
        <w:rPr>
          <w:rFonts w:ascii="Arial" w:eastAsia="Arial" w:hAnsi="Arial" w:cs="Arial"/>
          <w:spacing w:val="1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proofErr w:type="gramEnd"/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drought</w:t>
      </w:r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a</w:t>
      </w:r>
      <w:r>
        <w:rPr>
          <w:rFonts w:ascii="Arial" w:eastAsia="Arial" w:hAnsi="Arial" w:cs="Arial"/>
          <w:spacing w:val="-4"/>
          <w:w w:val="89"/>
          <w:sz w:val="16"/>
          <w:szCs w:val="16"/>
        </w:rPr>
        <w:t>f</w:t>
      </w:r>
      <w:r>
        <w:rPr>
          <w:rFonts w:ascii="Arial" w:eastAsia="Arial" w:hAnsi="Arial" w:cs="Arial"/>
          <w:w w:val="89"/>
          <w:sz w:val="16"/>
          <w:szCs w:val="16"/>
        </w:rPr>
        <w:t xml:space="preserve">fected </w:t>
      </w:r>
      <w:r>
        <w:rPr>
          <w:rFonts w:ascii="Arial" w:eastAsia="Arial" w:hAnsi="Arial" w:cs="Arial"/>
          <w:spacing w:val="2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r</w:t>
      </w:r>
      <w:r>
        <w:rPr>
          <w:rFonts w:ascii="Arial" w:eastAsia="Arial" w:hAnsi="Arial" w:cs="Arial"/>
          <w:spacing w:val="-2"/>
          <w:w w:val="89"/>
          <w:sz w:val="16"/>
          <w:szCs w:val="16"/>
        </w:rPr>
        <w:t>e</w:t>
      </w:r>
      <w:r>
        <w:rPr>
          <w:rFonts w:ascii="Arial" w:eastAsia="Arial" w:hAnsi="Arial" w:cs="Arial"/>
          <w:w w:val="89"/>
          <w:sz w:val="16"/>
          <w:szCs w:val="16"/>
        </w:rPr>
        <w:t>gions</w:t>
      </w:r>
      <w:r>
        <w:rPr>
          <w:rFonts w:ascii="Arial" w:eastAsia="Arial" w:hAnsi="Arial" w:cs="Arial"/>
          <w:spacing w:val="39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California foll</w:t>
      </w:r>
      <w:r>
        <w:rPr>
          <w:rFonts w:ascii="Arial" w:eastAsia="Arial" w:hAnsi="Arial" w:cs="Arial"/>
          <w:spacing w:val="-4"/>
          <w:sz w:val="16"/>
          <w:szCs w:val="16"/>
        </w:rPr>
        <w:t>o</w:t>
      </w:r>
      <w:r>
        <w:rPr>
          <w:rFonts w:ascii="Arial" w:eastAsia="Arial" w:hAnsi="Arial" w:cs="Arial"/>
          <w:sz w:val="16"/>
          <w:szCs w:val="16"/>
        </w:rPr>
        <w:t>wing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2017 wildfires.</w:t>
      </w:r>
    </w:p>
    <w:p w14:paraId="4948B5AF" w14:textId="77777777" w:rsidR="00CE37CF" w:rsidRDefault="00CE37CF">
      <w:pPr>
        <w:spacing w:before="4" w:after="0" w:line="170" w:lineRule="exact"/>
        <w:rPr>
          <w:sz w:val="17"/>
          <w:szCs w:val="17"/>
        </w:rPr>
      </w:pPr>
    </w:p>
    <w:p w14:paraId="056EDA43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08B7EE19" w14:textId="77777777" w:rsidR="00CE37CF" w:rsidRDefault="007311F8">
      <w:pPr>
        <w:spacing w:after="0" w:line="249" w:lineRule="auto"/>
        <w:ind w:right="65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e</w:t>
      </w:r>
      <w:r>
        <w:rPr>
          <w:rFonts w:ascii="Arial" w:eastAsia="Arial" w:hAnsi="Arial" w:cs="Arial"/>
          <w:w w:val="89"/>
          <w:sz w:val="20"/>
          <w:szCs w:val="20"/>
        </w:rPr>
        <w:t>xt,</w:t>
      </w:r>
      <w:r>
        <w:rPr>
          <w:rFonts w:ascii="Arial" w:eastAsia="Arial" w:hAnsi="Arial" w:cs="Arial"/>
          <w:spacing w:val="1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we</w:t>
      </w:r>
      <w:r>
        <w:rPr>
          <w:rFonts w:ascii="Arial" w:eastAsia="Arial" w:hAnsi="Arial" w:cs="Arial"/>
          <w:spacing w:val="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inspect the</w:t>
      </w:r>
      <w:r>
        <w:rPr>
          <w:rFonts w:ascii="Arial" w:eastAsia="Arial" w:hAnsi="Arial" w:cs="Arial"/>
          <w:spacing w:val="-5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e</w:t>
      </w:r>
      <w:r>
        <w:rPr>
          <w:rFonts w:ascii="Arial" w:eastAsia="Arial" w:hAnsi="Arial" w:cs="Arial"/>
          <w:w w:val="89"/>
          <w:sz w:val="20"/>
          <w:szCs w:val="20"/>
        </w:rPr>
        <w:t>gion</w:t>
      </w:r>
      <w:r>
        <w:rPr>
          <w:rFonts w:ascii="Arial" w:eastAsia="Arial" w:hAnsi="Arial" w:cs="Arial"/>
          <w:spacing w:val="12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2"/>
          <w:w w:val="89"/>
          <w:sz w:val="20"/>
          <w:szCs w:val="20"/>
        </w:rPr>
        <w:t>T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e</w:t>
      </w:r>
      <w:r>
        <w:rPr>
          <w:rFonts w:ascii="Arial" w:eastAsia="Arial" w:hAnsi="Arial" w:cs="Arial"/>
          <w:w w:val="89"/>
          <w:sz w:val="20"/>
          <w:szCs w:val="20"/>
        </w:rPr>
        <w:t>xas</w:t>
      </w:r>
      <w:r>
        <w:rPr>
          <w:rFonts w:ascii="Arial" w:eastAsia="Arial" w:hAnsi="Arial" w:cs="Arial"/>
          <w:spacing w:val="-1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after</w:t>
      </w:r>
      <w:r>
        <w:rPr>
          <w:rFonts w:ascii="Arial" w:eastAsia="Arial" w:hAnsi="Arial" w:cs="Arial"/>
          <w:spacing w:val="8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Hurricane</w:t>
      </w:r>
      <w:r>
        <w:rPr>
          <w:rFonts w:ascii="Arial" w:eastAsia="Arial" w:hAnsi="Arial" w:cs="Arial"/>
          <w:spacing w:val="1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94"/>
          <w:sz w:val="20"/>
          <w:szCs w:val="20"/>
        </w:rPr>
        <w:t>Har</w:t>
      </w:r>
      <w:r>
        <w:rPr>
          <w:rFonts w:ascii="Arial" w:eastAsia="Arial" w:hAnsi="Arial" w:cs="Arial"/>
          <w:spacing w:val="-3"/>
          <w:w w:val="94"/>
          <w:sz w:val="20"/>
          <w:szCs w:val="20"/>
        </w:rPr>
        <w:t>v</w:t>
      </w:r>
      <w:r>
        <w:rPr>
          <w:rFonts w:ascii="Arial" w:eastAsia="Arial" w:hAnsi="Arial" w:cs="Arial"/>
          <w:spacing w:val="-3"/>
          <w:w w:val="79"/>
          <w:sz w:val="20"/>
          <w:szCs w:val="20"/>
        </w:rPr>
        <w:t>e</w:t>
      </w:r>
      <w:r>
        <w:rPr>
          <w:rFonts w:ascii="Arial" w:eastAsia="Arial" w:hAnsi="Arial" w:cs="Arial"/>
          <w:spacing w:val="-13"/>
          <w:w w:val="99"/>
          <w:sz w:val="20"/>
          <w:szCs w:val="20"/>
        </w:rPr>
        <w:t>y</w:t>
      </w:r>
      <w:r>
        <w:rPr>
          <w:rFonts w:ascii="Arial" w:eastAsia="Arial" w:hAnsi="Arial" w:cs="Arial"/>
          <w:w w:val="89"/>
          <w:sz w:val="20"/>
          <w:szCs w:val="20"/>
        </w:rPr>
        <w:t xml:space="preserve">. </w:t>
      </w:r>
      <w:r>
        <w:rPr>
          <w:rFonts w:ascii="Arial" w:eastAsia="Arial" w:hAnsi="Arial" w:cs="Arial"/>
          <w:sz w:val="20"/>
          <w:szCs w:val="20"/>
        </w:rPr>
        <w:t>Figure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9</w:t>
      </w:r>
      <w:r>
        <w:rPr>
          <w:rFonts w:ascii="Arial" w:eastAsia="Arial" w:hAnsi="Arial" w:cs="Arial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sh</w:t>
      </w:r>
      <w:r>
        <w:rPr>
          <w:rFonts w:ascii="Arial" w:eastAsia="Arial" w:hAnsi="Arial" w:cs="Arial"/>
          <w:spacing w:val="-4"/>
          <w:w w:val="87"/>
          <w:sz w:val="20"/>
          <w:szCs w:val="20"/>
        </w:rPr>
        <w:t>o</w:t>
      </w:r>
      <w:r>
        <w:rPr>
          <w:rFonts w:ascii="Arial" w:eastAsia="Arial" w:hAnsi="Arial" w:cs="Arial"/>
          <w:w w:val="87"/>
          <w:sz w:val="20"/>
          <w:szCs w:val="20"/>
        </w:rPr>
        <w:t>ws</w:t>
      </w:r>
      <w:r>
        <w:rPr>
          <w:rFonts w:ascii="Arial" w:eastAsia="Arial" w:hAnsi="Arial" w:cs="Arial"/>
          <w:spacing w:val="4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e</w:t>
      </w:r>
      <w:r>
        <w:rPr>
          <w:rFonts w:ascii="Arial" w:eastAsia="Arial" w:hAnsi="Arial" w:cs="Arial"/>
          <w:w w:val="89"/>
          <w:sz w:val="20"/>
          <w:szCs w:val="20"/>
        </w:rPr>
        <w:t>gions</w:t>
      </w:r>
      <w:r>
        <w:rPr>
          <w:rFonts w:ascii="Arial" w:eastAsia="Arial" w:hAnsi="Arial" w:cs="Arial"/>
          <w:spacing w:val="4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where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90"/>
          <w:sz w:val="20"/>
          <w:szCs w:val="20"/>
        </w:rPr>
        <w:t xml:space="preserve">drought </w:t>
      </w:r>
      <w:r>
        <w:rPr>
          <w:rFonts w:ascii="Arial" w:eastAsia="Arial" w:hAnsi="Arial" w:cs="Arial"/>
          <w:spacing w:val="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a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f</w:t>
      </w:r>
      <w:r>
        <w:rPr>
          <w:rFonts w:ascii="Arial" w:eastAsia="Arial" w:hAnsi="Arial" w:cs="Arial"/>
          <w:w w:val="90"/>
          <w:sz w:val="20"/>
          <w:szCs w:val="20"/>
        </w:rPr>
        <w:t>fected</w:t>
      </w:r>
      <w:proofErr w:type="gramEnd"/>
      <w:r>
        <w:rPr>
          <w:rFonts w:ascii="Arial" w:eastAsia="Arial" w:hAnsi="Arial" w:cs="Arial"/>
          <w:spacing w:val="42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 xml:space="preserve">gions </w:t>
      </w:r>
      <w:r>
        <w:rPr>
          <w:rFonts w:ascii="Arial" w:eastAsia="Arial" w:hAnsi="Arial" w:cs="Arial"/>
          <w:w w:val="86"/>
          <w:sz w:val="20"/>
          <w:szCs w:val="20"/>
        </w:rPr>
        <w:t xml:space="preserve">increased </w:t>
      </w:r>
      <w:r>
        <w:rPr>
          <w:rFonts w:ascii="Arial" w:eastAsia="Arial" w:hAnsi="Arial" w:cs="Arial"/>
          <w:spacing w:val="1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foll</w:t>
      </w:r>
      <w:r>
        <w:rPr>
          <w:rFonts w:ascii="Arial" w:eastAsia="Arial" w:hAnsi="Arial" w:cs="Arial"/>
          <w:spacing w:val="-5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wing</w:t>
      </w:r>
      <w:r>
        <w:rPr>
          <w:rFonts w:ascii="Arial" w:eastAsia="Arial" w:hAnsi="Arial" w:cs="Arial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 xml:space="preserve">disaster </w:t>
      </w:r>
      <w:r>
        <w:rPr>
          <w:rFonts w:ascii="Arial" w:eastAsia="Arial" w:hAnsi="Arial" w:cs="Arial"/>
          <w:spacing w:val="1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Figure</w:t>
      </w:r>
      <w:r>
        <w:rPr>
          <w:rFonts w:ascii="Arial" w:eastAsia="Arial" w:hAnsi="Arial" w:cs="Arial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sh</w:t>
      </w:r>
      <w:r>
        <w:rPr>
          <w:rFonts w:ascii="Arial" w:eastAsia="Arial" w:hAnsi="Arial" w:cs="Arial"/>
          <w:spacing w:val="-5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ws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the </w:t>
      </w:r>
      <w:r>
        <w:rPr>
          <w:rFonts w:ascii="Arial" w:eastAsia="Arial" w:hAnsi="Arial" w:cs="Arial"/>
          <w:w w:val="89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e</w:t>
      </w:r>
      <w:r>
        <w:rPr>
          <w:rFonts w:ascii="Arial" w:eastAsia="Arial" w:hAnsi="Arial" w:cs="Arial"/>
          <w:w w:val="89"/>
          <w:sz w:val="20"/>
          <w:szCs w:val="20"/>
        </w:rPr>
        <w:t>gions</w:t>
      </w:r>
      <w:r>
        <w:rPr>
          <w:rFonts w:ascii="Arial" w:eastAsia="Arial" w:hAnsi="Arial" w:cs="Arial"/>
          <w:spacing w:val="21"/>
          <w:w w:val="89"/>
          <w:sz w:val="20"/>
          <w:szCs w:val="20"/>
        </w:rPr>
        <w:t xml:space="preserve"> </w:t>
      </w:r>
      <w:del w:id="184" w:author="Sujing Wang" w:date="2019-07-31T17:06:00Z">
        <w:r w:rsidDel="005D0982">
          <w:rPr>
            <w:rFonts w:ascii="Arial" w:eastAsia="Arial" w:hAnsi="Arial" w:cs="Arial"/>
            <w:w w:val="89"/>
            <w:sz w:val="20"/>
            <w:szCs w:val="20"/>
          </w:rPr>
          <w:delText>where</w:delText>
        </w:r>
        <w:r w:rsidDel="005D0982">
          <w:rPr>
            <w:rFonts w:ascii="Arial" w:eastAsia="Arial" w:hAnsi="Arial" w:cs="Arial"/>
            <w:spacing w:val="20"/>
            <w:w w:val="89"/>
            <w:sz w:val="20"/>
            <w:szCs w:val="20"/>
          </w:rPr>
          <w:delText xml:space="preserve"> </w:delText>
        </w:r>
        <w:r w:rsidDel="005D0982">
          <w:rPr>
            <w:rFonts w:ascii="Arial" w:eastAsia="Arial" w:hAnsi="Arial" w:cs="Arial"/>
            <w:w w:val="89"/>
            <w:sz w:val="20"/>
            <w:szCs w:val="20"/>
          </w:rPr>
          <w:delText>th</w:delText>
        </w:r>
        <w:r w:rsidDel="005D0982">
          <w:rPr>
            <w:rFonts w:ascii="Arial" w:eastAsia="Arial" w:hAnsi="Arial" w:cs="Arial"/>
            <w:spacing w:val="-3"/>
            <w:w w:val="89"/>
            <w:sz w:val="20"/>
            <w:szCs w:val="20"/>
          </w:rPr>
          <w:delText>e</w:delText>
        </w:r>
        <w:r w:rsidDel="005D0982">
          <w:rPr>
            <w:rFonts w:ascii="Arial" w:eastAsia="Arial" w:hAnsi="Arial" w:cs="Arial"/>
            <w:w w:val="89"/>
            <w:sz w:val="20"/>
            <w:szCs w:val="20"/>
          </w:rPr>
          <w:delText>y</w:delText>
        </w:r>
        <w:r w:rsidDel="005D0982">
          <w:rPr>
            <w:rFonts w:ascii="Arial" w:eastAsia="Arial" w:hAnsi="Arial" w:cs="Arial"/>
            <w:spacing w:val="24"/>
            <w:w w:val="89"/>
            <w:sz w:val="20"/>
            <w:szCs w:val="20"/>
          </w:rPr>
          <w:delText xml:space="preserve"> </w:delText>
        </w:r>
      </w:del>
      <w:r>
        <w:rPr>
          <w:rFonts w:ascii="Arial" w:eastAsia="Arial" w:hAnsi="Arial" w:cs="Arial"/>
          <w:sz w:val="20"/>
          <w:szCs w:val="20"/>
        </w:rPr>
        <w:t>decreased.</w:t>
      </w:r>
    </w:p>
    <w:p w14:paraId="1335D993" w14:textId="77777777" w:rsidR="00CE37CF" w:rsidRDefault="007311F8">
      <w:pPr>
        <w:spacing w:before="73" w:after="0" w:line="249" w:lineRule="auto"/>
        <w:ind w:right="65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14"/>
          <w:w w:val="86"/>
          <w:sz w:val="20"/>
          <w:szCs w:val="20"/>
        </w:rPr>
        <w:t>W</w:t>
      </w:r>
      <w:r>
        <w:rPr>
          <w:rFonts w:ascii="Arial" w:eastAsia="Arial" w:hAnsi="Arial" w:cs="Arial"/>
          <w:w w:val="86"/>
          <w:sz w:val="20"/>
          <w:szCs w:val="20"/>
        </w:rPr>
        <w:t>e</w:t>
      </w:r>
      <w:r>
        <w:rPr>
          <w:rFonts w:ascii="Arial" w:eastAsia="Arial" w:hAnsi="Arial" w:cs="Arial"/>
          <w:spacing w:val="2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obser</w:t>
      </w:r>
      <w:r>
        <w:rPr>
          <w:rFonts w:ascii="Arial" w:eastAsia="Arial" w:hAnsi="Arial" w:cs="Arial"/>
          <w:spacing w:val="-3"/>
          <w:w w:val="86"/>
          <w:sz w:val="20"/>
          <w:szCs w:val="20"/>
        </w:rPr>
        <w:t>v</w:t>
      </w:r>
      <w:r>
        <w:rPr>
          <w:rFonts w:ascii="Arial" w:eastAsia="Arial" w:hAnsi="Arial" w:cs="Arial"/>
          <w:w w:val="86"/>
          <w:sz w:val="20"/>
          <w:szCs w:val="20"/>
        </w:rPr>
        <w:t>e</w:t>
      </w:r>
      <w:r>
        <w:rPr>
          <w:rFonts w:ascii="Arial" w:eastAsia="Arial" w:hAnsi="Arial" w:cs="Arial"/>
          <w:spacing w:val="1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that</w:t>
      </w:r>
      <w:r>
        <w:rPr>
          <w:rFonts w:ascii="Arial" w:eastAsia="Arial" w:hAnsi="Arial" w:cs="Arial"/>
          <w:spacing w:val="2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drought</w:t>
      </w:r>
      <w:r>
        <w:rPr>
          <w:rFonts w:ascii="Arial" w:eastAsia="Arial" w:hAnsi="Arial" w:cs="Arial"/>
          <w:spacing w:val="46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a</w:t>
      </w:r>
      <w:r>
        <w:rPr>
          <w:rFonts w:ascii="Arial" w:eastAsia="Arial" w:hAnsi="Arial" w:cs="Arial"/>
          <w:spacing w:val="-4"/>
          <w:w w:val="86"/>
          <w:sz w:val="20"/>
          <w:szCs w:val="20"/>
        </w:rPr>
        <w:t>f</w:t>
      </w:r>
      <w:r>
        <w:rPr>
          <w:rFonts w:ascii="Arial" w:eastAsia="Arial" w:hAnsi="Arial" w:cs="Arial"/>
          <w:w w:val="86"/>
          <w:sz w:val="20"/>
          <w:szCs w:val="20"/>
        </w:rPr>
        <w:t>fected</w:t>
      </w:r>
      <w:r>
        <w:rPr>
          <w:rFonts w:ascii="Arial" w:eastAsia="Arial" w:hAnsi="Arial" w:cs="Arial"/>
          <w:spacing w:val="37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86"/>
          <w:sz w:val="20"/>
          <w:szCs w:val="20"/>
        </w:rPr>
        <w:t>e</w:t>
      </w:r>
      <w:r>
        <w:rPr>
          <w:rFonts w:ascii="Arial" w:eastAsia="Arial" w:hAnsi="Arial" w:cs="Arial"/>
          <w:w w:val="86"/>
          <w:sz w:val="20"/>
          <w:szCs w:val="20"/>
        </w:rPr>
        <w:t>gions</w:t>
      </w:r>
      <w:r>
        <w:rPr>
          <w:rFonts w:ascii="Arial" w:eastAsia="Arial" w:hAnsi="Arial" w:cs="Arial"/>
          <w:spacing w:val="3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decrease</w:t>
      </w:r>
      <w:r>
        <w:rPr>
          <w:rFonts w:ascii="Arial" w:eastAsia="Arial" w:hAnsi="Arial" w:cs="Arial"/>
          <w:spacing w:val="-13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at</w:t>
      </w:r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16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high rate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around</w:t>
      </w:r>
      <w:r>
        <w:rPr>
          <w:rFonts w:ascii="Arial" w:eastAsia="Arial" w:hAnsi="Arial" w:cs="Arial"/>
          <w:spacing w:val="4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South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6"/>
          <w:sz w:val="20"/>
          <w:szCs w:val="20"/>
        </w:rPr>
        <w:t xml:space="preserve">Eastern </w:t>
      </w:r>
      <w:r>
        <w:rPr>
          <w:rFonts w:ascii="Arial" w:eastAsia="Arial" w:hAnsi="Arial" w:cs="Arial"/>
          <w:spacing w:val="2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2"/>
          <w:w w:val="86"/>
          <w:sz w:val="20"/>
          <w:szCs w:val="20"/>
        </w:rPr>
        <w:t>T</w:t>
      </w:r>
      <w:r>
        <w:rPr>
          <w:rFonts w:ascii="Arial" w:eastAsia="Arial" w:hAnsi="Arial" w:cs="Arial"/>
          <w:spacing w:val="-3"/>
          <w:w w:val="86"/>
          <w:sz w:val="20"/>
          <w:szCs w:val="20"/>
        </w:rPr>
        <w:t>e</w:t>
      </w:r>
      <w:r>
        <w:rPr>
          <w:rFonts w:ascii="Arial" w:eastAsia="Arial" w:hAnsi="Arial" w:cs="Arial"/>
          <w:w w:val="86"/>
          <w:sz w:val="20"/>
          <w:szCs w:val="20"/>
        </w:rPr>
        <w:t>xas</w:t>
      </w:r>
      <w:proofErr w:type="gramEnd"/>
      <w:r>
        <w:rPr>
          <w:rFonts w:ascii="Arial" w:eastAsia="Arial" w:hAnsi="Arial" w:cs="Arial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pacing w:val="4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Louisiana</w:t>
      </w:r>
      <w:r>
        <w:rPr>
          <w:rFonts w:ascii="Arial" w:eastAsia="Arial" w:hAnsi="Arial" w:cs="Arial"/>
          <w:spacing w:val="47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gion</w:t>
      </w:r>
      <w:del w:id="185" w:author="Sujing Wang" w:date="2019-07-31T17:06:00Z">
        <w:r w:rsidDel="005D0982">
          <w:rPr>
            <w:rFonts w:ascii="Arial" w:eastAsia="Arial" w:hAnsi="Arial" w:cs="Arial"/>
            <w:sz w:val="20"/>
            <w:szCs w:val="20"/>
          </w:rPr>
          <w:delText>, which</w:delText>
        </w:r>
        <w:r w:rsidDel="005D0982">
          <w:rPr>
            <w:rFonts w:ascii="Arial" w:eastAsia="Arial" w:hAnsi="Arial" w:cs="Arial"/>
            <w:spacing w:val="34"/>
            <w:sz w:val="20"/>
            <w:szCs w:val="20"/>
          </w:rPr>
          <w:delText xml:space="preserve"> </w:delText>
        </w:r>
        <w:r w:rsidDel="005D0982">
          <w:rPr>
            <w:rFonts w:ascii="Arial" w:eastAsia="Arial" w:hAnsi="Arial" w:cs="Arial"/>
            <w:sz w:val="20"/>
            <w:szCs w:val="20"/>
          </w:rPr>
          <w:delText>foll</w:delText>
        </w:r>
        <w:r w:rsidDel="005D0982">
          <w:rPr>
            <w:rFonts w:ascii="Arial" w:eastAsia="Arial" w:hAnsi="Arial" w:cs="Arial"/>
            <w:spacing w:val="-5"/>
            <w:sz w:val="20"/>
            <w:szCs w:val="20"/>
          </w:rPr>
          <w:delText>o</w:delText>
        </w:r>
        <w:r w:rsidDel="005D0982">
          <w:rPr>
            <w:rFonts w:ascii="Arial" w:eastAsia="Arial" w:hAnsi="Arial" w:cs="Arial"/>
            <w:sz w:val="20"/>
            <w:szCs w:val="20"/>
          </w:rPr>
          <w:delText>ws</w:delText>
        </w:r>
        <w:r w:rsidDel="005D0982">
          <w:rPr>
            <w:rFonts w:ascii="Arial" w:eastAsia="Arial" w:hAnsi="Arial" w:cs="Arial"/>
            <w:spacing w:val="42"/>
            <w:sz w:val="20"/>
            <w:szCs w:val="20"/>
          </w:rPr>
          <w:delText xml:space="preserve"> </w:delText>
        </w:r>
        <w:r w:rsidDel="005D0982">
          <w:rPr>
            <w:rFonts w:ascii="Arial" w:eastAsia="Arial" w:hAnsi="Arial" w:cs="Arial"/>
            <w:sz w:val="20"/>
            <w:szCs w:val="20"/>
          </w:rPr>
          <w:delText>common</w:delText>
        </w:r>
        <w:r w:rsidDel="005D0982">
          <w:rPr>
            <w:rFonts w:ascii="Arial" w:eastAsia="Arial" w:hAnsi="Arial" w:cs="Arial"/>
            <w:spacing w:val="-17"/>
            <w:sz w:val="20"/>
            <w:szCs w:val="20"/>
          </w:rPr>
          <w:delText xml:space="preserve"> </w:delText>
        </w:r>
        <w:r w:rsidDel="005D0982">
          <w:rPr>
            <w:rFonts w:ascii="Arial" w:eastAsia="Arial" w:hAnsi="Arial" w:cs="Arial"/>
            <w:sz w:val="20"/>
            <w:szCs w:val="20"/>
          </w:rPr>
          <w:delText>logic</w:delText>
        </w:r>
      </w:del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</w:t>
      </w:r>
      <w:r>
        <w:rPr>
          <w:rFonts w:ascii="Arial" w:eastAsia="Arial" w:hAnsi="Arial" w:cs="Arial"/>
          <w:spacing w:val="-5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w</w:t>
      </w:r>
      <w:r>
        <w:rPr>
          <w:rFonts w:ascii="Arial" w:eastAsia="Arial" w:hAnsi="Arial" w:cs="Arial"/>
          <w:spacing w:val="-5"/>
          <w:sz w:val="20"/>
          <w:szCs w:val="20"/>
        </w:rPr>
        <w:t>e</w:t>
      </w:r>
      <w:r>
        <w:rPr>
          <w:rFonts w:ascii="Arial" w:eastAsia="Arial" w:hAnsi="Arial" w:cs="Arial"/>
          <w:spacing w:val="-3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e</w:t>
      </w:r>
      <w:r>
        <w:rPr>
          <w:rFonts w:ascii="Arial" w:eastAsia="Arial" w:hAnsi="Arial" w:cs="Arial"/>
          <w:spacing w:val="-8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>,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there is</w:t>
      </w:r>
      <w:r>
        <w:rPr>
          <w:rFonts w:ascii="Arial" w:eastAsia="Arial" w:hAnsi="Arial" w:cs="Arial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no</w:t>
      </w:r>
      <w:r>
        <w:rPr>
          <w:rFonts w:ascii="Arial" w:eastAsia="Arial" w:hAnsi="Arial" w:cs="Arial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clear </w:t>
      </w:r>
      <w:r>
        <w:rPr>
          <w:rFonts w:ascii="Arial" w:eastAsia="Arial" w:hAnsi="Arial" w:cs="Arial"/>
          <w:w w:val="88"/>
          <w:sz w:val="20"/>
          <w:szCs w:val="20"/>
        </w:rPr>
        <w:t>relation</w:t>
      </w:r>
      <w:r>
        <w:rPr>
          <w:rFonts w:ascii="Arial" w:eastAsia="Arial" w:hAnsi="Arial" w:cs="Arial"/>
          <w:spacing w:val="4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between</w:t>
      </w:r>
      <w:r>
        <w:rPr>
          <w:rFonts w:ascii="Arial" w:eastAsia="Arial" w:hAnsi="Arial" w:cs="Arial"/>
          <w:spacing w:val="9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drought</w:t>
      </w:r>
      <w:r>
        <w:rPr>
          <w:rFonts w:ascii="Arial" w:eastAsia="Arial" w:hAnsi="Arial" w:cs="Arial"/>
          <w:spacing w:val="3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prone</w:t>
      </w:r>
      <w:r>
        <w:rPr>
          <w:rFonts w:ascii="Arial" w:eastAsia="Arial" w:hAnsi="Arial" w:cs="Arial"/>
          <w:spacing w:val="1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e</w:t>
      </w:r>
      <w:r>
        <w:rPr>
          <w:rFonts w:ascii="Arial" w:eastAsia="Arial" w:hAnsi="Arial" w:cs="Arial"/>
          <w:w w:val="88"/>
          <w:sz w:val="20"/>
          <w:szCs w:val="20"/>
        </w:rPr>
        <w:t>gions</w:t>
      </w:r>
      <w:r>
        <w:rPr>
          <w:rFonts w:ascii="Arial" w:eastAsia="Arial" w:hAnsi="Arial" w:cs="Arial"/>
          <w:spacing w:val="2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and</w:t>
      </w:r>
      <w:r>
        <w:rPr>
          <w:rFonts w:ascii="Arial" w:eastAsia="Arial" w:hAnsi="Arial" w:cs="Arial"/>
          <w:spacing w:val="1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</w:t>
      </w:r>
      <w:r>
        <w:rPr>
          <w:rFonts w:ascii="Arial" w:eastAsia="Arial" w:hAnsi="Arial" w:cs="Arial"/>
          <w:spacing w:val="-5"/>
          <w:sz w:val="20"/>
          <w:szCs w:val="20"/>
        </w:rPr>
        <w:t>i</w:t>
      </w:r>
      <w:r>
        <w:rPr>
          <w:rFonts w:ascii="Arial" w:eastAsia="Arial" w:hAnsi="Arial" w:cs="Arial"/>
          <w:spacing w:val="-3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er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w w:val="86"/>
          <w:sz w:val="20"/>
          <w:szCs w:val="20"/>
        </w:rPr>
        <w:t>basins</w:t>
      </w:r>
      <w:r>
        <w:rPr>
          <w:rFonts w:ascii="Arial" w:eastAsia="Arial" w:hAnsi="Arial" w:cs="Arial"/>
          <w:spacing w:val="18"/>
          <w:w w:val="8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close to</w:t>
      </w:r>
      <w:r>
        <w:rPr>
          <w:rFonts w:ascii="Arial" w:eastAsia="Arial" w:hAnsi="Arial" w:cs="Arial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coast.</w:t>
      </w:r>
      <w:r>
        <w:rPr>
          <w:rFonts w:ascii="Arial" w:eastAsia="Arial" w:hAnsi="Arial" w:cs="Arial"/>
          <w:spacing w:val="17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4"/>
          <w:w w:val="89"/>
          <w:sz w:val="20"/>
          <w:szCs w:val="20"/>
        </w:rPr>
        <w:t>W</w:t>
      </w:r>
      <w:r>
        <w:rPr>
          <w:rFonts w:ascii="Arial" w:eastAsia="Arial" w:hAnsi="Arial" w:cs="Arial"/>
          <w:w w:val="89"/>
          <w:sz w:val="20"/>
          <w:szCs w:val="20"/>
        </w:rPr>
        <w:t>e</w:t>
      </w:r>
      <w:r>
        <w:rPr>
          <w:rFonts w:ascii="Arial" w:eastAsia="Arial" w:hAnsi="Arial" w:cs="Arial"/>
          <w:spacing w:val="39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beli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v</w:t>
      </w:r>
      <w:r>
        <w:rPr>
          <w:rFonts w:ascii="Arial" w:eastAsia="Arial" w:hAnsi="Arial" w:cs="Arial"/>
          <w:w w:val="89"/>
          <w:sz w:val="20"/>
          <w:szCs w:val="20"/>
        </w:rPr>
        <w:t>e</w:t>
      </w:r>
      <w:r>
        <w:rPr>
          <w:rFonts w:ascii="Arial" w:eastAsia="Arial" w:hAnsi="Arial" w:cs="Arial"/>
          <w:spacing w:val="4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that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high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amount</w:t>
      </w:r>
      <w:r>
        <w:rPr>
          <w:rFonts w:ascii="Arial" w:eastAsia="Arial" w:hAnsi="Arial" w:cs="Arial"/>
          <w:spacing w:val="3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industrial</w:t>
      </w:r>
      <w:r>
        <w:rPr>
          <w:rFonts w:ascii="Arial" w:eastAsia="Arial" w:hAnsi="Arial" w:cs="Arial"/>
          <w:spacing w:val="-21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 xml:space="preserve">gions </w:t>
      </w:r>
      <w:r>
        <w:rPr>
          <w:rFonts w:ascii="Arial" w:eastAsia="Arial" w:hAnsi="Arial" w:cs="Arial"/>
          <w:w w:val="82"/>
          <w:sz w:val="20"/>
          <w:szCs w:val="20"/>
        </w:rPr>
        <w:t>create</w:t>
      </w:r>
      <w:r>
        <w:rPr>
          <w:rFonts w:ascii="Arial" w:eastAsia="Arial" w:hAnsi="Arial" w:cs="Arial"/>
          <w:spacing w:val="44"/>
          <w:w w:val="82"/>
          <w:sz w:val="20"/>
          <w:szCs w:val="20"/>
        </w:rPr>
        <w:t xml:space="preserve"> </w:t>
      </w:r>
      <w:r>
        <w:rPr>
          <w:rFonts w:ascii="Arial" w:eastAsia="Arial" w:hAnsi="Arial" w:cs="Arial"/>
          <w:w w:val="82"/>
          <w:sz w:val="20"/>
          <w:szCs w:val="20"/>
        </w:rPr>
        <w:t>a</w:t>
      </w:r>
      <w:r>
        <w:rPr>
          <w:rFonts w:ascii="Arial" w:eastAsia="Arial" w:hAnsi="Arial" w:cs="Arial"/>
          <w:spacing w:val="25"/>
          <w:w w:val="8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micro</w:t>
      </w:r>
      <w:r>
        <w:rPr>
          <w:rFonts w:ascii="Arial" w:eastAsia="Arial" w:hAnsi="Arial" w:cs="Arial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climate</w:t>
      </w:r>
      <w:r>
        <w:rPr>
          <w:rFonts w:ascii="Arial" w:eastAsia="Arial" w:hAnsi="Arial" w:cs="Arial"/>
          <w:spacing w:val="22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that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>f</w:t>
      </w:r>
      <w:r>
        <w:rPr>
          <w:rFonts w:ascii="Arial" w:eastAsia="Arial" w:hAnsi="Arial" w:cs="Arial"/>
          <w:w w:val="89"/>
          <w:sz w:val="20"/>
          <w:szCs w:val="20"/>
        </w:rPr>
        <w:t>fects</w:t>
      </w:r>
      <w:r>
        <w:rPr>
          <w:rFonts w:ascii="Arial" w:eastAsia="Arial" w:hAnsi="Arial" w:cs="Arial"/>
          <w:spacing w:val="29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w w:val="90"/>
          <w:sz w:val="20"/>
          <w:szCs w:val="20"/>
        </w:rPr>
        <w:t>w</w:t>
      </w:r>
      <w:r>
        <w:rPr>
          <w:rFonts w:ascii="Arial" w:eastAsia="Arial" w:hAnsi="Arial" w:cs="Arial"/>
          <w:w w:val="90"/>
          <w:sz w:val="20"/>
          <w:szCs w:val="20"/>
        </w:rPr>
        <w:t>ater</w:t>
      </w:r>
      <w:r>
        <w:rPr>
          <w:rFonts w:ascii="Arial" w:eastAsia="Arial" w:hAnsi="Arial" w:cs="Arial"/>
          <w:spacing w:val="23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content</w:t>
      </w:r>
      <w:r>
        <w:rPr>
          <w:rFonts w:ascii="Arial" w:eastAsia="Arial" w:hAnsi="Arial" w:cs="Arial"/>
          <w:spacing w:val="1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 xml:space="preserve">entering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soil.</w:t>
      </w:r>
    </w:p>
    <w:p w14:paraId="13E8A17D" w14:textId="77777777" w:rsidR="00CE37CF" w:rsidRDefault="007311F8">
      <w:pPr>
        <w:spacing w:before="73" w:after="0" w:line="249" w:lineRule="auto"/>
        <w:ind w:right="65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According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3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our</w:t>
      </w:r>
      <w:r>
        <w:rPr>
          <w:rFonts w:ascii="Arial" w:eastAsia="Arial" w:hAnsi="Arial" w:cs="Arial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results</w:t>
      </w:r>
      <w:proofErr w:type="gramStart"/>
      <w:r>
        <w:rPr>
          <w:rFonts w:ascii="Arial" w:eastAsia="Arial" w:hAnsi="Arial" w:cs="Arial"/>
          <w:w w:val="88"/>
          <w:sz w:val="20"/>
          <w:szCs w:val="20"/>
        </w:rPr>
        <w:t xml:space="preserve">, </w:t>
      </w:r>
      <w:r>
        <w:rPr>
          <w:rFonts w:ascii="Arial" w:eastAsia="Arial" w:hAnsi="Arial" w:cs="Arial"/>
          <w:spacing w:val="1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proofErr w:type="gramEnd"/>
      <w:r>
        <w:rPr>
          <w:rFonts w:ascii="Arial" w:eastAsia="Arial" w:hAnsi="Arial" w:cs="Arial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drought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prone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r</w:t>
      </w:r>
      <w:r>
        <w:rPr>
          <w:rFonts w:ascii="Arial" w:eastAsia="Arial" w:hAnsi="Arial" w:cs="Arial"/>
          <w:spacing w:val="-3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gions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in- </w:t>
      </w:r>
      <w:r>
        <w:rPr>
          <w:rFonts w:ascii="Arial" w:eastAsia="Arial" w:hAnsi="Arial" w:cs="Arial"/>
          <w:w w:val="85"/>
          <w:sz w:val="20"/>
          <w:szCs w:val="20"/>
        </w:rPr>
        <w:t>creased</w:t>
      </w:r>
      <w:r>
        <w:rPr>
          <w:rFonts w:ascii="Arial" w:eastAsia="Arial" w:hAnsi="Arial" w:cs="Arial"/>
          <w:spacing w:val="-13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 xml:space="preserve">substantially </w:t>
      </w:r>
      <w:r>
        <w:rPr>
          <w:rFonts w:ascii="Arial" w:eastAsia="Arial" w:hAnsi="Arial" w:cs="Arial"/>
          <w:spacing w:val="20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around</w:t>
      </w:r>
      <w:r>
        <w:rPr>
          <w:rFonts w:ascii="Arial" w:eastAsia="Arial" w:hAnsi="Arial" w:cs="Arial"/>
          <w:spacing w:val="20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the</w:t>
      </w:r>
      <w:r>
        <w:rPr>
          <w:rFonts w:ascii="Arial" w:eastAsia="Arial" w:hAnsi="Arial" w:cs="Arial"/>
          <w:spacing w:val="7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4"/>
          <w:w w:val="85"/>
          <w:sz w:val="20"/>
          <w:szCs w:val="20"/>
        </w:rPr>
        <w:t>W</w:t>
      </w:r>
      <w:r>
        <w:rPr>
          <w:rFonts w:ascii="Arial" w:eastAsia="Arial" w:hAnsi="Arial" w:cs="Arial"/>
          <w:w w:val="85"/>
          <w:sz w:val="20"/>
          <w:szCs w:val="20"/>
        </w:rPr>
        <w:t>est</w:t>
      </w:r>
      <w:r>
        <w:rPr>
          <w:rFonts w:ascii="Arial" w:eastAsia="Arial" w:hAnsi="Arial" w:cs="Arial"/>
          <w:spacing w:val="17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2"/>
          <w:w w:val="85"/>
          <w:sz w:val="20"/>
          <w:szCs w:val="20"/>
        </w:rPr>
        <w:t>T</w:t>
      </w:r>
      <w:r>
        <w:rPr>
          <w:rFonts w:ascii="Arial" w:eastAsia="Arial" w:hAnsi="Arial" w:cs="Arial"/>
          <w:spacing w:val="-3"/>
          <w:w w:val="85"/>
          <w:sz w:val="20"/>
          <w:szCs w:val="20"/>
        </w:rPr>
        <w:t>e</w:t>
      </w:r>
      <w:r>
        <w:rPr>
          <w:rFonts w:ascii="Arial" w:eastAsia="Arial" w:hAnsi="Arial" w:cs="Arial"/>
          <w:w w:val="85"/>
          <w:sz w:val="20"/>
          <w:szCs w:val="20"/>
        </w:rPr>
        <w:t>xas</w:t>
      </w:r>
      <w:r>
        <w:rPr>
          <w:rFonts w:ascii="Arial" w:eastAsia="Arial" w:hAnsi="Arial" w:cs="Arial"/>
          <w:spacing w:val="9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r</w:t>
      </w:r>
      <w:r>
        <w:rPr>
          <w:rFonts w:ascii="Arial" w:eastAsia="Arial" w:hAnsi="Arial" w:cs="Arial"/>
          <w:spacing w:val="-3"/>
          <w:w w:val="85"/>
          <w:sz w:val="20"/>
          <w:szCs w:val="20"/>
        </w:rPr>
        <w:t>e</w:t>
      </w:r>
      <w:r>
        <w:rPr>
          <w:rFonts w:ascii="Arial" w:eastAsia="Arial" w:hAnsi="Arial" w:cs="Arial"/>
          <w:w w:val="85"/>
          <w:sz w:val="20"/>
          <w:szCs w:val="20"/>
        </w:rPr>
        <w:t>gion</w:t>
      </w:r>
      <w:r>
        <w:rPr>
          <w:rFonts w:ascii="Arial" w:eastAsia="Arial" w:hAnsi="Arial" w:cs="Arial"/>
          <w:spacing w:val="35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both</w:t>
      </w:r>
      <w:r>
        <w:rPr>
          <w:rFonts w:ascii="Arial" w:eastAsia="Arial" w:hAnsi="Arial" w:cs="Arial"/>
          <w:spacing w:val="25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during and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after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Hurricane</w:t>
      </w:r>
      <w:r>
        <w:rPr>
          <w:rFonts w:ascii="Arial" w:eastAsia="Arial" w:hAnsi="Arial" w:cs="Arial"/>
          <w:spacing w:val="30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Har</w:t>
      </w:r>
      <w:r>
        <w:rPr>
          <w:rFonts w:ascii="Arial" w:eastAsia="Arial" w:hAnsi="Arial" w:cs="Arial"/>
          <w:spacing w:val="-3"/>
          <w:w w:val="91"/>
          <w:sz w:val="20"/>
          <w:szCs w:val="20"/>
        </w:rPr>
        <w:t>ve</w:t>
      </w:r>
      <w:r>
        <w:rPr>
          <w:rFonts w:ascii="Arial" w:eastAsia="Arial" w:hAnsi="Arial" w:cs="Arial"/>
          <w:spacing w:val="-12"/>
          <w:w w:val="91"/>
          <w:sz w:val="20"/>
          <w:szCs w:val="20"/>
        </w:rPr>
        <w:t>y</w:t>
      </w:r>
      <w:r>
        <w:rPr>
          <w:rFonts w:ascii="Arial" w:eastAsia="Arial" w:hAnsi="Arial" w:cs="Arial"/>
          <w:w w:val="91"/>
          <w:sz w:val="20"/>
          <w:szCs w:val="20"/>
        </w:rPr>
        <w:t>,</w:t>
      </w:r>
      <w:r>
        <w:rPr>
          <w:rFonts w:ascii="Arial" w:eastAsia="Arial" w:hAnsi="Arial" w:cs="Arial"/>
          <w:spacing w:val="34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</w:t>
      </w:r>
      <w:r>
        <w:rPr>
          <w:rFonts w:ascii="Arial" w:eastAsia="Arial" w:hAnsi="Arial" w:cs="Arial"/>
          <w:spacing w:val="30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la</w:t>
      </w:r>
      <w:r>
        <w:rPr>
          <w:rFonts w:ascii="Arial" w:eastAsia="Arial" w:hAnsi="Arial" w:cs="Arial"/>
          <w:spacing w:val="-3"/>
          <w:w w:val="83"/>
          <w:sz w:val="20"/>
          <w:szCs w:val="20"/>
        </w:rPr>
        <w:t>r</w:t>
      </w:r>
      <w:r>
        <w:rPr>
          <w:rFonts w:ascii="Arial" w:eastAsia="Arial" w:hAnsi="Arial" w:cs="Arial"/>
          <w:w w:val="83"/>
          <w:sz w:val="20"/>
          <w:szCs w:val="20"/>
        </w:rPr>
        <w:t xml:space="preserve">ger </w:t>
      </w:r>
      <w:r>
        <w:rPr>
          <w:rFonts w:ascii="Arial" w:eastAsia="Arial" w:hAnsi="Arial" w:cs="Arial"/>
          <w:spacing w:val="27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 xml:space="preserve">increase </w:t>
      </w:r>
      <w:r>
        <w:rPr>
          <w:rFonts w:ascii="Arial" w:eastAsia="Arial" w:hAnsi="Arial" w:cs="Arial"/>
          <w:spacing w:val="11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as</w:t>
      </w:r>
      <w:r>
        <w:rPr>
          <w:rFonts w:ascii="Arial" w:eastAsia="Arial" w:hAnsi="Arial" w:cs="Arial"/>
          <w:spacing w:val="24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winter </w:t>
      </w:r>
      <w:r>
        <w:rPr>
          <w:rFonts w:ascii="Arial" w:eastAsia="Arial" w:hAnsi="Arial" w:cs="Arial"/>
          <w:w w:val="88"/>
          <w:sz w:val="20"/>
          <w:szCs w:val="20"/>
        </w:rPr>
        <w:t>came</w:t>
      </w:r>
      <w:r>
        <w:rPr>
          <w:rFonts w:ascii="Arial" w:eastAsia="Arial" w:hAnsi="Arial" w:cs="Arial"/>
          <w:spacing w:val="19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around.</w:t>
      </w:r>
      <w:r>
        <w:rPr>
          <w:rFonts w:ascii="Arial" w:eastAsia="Arial" w:hAnsi="Arial" w:cs="Arial"/>
          <w:spacing w:val="3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H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>o</w:t>
      </w:r>
      <w:r>
        <w:rPr>
          <w:rFonts w:ascii="Arial" w:eastAsia="Arial" w:hAnsi="Arial" w:cs="Arial"/>
          <w:w w:val="88"/>
          <w:sz w:val="20"/>
          <w:szCs w:val="20"/>
        </w:rPr>
        <w:t>w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v</w:t>
      </w:r>
      <w:r>
        <w:rPr>
          <w:rFonts w:ascii="Arial" w:eastAsia="Arial" w:hAnsi="Arial" w:cs="Arial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-7"/>
          <w:w w:val="88"/>
          <w:sz w:val="20"/>
          <w:szCs w:val="20"/>
        </w:rPr>
        <w:t>r</w:t>
      </w:r>
      <w:proofErr w:type="gramStart"/>
      <w:r>
        <w:rPr>
          <w:rFonts w:ascii="Arial" w:eastAsia="Arial" w:hAnsi="Arial" w:cs="Arial"/>
          <w:w w:val="88"/>
          <w:sz w:val="20"/>
          <w:szCs w:val="20"/>
        </w:rPr>
        <w:t xml:space="preserve">, </w:t>
      </w:r>
      <w:r>
        <w:rPr>
          <w:rFonts w:ascii="Arial" w:eastAsia="Arial" w:hAnsi="Arial" w:cs="Arial"/>
          <w:spacing w:val="1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</w:t>
      </w:r>
      <w:proofErr w:type="gramEnd"/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could</w:t>
      </w:r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be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arte</w:t>
      </w:r>
      <w:r>
        <w:rPr>
          <w:rFonts w:ascii="Arial" w:eastAsia="Arial" w:hAnsi="Arial" w:cs="Arial"/>
          <w:spacing w:val="-2"/>
          <w:w w:val="89"/>
          <w:sz w:val="20"/>
          <w:szCs w:val="20"/>
        </w:rPr>
        <w:t>f</w:t>
      </w:r>
      <w:r>
        <w:rPr>
          <w:rFonts w:ascii="Arial" w:eastAsia="Arial" w:hAnsi="Arial" w:cs="Arial"/>
          <w:w w:val="89"/>
          <w:sz w:val="20"/>
          <w:szCs w:val="20"/>
        </w:rPr>
        <w:t>act</w:t>
      </w:r>
      <w:r>
        <w:rPr>
          <w:rFonts w:ascii="Arial" w:eastAsia="Arial" w:hAnsi="Arial" w:cs="Arial"/>
          <w:spacing w:val="36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sz w:val="20"/>
          <w:szCs w:val="20"/>
        </w:rPr>
        <w:t>f</w:t>
      </w:r>
      <w:r>
        <w:rPr>
          <w:rFonts w:ascii="Arial" w:eastAsia="Arial" w:hAnsi="Arial" w:cs="Arial"/>
          <w:sz w:val="20"/>
          <w:szCs w:val="20"/>
        </w:rPr>
        <w:t>act that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original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dataset</w:t>
      </w:r>
      <w:r>
        <w:rPr>
          <w:rFonts w:ascii="Arial" w:eastAsia="Arial" w:hAnsi="Arial" w:cs="Arial"/>
          <w:spacing w:val="25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had</w:t>
      </w:r>
      <w:r>
        <w:rPr>
          <w:rFonts w:ascii="Arial" w:eastAsia="Arial" w:hAnsi="Arial" w:cs="Arial"/>
          <w:spacing w:val="35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ery</w:t>
      </w:r>
      <w:r>
        <w:rPr>
          <w:rFonts w:ascii="Arial" w:eastAsia="Arial" w:hAnsi="Arial" w:cs="Arial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</w:t>
      </w:r>
      <w:r>
        <w:rPr>
          <w:rFonts w:ascii="Arial" w:eastAsia="Arial" w:hAnsi="Arial" w:cs="Arial"/>
          <w:spacing w:val="-5"/>
          <w:sz w:val="20"/>
          <w:szCs w:val="20"/>
        </w:rPr>
        <w:t>e</w:t>
      </w:r>
      <w:r>
        <w:rPr>
          <w:rFonts w:ascii="Arial" w:eastAsia="Arial" w:hAnsi="Arial" w:cs="Arial"/>
          <w:sz w:val="20"/>
          <w:szCs w:val="20"/>
        </w:rPr>
        <w:t>w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polygons</w:t>
      </w:r>
      <w:r>
        <w:rPr>
          <w:rFonts w:ascii="Arial" w:eastAsia="Arial" w:hAnsi="Arial" w:cs="Arial"/>
          <w:spacing w:val="28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4"/>
          <w:w w:val="99"/>
          <w:sz w:val="20"/>
          <w:szCs w:val="20"/>
        </w:rPr>
        <w:t>T</w:t>
      </w:r>
      <w:r>
        <w:rPr>
          <w:rFonts w:ascii="Arial" w:eastAsia="Arial" w:hAnsi="Arial" w:cs="Arial"/>
          <w:spacing w:val="-3"/>
          <w:w w:val="79"/>
          <w:sz w:val="20"/>
          <w:szCs w:val="20"/>
        </w:rPr>
        <w:t>e</w:t>
      </w:r>
      <w:r>
        <w:rPr>
          <w:rFonts w:ascii="Arial" w:eastAsia="Arial" w:hAnsi="Arial" w:cs="Arial"/>
          <w:w w:val="85"/>
          <w:sz w:val="20"/>
          <w:szCs w:val="20"/>
        </w:rPr>
        <w:t xml:space="preserve">xas </w:t>
      </w:r>
      <w:r>
        <w:rPr>
          <w:rFonts w:ascii="Arial" w:eastAsia="Arial" w:hAnsi="Arial" w:cs="Arial"/>
          <w:w w:val="87"/>
          <w:sz w:val="20"/>
          <w:szCs w:val="20"/>
        </w:rPr>
        <w:t>area,</w:t>
      </w:r>
      <w:r>
        <w:rPr>
          <w:rFonts w:ascii="Arial" w:eastAsia="Arial" w:hAnsi="Arial" w:cs="Arial"/>
          <w:spacing w:val="-1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which</w:t>
      </w:r>
      <w:r>
        <w:rPr>
          <w:rFonts w:ascii="Arial" w:eastAsia="Arial" w:hAnsi="Arial" w:cs="Arial"/>
          <w:spacing w:val="4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leads</w:t>
      </w:r>
      <w:r>
        <w:rPr>
          <w:rFonts w:ascii="Arial" w:eastAsia="Arial" w:hAnsi="Arial" w:cs="Arial"/>
          <w:spacing w:val="-5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broader</w:t>
      </w:r>
      <w:r>
        <w:rPr>
          <w:rFonts w:ascii="Arial" w:eastAsia="Arial" w:hAnsi="Arial" w:cs="Arial"/>
          <w:spacing w:val="-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conclusions.</w:t>
      </w:r>
      <w:r>
        <w:rPr>
          <w:rFonts w:ascii="Arial" w:eastAsia="Arial" w:hAnsi="Arial" w:cs="Arial"/>
          <w:spacing w:val="1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Our</w:t>
      </w:r>
      <w:r>
        <w:rPr>
          <w:rFonts w:ascii="Arial" w:eastAsia="Arial" w:hAnsi="Arial" w:cs="Arial"/>
          <w:spacing w:val="1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technique</w:t>
      </w:r>
      <w:r>
        <w:rPr>
          <w:rFonts w:ascii="Arial" w:eastAsia="Arial" w:hAnsi="Arial" w:cs="Arial"/>
          <w:spacing w:val="3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w w:val="103"/>
          <w:sz w:val="20"/>
          <w:szCs w:val="20"/>
        </w:rPr>
        <w:t xml:space="preserve">still </w:t>
      </w:r>
      <w:r>
        <w:rPr>
          <w:rFonts w:ascii="Arial" w:eastAsia="Arial" w:hAnsi="Arial" w:cs="Arial"/>
          <w:w w:val="87"/>
          <w:sz w:val="20"/>
          <w:szCs w:val="20"/>
        </w:rPr>
        <w:t>s</w:t>
      </w:r>
      <w:r>
        <w:rPr>
          <w:rFonts w:ascii="Arial" w:eastAsia="Arial" w:hAnsi="Arial" w:cs="Arial"/>
          <w:spacing w:val="-4"/>
          <w:w w:val="87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v</w:t>
      </w:r>
      <w:r>
        <w:rPr>
          <w:rFonts w:ascii="Arial" w:eastAsia="Arial" w:hAnsi="Arial" w:cs="Arial"/>
          <w:w w:val="87"/>
          <w:sz w:val="20"/>
          <w:szCs w:val="20"/>
        </w:rPr>
        <w:t>erely</w:t>
      </w:r>
      <w:r>
        <w:rPr>
          <w:rFonts w:ascii="Arial" w:eastAsia="Arial" w:hAnsi="Arial" w:cs="Arial"/>
          <w:spacing w:val="3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dependent</w:t>
      </w:r>
      <w:r>
        <w:rPr>
          <w:rFonts w:ascii="Arial" w:eastAsia="Arial" w:hAnsi="Arial" w:cs="Arial"/>
          <w:spacing w:val="1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resolution</w:t>
      </w:r>
      <w:r>
        <w:rPr>
          <w:rFonts w:ascii="Arial" w:eastAsia="Arial" w:hAnsi="Arial" w:cs="Arial"/>
          <w:spacing w:val="19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input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imager</w:t>
      </w:r>
      <w:r>
        <w:rPr>
          <w:rFonts w:ascii="Arial" w:eastAsia="Arial" w:hAnsi="Arial" w:cs="Arial"/>
          <w:spacing w:val="-13"/>
          <w:sz w:val="20"/>
          <w:szCs w:val="20"/>
        </w:rPr>
        <w:t>y</w:t>
      </w:r>
      <w:r>
        <w:rPr>
          <w:rFonts w:ascii="Arial" w:eastAsia="Arial" w:hAnsi="Arial" w:cs="Arial"/>
          <w:sz w:val="20"/>
          <w:szCs w:val="20"/>
        </w:rPr>
        <w:t>.</w:t>
      </w:r>
    </w:p>
    <w:p w14:paraId="5E87FE04" w14:textId="77777777" w:rsidR="00CE37CF" w:rsidRDefault="007311F8">
      <w:pPr>
        <w:spacing w:before="73" w:after="0" w:line="249" w:lineRule="auto"/>
        <w:ind w:right="65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8"/>
          <w:sz w:val="20"/>
          <w:szCs w:val="20"/>
        </w:rPr>
        <w:t>The</w:t>
      </w:r>
      <w:r>
        <w:rPr>
          <w:rFonts w:ascii="Arial" w:eastAsia="Arial" w:hAnsi="Arial" w:cs="Arial"/>
          <w:spacing w:val="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results</w:t>
      </w:r>
      <w:r>
        <w:rPr>
          <w:rFonts w:ascii="Arial" w:eastAsia="Arial" w:hAnsi="Arial" w:cs="Arial"/>
          <w:spacing w:val="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from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the</w:t>
      </w:r>
      <w:r>
        <w:rPr>
          <w:rFonts w:ascii="Arial" w:eastAsia="Arial" w:hAnsi="Arial" w:cs="Arial"/>
          <w:spacing w:val="2"/>
          <w:w w:val="88"/>
          <w:sz w:val="20"/>
          <w:szCs w:val="20"/>
        </w:rPr>
        <w:t xml:space="preserve"> </w:t>
      </w:r>
      <w:del w:id="186" w:author="Sujing Wang" w:date="2019-07-31T17:06:00Z">
        <w:r w:rsidDel="005D0982">
          <w:rPr>
            <w:rFonts w:ascii="Arial" w:eastAsia="Arial" w:hAnsi="Arial" w:cs="Arial"/>
            <w:w w:val="88"/>
            <w:sz w:val="20"/>
            <w:szCs w:val="20"/>
          </w:rPr>
          <w:delText>analysing</w:delText>
        </w:r>
      </w:del>
      <w:ins w:id="187" w:author="Sujing Wang" w:date="2019-07-31T17:06:00Z">
        <w:r w:rsidR="005D0982">
          <w:rPr>
            <w:rFonts w:ascii="Arial" w:eastAsia="Arial" w:hAnsi="Arial" w:cs="Arial"/>
            <w:w w:val="88"/>
            <w:sz w:val="20"/>
            <w:szCs w:val="20"/>
          </w:rPr>
          <w:t>analyzing</w:t>
        </w:r>
      </w:ins>
      <w:r>
        <w:rPr>
          <w:rFonts w:ascii="Arial" w:eastAsia="Arial" w:hAnsi="Arial" w:cs="Arial"/>
          <w:spacing w:val="2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the</w:t>
      </w:r>
      <w:r>
        <w:rPr>
          <w:rFonts w:ascii="Arial" w:eastAsia="Arial" w:hAnsi="Arial" w:cs="Arial"/>
          <w:spacing w:val="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twitter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emotion</w:t>
      </w:r>
      <w:r>
        <w:rPr>
          <w:rFonts w:ascii="Arial" w:eastAsia="Arial" w:hAnsi="Arial" w:cs="Arial"/>
          <w:spacing w:val="26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maps</w:t>
      </w:r>
      <w:r>
        <w:rPr>
          <w:rFonts w:ascii="Arial" w:eastAsia="Arial" w:hAnsi="Arial" w:cs="Arial"/>
          <w:spacing w:val="-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can be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w w:val="81"/>
          <w:sz w:val="20"/>
          <w:szCs w:val="20"/>
        </w:rPr>
        <w:t>seen</w:t>
      </w:r>
      <w:r>
        <w:rPr>
          <w:rFonts w:ascii="Arial" w:eastAsia="Arial" w:hAnsi="Arial" w:cs="Arial"/>
          <w:spacing w:val="25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Figure</w:t>
      </w:r>
      <w:r>
        <w:rPr>
          <w:rFonts w:ascii="Arial" w:eastAsia="Arial" w:hAnsi="Arial" w:cs="Arial"/>
          <w:spacing w:val="19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11.</w:t>
      </w:r>
    </w:p>
    <w:p w14:paraId="2228D5D8" w14:textId="77777777" w:rsidR="00CE37CF" w:rsidRDefault="00CE37CF">
      <w:pPr>
        <w:spacing w:after="0"/>
        <w:jc w:val="both"/>
        <w:sectPr w:rsidR="00CE37CF">
          <w:pgSz w:w="12240" w:h="15840"/>
          <w:pgMar w:top="920" w:right="860" w:bottom="280" w:left="860" w:header="720" w:footer="720" w:gutter="0"/>
          <w:cols w:num="2" w:space="720" w:equalWidth="0">
            <w:col w:w="5141" w:space="238"/>
            <w:col w:w="5141"/>
          </w:cols>
        </w:sectPr>
      </w:pPr>
      <w:bookmarkStart w:id="188" w:name="_GoBack"/>
      <w:bookmarkEnd w:id="188"/>
    </w:p>
    <w:p w14:paraId="13A072A6" w14:textId="77777777" w:rsidR="00CE37CF" w:rsidRDefault="00851F79">
      <w:pPr>
        <w:spacing w:before="91" w:after="0" w:line="240" w:lineRule="auto"/>
        <w:ind w:left="119" w:right="-2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312A959F">
          <v:shape id="_x0000_i1032" type="#_x0000_t75" style="width:255.1pt;height:330.05pt;mso-position-horizontal-relative:char;mso-position-vertical-relative:line">
            <v:imagedata r:id="rId18" o:title=""/>
          </v:shape>
        </w:pict>
      </w:r>
    </w:p>
    <w:p w14:paraId="0D5B001B" w14:textId="77777777" w:rsidR="00CE37CF" w:rsidRDefault="00CE37CF">
      <w:pPr>
        <w:spacing w:after="0"/>
        <w:sectPr w:rsidR="00CE37CF">
          <w:pgSz w:w="12240" w:h="15840"/>
          <w:pgMar w:top="920" w:right="860" w:bottom="280" w:left="860" w:header="720" w:footer="720" w:gutter="0"/>
          <w:cols w:space="720"/>
        </w:sectPr>
      </w:pPr>
    </w:p>
    <w:p w14:paraId="771FCF51" w14:textId="77777777" w:rsidR="00CE37CF" w:rsidRDefault="00CE37CF">
      <w:pPr>
        <w:spacing w:before="7" w:after="0" w:line="100" w:lineRule="exact"/>
        <w:rPr>
          <w:sz w:val="10"/>
          <w:szCs w:val="10"/>
        </w:rPr>
      </w:pPr>
    </w:p>
    <w:p w14:paraId="1A614985" w14:textId="77777777" w:rsidR="00CE37CF" w:rsidRDefault="007311F8">
      <w:pPr>
        <w:spacing w:after="0" w:line="240" w:lineRule="auto"/>
        <w:ind w:left="119" w:right="-68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Fig.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9. 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Decrease</w:t>
      </w:r>
      <w:r>
        <w:rPr>
          <w:rFonts w:ascii="Arial" w:eastAsia="Arial" w:hAnsi="Arial" w:cs="Arial"/>
          <w:spacing w:val="16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Drought</w:t>
      </w:r>
      <w:r>
        <w:rPr>
          <w:rFonts w:ascii="Arial" w:eastAsia="Arial" w:hAnsi="Arial" w:cs="Arial"/>
          <w:spacing w:val="24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A</w:t>
      </w:r>
      <w:r>
        <w:rPr>
          <w:rFonts w:ascii="Arial" w:eastAsia="Arial" w:hAnsi="Arial" w:cs="Arial"/>
          <w:spacing w:val="-4"/>
          <w:w w:val="91"/>
          <w:sz w:val="16"/>
          <w:szCs w:val="16"/>
        </w:rPr>
        <w:t>f</w:t>
      </w:r>
      <w:r>
        <w:rPr>
          <w:rFonts w:ascii="Arial" w:eastAsia="Arial" w:hAnsi="Arial" w:cs="Arial"/>
          <w:w w:val="91"/>
          <w:sz w:val="16"/>
          <w:szCs w:val="16"/>
        </w:rPr>
        <w:t>fected</w:t>
      </w:r>
      <w:r>
        <w:rPr>
          <w:rFonts w:ascii="Arial" w:eastAsia="Arial" w:hAnsi="Arial" w:cs="Arial"/>
          <w:spacing w:val="34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R</w:t>
      </w:r>
      <w:r>
        <w:rPr>
          <w:rFonts w:ascii="Arial" w:eastAsia="Arial" w:hAnsi="Arial" w:cs="Arial"/>
          <w:spacing w:val="-2"/>
          <w:w w:val="91"/>
          <w:sz w:val="16"/>
          <w:szCs w:val="16"/>
        </w:rPr>
        <w:t>e</w:t>
      </w:r>
      <w:r>
        <w:rPr>
          <w:rFonts w:ascii="Arial" w:eastAsia="Arial" w:hAnsi="Arial" w:cs="Arial"/>
          <w:w w:val="91"/>
          <w:sz w:val="16"/>
          <w:szCs w:val="16"/>
        </w:rPr>
        <w:t>gions</w:t>
      </w:r>
      <w:r>
        <w:rPr>
          <w:rFonts w:ascii="Arial" w:eastAsia="Arial" w:hAnsi="Arial" w:cs="Arial"/>
          <w:spacing w:val="-1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pacing w:val="-9"/>
          <w:w w:val="86"/>
          <w:sz w:val="16"/>
          <w:szCs w:val="16"/>
        </w:rPr>
        <w:t>T</w:t>
      </w:r>
      <w:r>
        <w:rPr>
          <w:rFonts w:ascii="Arial" w:eastAsia="Arial" w:hAnsi="Arial" w:cs="Arial"/>
          <w:spacing w:val="-2"/>
          <w:w w:val="86"/>
          <w:sz w:val="16"/>
          <w:szCs w:val="16"/>
        </w:rPr>
        <w:t>e</w:t>
      </w:r>
      <w:r>
        <w:rPr>
          <w:rFonts w:ascii="Arial" w:eastAsia="Arial" w:hAnsi="Arial" w:cs="Arial"/>
          <w:w w:val="86"/>
          <w:sz w:val="16"/>
          <w:szCs w:val="16"/>
        </w:rPr>
        <w:t>xas</w:t>
      </w:r>
      <w:r>
        <w:rPr>
          <w:rFonts w:ascii="Arial" w:eastAsia="Arial" w:hAnsi="Arial" w:cs="Arial"/>
          <w:spacing w:val="17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foll</w:t>
      </w:r>
      <w:r>
        <w:rPr>
          <w:rFonts w:ascii="Arial" w:eastAsia="Arial" w:hAnsi="Arial" w:cs="Arial"/>
          <w:spacing w:val="-4"/>
          <w:sz w:val="16"/>
          <w:szCs w:val="16"/>
        </w:rPr>
        <w:t>o</w:t>
      </w:r>
      <w:r>
        <w:rPr>
          <w:rFonts w:ascii="Arial" w:eastAsia="Arial" w:hAnsi="Arial" w:cs="Arial"/>
          <w:sz w:val="16"/>
          <w:szCs w:val="16"/>
        </w:rPr>
        <w:t>wing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Hurricane</w:t>
      </w:r>
    </w:p>
    <w:p w14:paraId="214E26CB" w14:textId="77777777" w:rsidR="00CE37CF" w:rsidRDefault="007311F8">
      <w:pPr>
        <w:spacing w:after="0" w:line="179" w:lineRule="exact"/>
        <w:ind w:left="119" w:right="-2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4"/>
          <w:sz w:val="16"/>
          <w:szCs w:val="16"/>
        </w:rPr>
        <w:t>Har</w:t>
      </w:r>
      <w:r>
        <w:rPr>
          <w:rFonts w:ascii="Arial" w:eastAsia="Arial" w:hAnsi="Arial" w:cs="Arial"/>
          <w:spacing w:val="-2"/>
          <w:w w:val="94"/>
          <w:sz w:val="16"/>
          <w:szCs w:val="16"/>
        </w:rPr>
        <w:t>v</w:t>
      </w:r>
      <w:r>
        <w:rPr>
          <w:rFonts w:ascii="Arial" w:eastAsia="Arial" w:hAnsi="Arial" w:cs="Arial"/>
          <w:spacing w:val="-2"/>
          <w:w w:val="79"/>
          <w:sz w:val="16"/>
          <w:szCs w:val="16"/>
        </w:rPr>
        <w:t>e</w:t>
      </w:r>
      <w:r>
        <w:rPr>
          <w:rFonts w:ascii="Arial" w:eastAsia="Arial" w:hAnsi="Arial" w:cs="Arial"/>
          <w:w w:val="99"/>
          <w:sz w:val="16"/>
          <w:szCs w:val="16"/>
        </w:rPr>
        <w:t>y</w:t>
      </w:r>
    </w:p>
    <w:p w14:paraId="4E330B6B" w14:textId="77777777" w:rsidR="00CE37CF" w:rsidRDefault="00CE37CF">
      <w:pPr>
        <w:spacing w:before="9" w:after="0" w:line="140" w:lineRule="exact"/>
        <w:rPr>
          <w:sz w:val="14"/>
          <w:szCs w:val="14"/>
        </w:rPr>
      </w:pPr>
    </w:p>
    <w:p w14:paraId="1749E143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08539592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099DA76F" w14:textId="77777777" w:rsidR="00CE37CF" w:rsidRDefault="007311F8">
      <w:pPr>
        <w:spacing w:after="0" w:line="240" w:lineRule="auto"/>
        <w:ind w:left="986" w:right="847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pacing w:val="-16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 xml:space="preserve">. 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pacing w:val="10"/>
          <w:w w:val="96"/>
          <w:sz w:val="20"/>
          <w:szCs w:val="20"/>
        </w:rPr>
        <w:t>C</w:t>
      </w:r>
      <w:r>
        <w:rPr>
          <w:rFonts w:ascii="Arial" w:eastAsia="Arial" w:hAnsi="Arial" w:cs="Arial"/>
          <w:spacing w:val="10"/>
          <w:w w:val="96"/>
          <w:sz w:val="16"/>
          <w:szCs w:val="16"/>
        </w:rPr>
        <w:t>ONCLUSIO</w:t>
      </w:r>
      <w:r>
        <w:rPr>
          <w:rFonts w:ascii="Arial" w:eastAsia="Arial" w:hAnsi="Arial" w:cs="Arial"/>
          <w:w w:val="96"/>
          <w:sz w:val="16"/>
          <w:szCs w:val="16"/>
        </w:rPr>
        <w:t>N</w:t>
      </w:r>
      <w:r>
        <w:rPr>
          <w:rFonts w:ascii="Arial" w:eastAsia="Arial" w:hAnsi="Arial" w:cs="Arial"/>
          <w:spacing w:val="18"/>
          <w:w w:val="96"/>
          <w:sz w:val="16"/>
          <w:szCs w:val="16"/>
        </w:rPr>
        <w:t xml:space="preserve"> </w:t>
      </w:r>
      <w:r>
        <w:rPr>
          <w:rFonts w:ascii="Arial" w:eastAsia="Arial" w:hAnsi="Arial" w:cs="Arial"/>
          <w:spacing w:val="10"/>
          <w:sz w:val="16"/>
          <w:szCs w:val="16"/>
        </w:rPr>
        <w:t>AN</w:t>
      </w:r>
      <w:r>
        <w:rPr>
          <w:rFonts w:ascii="Arial" w:eastAsia="Arial" w:hAnsi="Arial" w:cs="Arial"/>
          <w:sz w:val="16"/>
          <w:szCs w:val="16"/>
        </w:rPr>
        <w:t>D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pacing w:val="9"/>
          <w:w w:val="95"/>
          <w:sz w:val="20"/>
          <w:szCs w:val="20"/>
        </w:rPr>
        <w:t>F</w:t>
      </w:r>
      <w:r>
        <w:rPr>
          <w:rFonts w:ascii="Arial" w:eastAsia="Arial" w:hAnsi="Arial" w:cs="Arial"/>
          <w:spacing w:val="9"/>
          <w:w w:val="95"/>
          <w:sz w:val="16"/>
          <w:szCs w:val="16"/>
        </w:rPr>
        <w:t>UTUR</w:t>
      </w:r>
      <w:r>
        <w:rPr>
          <w:rFonts w:ascii="Arial" w:eastAsia="Arial" w:hAnsi="Arial" w:cs="Arial"/>
          <w:w w:val="95"/>
          <w:sz w:val="16"/>
          <w:szCs w:val="16"/>
        </w:rPr>
        <w:t>E</w:t>
      </w:r>
      <w:r>
        <w:rPr>
          <w:rFonts w:ascii="Arial" w:eastAsia="Arial" w:hAnsi="Arial" w:cs="Arial"/>
          <w:spacing w:val="19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spacing w:val="8"/>
          <w:w w:val="99"/>
          <w:sz w:val="20"/>
          <w:szCs w:val="20"/>
        </w:rPr>
        <w:t>W</w:t>
      </w:r>
      <w:r>
        <w:rPr>
          <w:rFonts w:ascii="Arial" w:eastAsia="Arial" w:hAnsi="Arial" w:cs="Arial"/>
          <w:spacing w:val="10"/>
          <w:w w:val="92"/>
          <w:sz w:val="16"/>
          <w:szCs w:val="16"/>
        </w:rPr>
        <w:t>OR</w:t>
      </w:r>
      <w:r>
        <w:rPr>
          <w:rFonts w:ascii="Arial" w:eastAsia="Arial" w:hAnsi="Arial" w:cs="Arial"/>
          <w:w w:val="107"/>
          <w:sz w:val="16"/>
          <w:szCs w:val="16"/>
        </w:rPr>
        <w:t>K</w:t>
      </w:r>
    </w:p>
    <w:p w14:paraId="002CF2F1" w14:textId="77777777" w:rsidR="00CE37CF" w:rsidRDefault="00CE37CF">
      <w:pPr>
        <w:spacing w:before="7" w:after="0" w:line="150" w:lineRule="exact"/>
        <w:rPr>
          <w:sz w:val="15"/>
          <w:szCs w:val="15"/>
        </w:rPr>
      </w:pPr>
    </w:p>
    <w:p w14:paraId="5770C212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1BD20110" w14:textId="77777777" w:rsidR="00CE37CF" w:rsidRDefault="007311F8">
      <w:pPr>
        <w:spacing w:after="0" w:line="249" w:lineRule="auto"/>
        <w:ind w:left="119" w:right="-54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Our</w:t>
      </w:r>
      <w:r>
        <w:rPr>
          <w:rFonts w:ascii="Arial" w:eastAsia="Arial" w:hAnsi="Arial" w:cs="Arial"/>
          <w:spacing w:val="1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pacing w:val="-3"/>
          <w:w w:val="88"/>
          <w:sz w:val="20"/>
          <w:szCs w:val="20"/>
        </w:rPr>
        <w:t>e</w:t>
      </w:r>
      <w:r>
        <w:rPr>
          <w:rFonts w:ascii="Arial" w:eastAsia="Arial" w:hAnsi="Arial" w:cs="Arial"/>
          <w:w w:val="88"/>
          <w:sz w:val="20"/>
          <w:szCs w:val="20"/>
        </w:rPr>
        <w:t xml:space="preserve">xperimental </w:t>
      </w:r>
      <w:r>
        <w:rPr>
          <w:rFonts w:ascii="Arial" w:eastAsia="Arial" w:hAnsi="Arial" w:cs="Arial"/>
          <w:spacing w:val="24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studies</w:t>
      </w:r>
      <w:proofErr w:type="gramEnd"/>
      <w:r>
        <w:rPr>
          <w:rFonts w:ascii="Arial" w:eastAsia="Arial" w:hAnsi="Arial" w:cs="Arial"/>
          <w:spacing w:val="3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sh</w:t>
      </w:r>
      <w:r>
        <w:rPr>
          <w:rFonts w:ascii="Arial" w:eastAsia="Arial" w:hAnsi="Arial" w:cs="Arial"/>
          <w:spacing w:val="-5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w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that our</w:t>
      </w:r>
      <w:r>
        <w:rPr>
          <w:rFonts w:ascii="Arial" w:eastAsia="Arial" w:hAnsi="Arial" w:cs="Arial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change</w:t>
      </w:r>
      <w:r>
        <w:rPr>
          <w:rFonts w:ascii="Arial" w:eastAsia="Arial" w:hAnsi="Arial" w:cs="Arial"/>
          <w:spacing w:val="16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 xml:space="preserve">detection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analysis </w:t>
      </w:r>
      <w:r>
        <w:rPr>
          <w:rFonts w:ascii="Arial" w:eastAsia="Arial" w:hAnsi="Arial" w:cs="Arial"/>
          <w:spacing w:val="2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fram</w:t>
      </w:r>
      <w:r>
        <w:rPr>
          <w:rFonts w:ascii="Arial" w:eastAsia="Arial" w:hAnsi="Arial" w:cs="Arial"/>
          <w:spacing w:val="-5"/>
          <w:sz w:val="20"/>
          <w:szCs w:val="20"/>
        </w:rPr>
        <w:t>e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ork</w:t>
      </w:r>
      <w:r>
        <w:rPr>
          <w:rFonts w:ascii="Arial" w:eastAsia="Arial" w:hAnsi="Arial" w:cs="Arial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can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successfully </w:t>
      </w:r>
      <w:r>
        <w:rPr>
          <w:rFonts w:ascii="Arial" w:eastAsia="Arial" w:hAnsi="Arial" w:cs="Arial"/>
          <w:spacing w:val="36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detect </w:t>
      </w:r>
      <w:r>
        <w:rPr>
          <w:rFonts w:ascii="Arial" w:eastAsia="Arial" w:hAnsi="Arial" w:cs="Arial"/>
          <w:spacing w:val="3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changes</w:t>
      </w:r>
      <w:r>
        <w:rPr>
          <w:rFonts w:ascii="Arial" w:eastAsia="Arial" w:hAnsi="Arial" w:cs="Arial"/>
          <w:spacing w:val="2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in </w:t>
      </w:r>
      <w:del w:id="189" w:author="Sujing Wang" w:date="2019-07-31T16:32:00Z">
        <w:r w:rsidDel="006E630F">
          <w:rPr>
            <w:rFonts w:ascii="Arial" w:eastAsia="Arial" w:hAnsi="Arial" w:cs="Arial"/>
            <w:w w:val="88"/>
            <w:sz w:val="20"/>
            <w:szCs w:val="20"/>
          </w:rPr>
          <w:delText>both</w:delText>
        </w:r>
        <w:r w:rsidDel="006E630F">
          <w:rPr>
            <w:rFonts w:ascii="Arial" w:eastAsia="Arial" w:hAnsi="Arial" w:cs="Arial"/>
            <w:spacing w:val="21"/>
            <w:w w:val="8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 xml:space="preserve">polygonal </w:delText>
        </w:r>
        <w:r w:rsidDel="006E630F">
          <w:rPr>
            <w:rFonts w:ascii="Arial" w:eastAsia="Arial" w:hAnsi="Arial" w:cs="Arial"/>
            <w:spacing w:val="4"/>
            <w:w w:val="8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>and</w:delText>
        </w:r>
        <w:r w:rsidDel="006E630F">
          <w:rPr>
            <w:rFonts w:ascii="Arial" w:eastAsia="Arial" w:hAnsi="Arial" w:cs="Arial"/>
            <w:spacing w:val="3"/>
            <w:w w:val="8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>point-set</w:delText>
        </w:r>
        <w:r w:rsidDel="006E630F">
          <w:rPr>
            <w:rFonts w:ascii="Arial" w:eastAsia="Arial" w:hAnsi="Arial" w:cs="Arial"/>
            <w:spacing w:val="25"/>
            <w:w w:val="8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>land</w:delText>
        </w:r>
        <w:r w:rsidDel="006E630F">
          <w:rPr>
            <w:rFonts w:ascii="Arial" w:eastAsia="Arial" w:hAnsi="Arial" w:cs="Arial"/>
            <w:spacing w:val="17"/>
            <w:w w:val="8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>use</w:delText>
        </w:r>
        <w:r w:rsidDel="006E630F">
          <w:rPr>
            <w:rFonts w:ascii="Arial" w:eastAsia="Arial" w:hAnsi="Arial" w:cs="Arial"/>
            <w:spacing w:val="-10"/>
            <w:w w:val="88"/>
            <w:sz w:val="20"/>
            <w:szCs w:val="20"/>
          </w:rPr>
          <w:delText xml:space="preserve"> </w:delText>
        </w:r>
      </w:del>
      <w:r>
        <w:rPr>
          <w:rFonts w:ascii="Arial" w:eastAsia="Arial" w:hAnsi="Arial" w:cs="Arial"/>
          <w:w w:val="88"/>
          <w:sz w:val="20"/>
          <w:szCs w:val="20"/>
        </w:rPr>
        <w:t>spatiotemporal</w:t>
      </w:r>
      <w:r>
        <w:rPr>
          <w:rFonts w:ascii="Arial" w:eastAsia="Arial" w:hAnsi="Arial" w:cs="Arial"/>
          <w:spacing w:val="36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 xml:space="preserve">datasets. </w:t>
      </w:r>
      <w:del w:id="190" w:author="Sujing Wang" w:date="2019-07-31T16:32:00Z">
        <w:r w:rsidDel="006E630F">
          <w:rPr>
            <w:rFonts w:ascii="Arial" w:eastAsia="Arial" w:hAnsi="Arial" w:cs="Arial"/>
            <w:spacing w:val="-14"/>
            <w:w w:val="90"/>
            <w:sz w:val="20"/>
            <w:szCs w:val="20"/>
          </w:rPr>
          <w:delText>W</w:delText>
        </w:r>
        <w:r w:rsidDel="006E630F">
          <w:rPr>
            <w:rFonts w:ascii="Arial" w:eastAsia="Arial" w:hAnsi="Arial" w:cs="Arial"/>
            <w:w w:val="90"/>
            <w:sz w:val="20"/>
            <w:szCs w:val="20"/>
          </w:rPr>
          <w:delText>e</w:delText>
        </w:r>
        <w:r w:rsidDel="006E630F">
          <w:rPr>
            <w:rFonts w:ascii="Arial" w:eastAsia="Arial" w:hAnsi="Arial" w:cs="Arial"/>
            <w:spacing w:val="24"/>
            <w:w w:val="90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90"/>
            <w:sz w:val="20"/>
            <w:szCs w:val="20"/>
          </w:rPr>
          <w:delText>sh</w:delText>
        </w:r>
        <w:r w:rsidDel="006E630F">
          <w:rPr>
            <w:rFonts w:ascii="Arial" w:eastAsia="Arial" w:hAnsi="Arial" w:cs="Arial"/>
            <w:spacing w:val="-4"/>
            <w:w w:val="90"/>
            <w:sz w:val="20"/>
            <w:szCs w:val="20"/>
          </w:rPr>
          <w:delText>o</w:delText>
        </w:r>
        <w:r w:rsidDel="006E630F">
          <w:rPr>
            <w:rFonts w:ascii="Arial" w:eastAsia="Arial" w:hAnsi="Arial" w:cs="Arial"/>
            <w:w w:val="90"/>
            <w:sz w:val="20"/>
            <w:szCs w:val="20"/>
          </w:rPr>
          <w:delText>w</w:delText>
        </w:r>
        <w:r w:rsidDel="006E630F">
          <w:rPr>
            <w:rFonts w:ascii="Arial" w:eastAsia="Arial" w:hAnsi="Arial" w:cs="Arial"/>
            <w:spacing w:val="17"/>
            <w:w w:val="90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that</w:delText>
        </w:r>
        <w:r w:rsidDel="006E630F">
          <w:rPr>
            <w:rFonts w:ascii="Arial" w:eastAsia="Arial" w:hAnsi="Arial" w:cs="Arial"/>
            <w:spacing w:val="-22"/>
            <w:sz w:val="20"/>
            <w:szCs w:val="20"/>
          </w:rPr>
          <w:delText xml:space="preserve"> </w:delText>
        </w:r>
      </w:del>
      <w:proofErr w:type="gramStart"/>
      <w:r>
        <w:rPr>
          <w:rFonts w:ascii="Arial" w:eastAsia="Arial" w:hAnsi="Arial" w:cs="Arial"/>
          <w:sz w:val="20"/>
          <w:szCs w:val="20"/>
        </w:rPr>
        <w:t>our</w:t>
      </w:r>
      <w:proofErr w:type="gramEnd"/>
      <w:r>
        <w:rPr>
          <w:rFonts w:ascii="Arial" w:eastAsia="Arial" w:hAnsi="Arial" w:cs="Arial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change</w:t>
      </w:r>
      <w:r>
        <w:rPr>
          <w:rFonts w:ascii="Arial" w:eastAsia="Arial" w:hAnsi="Arial" w:cs="Arial"/>
          <w:spacing w:val="1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predicates</w:t>
      </w:r>
      <w:r>
        <w:rPr>
          <w:rFonts w:ascii="Arial" w:eastAsia="Arial" w:hAnsi="Arial" w:cs="Arial"/>
          <w:spacing w:val="3"/>
          <w:w w:val="89"/>
          <w:sz w:val="20"/>
          <w:szCs w:val="20"/>
        </w:rPr>
        <w:t xml:space="preserve"> </w:t>
      </w:r>
      <w:del w:id="191" w:author="Sujing Wang" w:date="2019-07-31T16:32:00Z">
        <w:r w:rsidDel="006E630F">
          <w:rPr>
            <w:rFonts w:ascii="Arial" w:eastAsia="Arial" w:hAnsi="Arial" w:cs="Arial"/>
            <w:w w:val="89"/>
            <w:sz w:val="20"/>
            <w:szCs w:val="20"/>
          </w:rPr>
          <w:delText>are</w:delText>
        </w:r>
        <w:r w:rsidDel="006E630F">
          <w:rPr>
            <w:rFonts w:ascii="Arial" w:eastAsia="Arial" w:hAnsi="Arial" w:cs="Arial"/>
            <w:spacing w:val="7"/>
            <w:w w:val="89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9"/>
            <w:sz w:val="20"/>
            <w:szCs w:val="20"/>
          </w:rPr>
          <w:delText>indeed</w:delText>
        </w:r>
        <w:r w:rsidDel="006E630F">
          <w:rPr>
            <w:rFonts w:ascii="Arial" w:eastAsia="Arial" w:hAnsi="Arial" w:cs="Arial"/>
            <w:spacing w:val="15"/>
            <w:w w:val="89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9"/>
            <w:sz w:val="20"/>
            <w:szCs w:val="20"/>
          </w:rPr>
          <w:delText>data</w:delText>
        </w:r>
        <w:r w:rsidDel="006E630F">
          <w:rPr>
            <w:rFonts w:ascii="Arial" w:eastAsia="Arial" w:hAnsi="Arial" w:cs="Arial"/>
            <w:spacing w:val="6"/>
            <w:w w:val="89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9"/>
            <w:sz w:val="20"/>
            <w:szCs w:val="20"/>
          </w:rPr>
          <w:delText xml:space="preserve">agnostic </w:delText>
        </w:r>
        <w:r w:rsidDel="006E630F">
          <w:rPr>
            <w:rFonts w:ascii="Arial" w:eastAsia="Arial" w:hAnsi="Arial" w:cs="Arial"/>
            <w:sz w:val="20"/>
            <w:szCs w:val="20"/>
          </w:rPr>
          <w:delText>and</w:delText>
        </w:r>
        <w:r w:rsidDel="006E630F">
          <w:rPr>
            <w:rFonts w:ascii="Arial" w:eastAsia="Arial" w:hAnsi="Arial" w:cs="Arial"/>
            <w:spacing w:val="-6"/>
            <w:sz w:val="20"/>
            <w:szCs w:val="20"/>
          </w:rPr>
          <w:delText xml:space="preserve"> </w:delText>
        </w:r>
      </w:del>
      <w:r>
        <w:rPr>
          <w:rFonts w:ascii="Arial" w:eastAsia="Arial" w:hAnsi="Arial" w:cs="Arial"/>
          <w:sz w:val="20"/>
          <w:szCs w:val="20"/>
        </w:rPr>
        <w:t>can</w:t>
      </w:r>
      <w:r>
        <w:rPr>
          <w:rFonts w:ascii="Arial" w:eastAsia="Arial" w:hAnsi="Arial" w:cs="Arial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ork</w:t>
      </w:r>
      <w:r>
        <w:rPr>
          <w:rFonts w:ascii="Arial" w:eastAsia="Arial" w:hAnsi="Arial" w:cs="Arial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 xml:space="preserve">a </w:t>
      </w:r>
      <w:r>
        <w:rPr>
          <w:rFonts w:ascii="Arial" w:eastAsia="Arial" w:hAnsi="Arial" w:cs="Arial"/>
          <w:spacing w:val="8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5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ariety of</w:t>
      </w:r>
      <w:r>
        <w:rPr>
          <w:rFonts w:ascii="Arial" w:eastAsia="Arial" w:hAnsi="Arial" w:cs="Arial"/>
          <w:spacing w:val="3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data</w:t>
      </w:r>
      <w:r>
        <w:rPr>
          <w:rFonts w:ascii="Arial" w:eastAsia="Arial" w:hAnsi="Arial" w:cs="Arial"/>
          <w:spacing w:val="-18"/>
          <w:sz w:val="20"/>
          <w:szCs w:val="20"/>
        </w:rPr>
        <w:t xml:space="preserve"> </w:t>
      </w:r>
      <w:r>
        <w:rPr>
          <w:rFonts w:ascii="Arial" w:eastAsia="Arial" w:hAnsi="Arial" w:cs="Arial"/>
          <w:w w:val="84"/>
          <w:sz w:val="20"/>
          <w:szCs w:val="20"/>
        </w:rPr>
        <w:t xml:space="preserve">sources, </w:t>
      </w:r>
      <w:r>
        <w:rPr>
          <w:rFonts w:ascii="Arial" w:eastAsia="Arial" w:hAnsi="Arial" w:cs="Arial"/>
          <w:spacing w:val="9"/>
          <w:w w:val="8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including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both polygonal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point</w:t>
      </w:r>
      <w:r>
        <w:rPr>
          <w:rFonts w:ascii="Arial" w:eastAsia="Arial" w:hAnsi="Arial" w:cs="Arial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datasets.</w:t>
      </w:r>
      <w:r>
        <w:rPr>
          <w:rFonts w:ascii="Arial" w:eastAsia="Arial" w:hAnsi="Arial" w:cs="Arial"/>
          <w:spacing w:val="20"/>
          <w:w w:val="87"/>
          <w:sz w:val="20"/>
          <w:szCs w:val="20"/>
        </w:rPr>
        <w:t xml:space="preserve"> </w:t>
      </w:r>
      <w:proofErr w:type="spellStart"/>
      <w:ins w:id="192" w:author="Sujing Wang" w:date="2019-07-31T16:32:00Z">
        <w:r w:rsidR="006E630F">
          <w:rPr>
            <w:rFonts w:ascii="Arial" w:eastAsia="Arial" w:hAnsi="Arial" w:cs="Arial"/>
            <w:spacing w:val="20"/>
            <w:w w:val="87"/>
            <w:sz w:val="20"/>
            <w:szCs w:val="20"/>
          </w:rPr>
          <w:t>Our</w:t>
        </w:r>
      </w:ins>
      <w:del w:id="193" w:author="Sujing Wang" w:date="2019-07-31T16:32:00Z">
        <w:r w:rsidDel="006E630F">
          <w:rPr>
            <w:rFonts w:ascii="Arial" w:eastAsia="Arial" w:hAnsi="Arial" w:cs="Arial"/>
            <w:spacing w:val="-14"/>
            <w:w w:val="87"/>
            <w:sz w:val="20"/>
            <w:szCs w:val="20"/>
          </w:rPr>
          <w:delText>W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 xml:space="preserve">e </w:delText>
        </w:r>
        <w:r w:rsidDel="006E630F">
          <w:rPr>
            <w:rFonts w:ascii="Arial" w:eastAsia="Arial" w:hAnsi="Arial" w:cs="Arial"/>
            <w:spacing w:val="16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also</w:delText>
        </w:r>
        <w:r w:rsidDel="006E630F">
          <w:rPr>
            <w:rFonts w:ascii="Arial" w:eastAsia="Arial" w:hAnsi="Arial" w:cs="Arial"/>
            <w:spacing w:val="-2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78"/>
            <w:sz w:val="20"/>
            <w:szCs w:val="20"/>
          </w:rPr>
          <w:delText xml:space="preserve">see </w:delText>
        </w:r>
        <w:r w:rsidDel="006E630F">
          <w:rPr>
            <w:rFonts w:ascii="Arial" w:eastAsia="Arial" w:hAnsi="Arial" w:cs="Arial"/>
            <w:spacing w:val="14"/>
            <w:w w:val="7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that</w:delText>
        </w:r>
        <w:r w:rsidDel="006E630F">
          <w:rPr>
            <w:rFonts w:ascii="Arial" w:eastAsia="Arial" w:hAnsi="Arial" w:cs="Arial"/>
            <w:spacing w:val="9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our</w:delText>
        </w:r>
        <w:r w:rsidDel="006E630F">
          <w:rPr>
            <w:rFonts w:ascii="Arial" w:eastAsia="Arial" w:hAnsi="Arial" w:cs="Arial"/>
            <w:spacing w:val="20"/>
            <w:sz w:val="20"/>
            <w:szCs w:val="20"/>
          </w:rPr>
          <w:delText xml:space="preserve"> </w:delText>
        </w:r>
      </w:del>
      <w:r>
        <w:rPr>
          <w:rFonts w:ascii="Arial" w:eastAsia="Arial" w:hAnsi="Arial" w:cs="Arial"/>
          <w:sz w:val="20"/>
          <w:szCs w:val="20"/>
        </w:rPr>
        <w:t>frame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- 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ork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able</w:t>
      </w:r>
      <w:r>
        <w:rPr>
          <w:rFonts w:ascii="Arial" w:eastAsia="Arial" w:hAnsi="Arial" w:cs="Arial"/>
          <w:spacing w:val="-1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handle</w:t>
      </w:r>
      <w:r>
        <w:rPr>
          <w:rFonts w:ascii="Arial" w:eastAsia="Arial" w:hAnsi="Arial" w:cs="Arial"/>
          <w:spacing w:val="41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both </w:t>
      </w:r>
      <w:r>
        <w:rPr>
          <w:rFonts w:ascii="Arial" w:eastAsia="Arial" w:hAnsi="Arial" w:cs="Arial"/>
          <w:w w:val="91"/>
          <w:sz w:val="20"/>
          <w:szCs w:val="20"/>
        </w:rPr>
        <w:t>geographically</w:t>
      </w:r>
      <w:r>
        <w:rPr>
          <w:rFonts w:ascii="Arial" w:eastAsia="Arial" w:hAnsi="Arial" w:cs="Arial"/>
          <w:spacing w:val="40"/>
          <w:w w:val="9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la</w:t>
      </w:r>
      <w:r>
        <w:rPr>
          <w:rFonts w:ascii="Arial" w:eastAsia="Arial" w:hAnsi="Arial" w:cs="Arial"/>
          <w:spacing w:val="-4"/>
          <w:sz w:val="20"/>
          <w:szCs w:val="20"/>
        </w:rPr>
        <w:t>r</w:t>
      </w:r>
      <w:r>
        <w:rPr>
          <w:rFonts w:ascii="Arial" w:eastAsia="Arial" w:hAnsi="Arial" w:cs="Arial"/>
          <w:sz w:val="20"/>
          <w:szCs w:val="20"/>
        </w:rPr>
        <w:t>ge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and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small </w:t>
      </w:r>
      <w:r>
        <w:rPr>
          <w:rFonts w:ascii="Arial" w:eastAsia="Arial" w:hAnsi="Arial" w:cs="Arial"/>
          <w:w w:val="87"/>
          <w:sz w:val="20"/>
          <w:szCs w:val="20"/>
        </w:rPr>
        <w:t>map</w:t>
      </w:r>
      <w:r>
        <w:rPr>
          <w:rFonts w:ascii="Arial" w:eastAsia="Arial" w:hAnsi="Arial" w:cs="Arial"/>
          <w:spacing w:val="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sources</w:t>
      </w:r>
      <w:r>
        <w:rPr>
          <w:rFonts w:ascii="Arial" w:eastAsia="Arial" w:hAnsi="Arial" w:cs="Arial"/>
          <w:spacing w:val="-9"/>
          <w:w w:val="87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7"/>
          <w:sz w:val="20"/>
          <w:szCs w:val="20"/>
        </w:rPr>
        <w:t xml:space="preserve">without </w:t>
      </w:r>
      <w:r>
        <w:rPr>
          <w:rFonts w:ascii="Arial" w:eastAsia="Arial" w:hAnsi="Arial" w:cs="Arial"/>
          <w:spacing w:val="14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</w:t>
      </w:r>
      <w:r>
        <w:rPr>
          <w:rFonts w:ascii="Arial" w:eastAsia="Arial" w:hAnsi="Arial" w:cs="Arial"/>
          <w:spacing w:val="-3"/>
          <w:w w:val="87"/>
          <w:sz w:val="20"/>
          <w:szCs w:val="20"/>
        </w:rPr>
        <w:t>n</w:t>
      </w:r>
      <w:r>
        <w:rPr>
          <w:rFonts w:ascii="Arial" w:eastAsia="Arial" w:hAnsi="Arial" w:cs="Arial"/>
          <w:w w:val="87"/>
          <w:sz w:val="20"/>
          <w:szCs w:val="20"/>
        </w:rPr>
        <w:t>y</w:t>
      </w:r>
      <w:proofErr w:type="gramEnd"/>
      <w:r>
        <w:rPr>
          <w:rFonts w:ascii="Arial" w:eastAsia="Arial" w:hAnsi="Arial" w:cs="Arial"/>
          <w:spacing w:val="1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significant </w:t>
      </w:r>
      <w:r>
        <w:rPr>
          <w:rFonts w:ascii="Arial" w:eastAsia="Arial" w:hAnsi="Arial" w:cs="Arial"/>
          <w:spacing w:val="10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geo</w:t>
      </w:r>
      <w:ins w:id="194" w:author="Sujing Wang" w:date="2019-07-31T16:32:00Z">
        <w:r w:rsidR="006E630F">
          <w:rPr>
            <w:rFonts w:ascii="Arial" w:eastAsia="Arial" w:hAnsi="Arial" w:cs="Arial"/>
            <w:w w:val="87"/>
            <w:sz w:val="20"/>
            <w:szCs w:val="20"/>
          </w:rPr>
          <w:t>-</w:t>
        </w:r>
      </w:ins>
      <w:r>
        <w:rPr>
          <w:rFonts w:ascii="Arial" w:eastAsia="Arial" w:hAnsi="Arial" w:cs="Arial"/>
          <w:w w:val="87"/>
          <w:sz w:val="20"/>
          <w:szCs w:val="20"/>
        </w:rPr>
        <w:t>referencing</w:t>
      </w:r>
      <w:r>
        <w:rPr>
          <w:rFonts w:ascii="Arial" w:eastAsia="Arial" w:hAnsi="Arial" w:cs="Arial"/>
          <w:spacing w:val="32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 xml:space="preserve">distortions </w:t>
      </w:r>
      <w:r>
        <w:rPr>
          <w:rFonts w:ascii="Arial" w:eastAsia="Arial" w:hAnsi="Arial" w:cs="Arial"/>
          <w:sz w:val="20"/>
          <w:szCs w:val="20"/>
        </w:rPr>
        <w:t>being</w:t>
      </w:r>
      <w:r>
        <w:rPr>
          <w:rFonts w:ascii="Arial" w:eastAsia="Arial" w:hAnsi="Arial" w:cs="Arial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 xml:space="preserve">introduced. </w:t>
      </w:r>
      <w:r>
        <w:rPr>
          <w:rFonts w:ascii="Arial" w:eastAsia="Arial" w:hAnsi="Arial" w:cs="Arial"/>
          <w:spacing w:val="30"/>
          <w:w w:val="89"/>
          <w:sz w:val="20"/>
          <w:szCs w:val="20"/>
        </w:rPr>
        <w:t xml:space="preserve"> </w:t>
      </w:r>
      <w:del w:id="195" w:author="Sujing Wang" w:date="2019-07-31T16:32:00Z">
        <w:r w:rsidDel="006E630F">
          <w:rPr>
            <w:rFonts w:ascii="Arial" w:eastAsia="Arial" w:hAnsi="Arial" w:cs="Arial"/>
            <w:spacing w:val="-14"/>
            <w:w w:val="89"/>
            <w:sz w:val="20"/>
            <w:szCs w:val="20"/>
          </w:rPr>
          <w:delText>W</w:delText>
        </w:r>
        <w:r w:rsidDel="006E630F">
          <w:rPr>
            <w:rFonts w:ascii="Arial" w:eastAsia="Arial" w:hAnsi="Arial" w:cs="Arial"/>
            <w:w w:val="89"/>
            <w:sz w:val="20"/>
            <w:szCs w:val="20"/>
          </w:rPr>
          <w:delText xml:space="preserve">e </w:delText>
        </w:r>
        <w:r w:rsidDel="006E630F">
          <w:rPr>
            <w:rFonts w:ascii="Arial" w:eastAsia="Arial" w:hAnsi="Arial" w:cs="Arial"/>
            <w:spacing w:val="16"/>
            <w:w w:val="89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9"/>
            <w:sz w:val="20"/>
            <w:szCs w:val="20"/>
          </w:rPr>
          <w:delText>h</w:delText>
        </w:r>
        <w:r w:rsidDel="006E630F">
          <w:rPr>
            <w:rFonts w:ascii="Arial" w:eastAsia="Arial" w:hAnsi="Arial" w:cs="Arial"/>
            <w:spacing w:val="-4"/>
            <w:w w:val="89"/>
            <w:sz w:val="20"/>
            <w:szCs w:val="20"/>
          </w:rPr>
          <w:delText>a</w:delText>
        </w:r>
        <w:r w:rsidDel="006E630F">
          <w:rPr>
            <w:rFonts w:ascii="Arial" w:eastAsia="Arial" w:hAnsi="Arial" w:cs="Arial"/>
            <w:spacing w:val="-3"/>
            <w:w w:val="89"/>
            <w:sz w:val="20"/>
            <w:szCs w:val="20"/>
          </w:rPr>
          <w:delText>v</w:delText>
        </w:r>
        <w:r w:rsidDel="006E630F">
          <w:rPr>
            <w:rFonts w:ascii="Arial" w:eastAsia="Arial" w:hAnsi="Arial" w:cs="Arial"/>
            <w:w w:val="89"/>
            <w:sz w:val="20"/>
            <w:szCs w:val="20"/>
          </w:rPr>
          <w:delText>e</w:delText>
        </w:r>
        <w:r w:rsidDel="006E630F">
          <w:rPr>
            <w:rFonts w:ascii="Arial" w:eastAsia="Arial" w:hAnsi="Arial" w:cs="Arial"/>
            <w:spacing w:val="47"/>
            <w:w w:val="89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also</w:delText>
        </w:r>
        <w:r w:rsidDel="006E630F">
          <w:rPr>
            <w:rFonts w:ascii="Arial" w:eastAsia="Arial" w:hAnsi="Arial" w:cs="Arial"/>
            <w:spacing w:val="6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defined</w:delText>
        </w:r>
        <w:r w:rsidDel="006E630F">
          <w:rPr>
            <w:rFonts w:ascii="Arial" w:eastAsia="Arial" w:hAnsi="Arial" w:cs="Arial"/>
            <w:spacing w:val="-19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an</w:delText>
        </w:r>
        <w:r w:rsidDel="006E630F">
          <w:rPr>
            <w:rFonts w:ascii="Arial" w:eastAsia="Arial" w:hAnsi="Arial" w:cs="Arial"/>
            <w:spacing w:val="1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 xml:space="preserve">interestingness </w:delText>
        </w:r>
        <w:r w:rsidDel="006E630F">
          <w:rPr>
            <w:rFonts w:ascii="Arial" w:eastAsia="Arial" w:hAnsi="Arial" w:cs="Arial"/>
            <w:w w:val="89"/>
            <w:sz w:val="20"/>
            <w:szCs w:val="20"/>
          </w:rPr>
          <w:delText>fram</w:delText>
        </w:r>
        <w:r w:rsidDel="006E630F">
          <w:rPr>
            <w:rFonts w:ascii="Arial" w:eastAsia="Arial" w:hAnsi="Arial" w:cs="Arial"/>
            <w:spacing w:val="-4"/>
            <w:w w:val="89"/>
            <w:sz w:val="20"/>
            <w:szCs w:val="20"/>
          </w:rPr>
          <w:delText>e</w:delText>
        </w:r>
        <w:r w:rsidDel="006E630F">
          <w:rPr>
            <w:rFonts w:ascii="Arial" w:eastAsia="Arial" w:hAnsi="Arial" w:cs="Arial"/>
            <w:spacing w:val="-2"/>
            <w:w w:val="89"/>
            <w:sz w:val="20"/>
            <w:szCs w:val="20"/>
          </w:rPr>
          <w:delText>w</w:delText>
        </w:r>
        <w:r w:rsidDel="006E630F">
          <w:rPr>
            <w:rFonts w:ascii="Arial" w:eastAsia="Arial" w:hAnsi="Arial" w:cs="Arial"/>
            <w:w w:val="89"/>
            <w:sz w:val="20"/>
            <w:szCs w:val="20"/>
          </w:rPr>
          <w:delText xml:space="preserve">ork </w:delText>
        </w:r>
        <w:r w:rsidDel="006E630F">
          <w:rPr>
            <w:rFonts w:ascii="Arial" w:eastAsia="Arial" w:hAnsi="Arial" w:cs="Arial"/>
            <w:spacing w:val="6"/>
            <w:w w:val="89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9"/>
            <w:sz w:val="20"/>
            <w:szCs w:val="20"/>
          </w:rPr>
          <w:delText>that</w:delText>
        </w:r>
        <w:r w:rsidDel="006E630F">
          <w:rPr>
            <w:rFonts w:ascii="Arial" w:eastAsia="Arial" w:hAnsi="Arial" w:cs="Arial"/>
            <w:spacing w:val="20"/>
            <w:w w:val="89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9"/>
            <w:sz w:val="20"/>
            <w:szCs w:val="20"/>
          </w:rPr>
          <w:delText>sh</w:delText>
        </w:r>
        <w:r w:rsidDel="006E630F">
          <w:rPr>
            <w:rFonts w:ascii="Arial" w:eastAsia="Arial" w:hAnsi="Arial" w:cs="Arial"/>
            <w:spacing w:val="-4"/>
            <w:w w:val="89"/>
            <w:sz w:val="20"/>
            <w:szCs w:val="20"/>
          </w:rPr>
          <w:delText>o</w:delText>
        </w:r>
        <w:r w:rsidDel="006E630F">
          <w:rPr>
            <w:rFonts w:ascii="Arial" w:eastAsia="Arial" w:hAnsi="Arial" w:cs="Arial"/>
            <w:w w:val="89"/>
            <w:sz w:val="20"/>
            <w:szCs w:val="20"/>
          </w:rPr>
          <w:delText>ws</w:delText>
        </w:r>
        <w:r w:rsidDel="006E630F">
          <w:rPr>
            <w:rFonts w:ascii="Arial" w:eastAsia="Arial" w:hAnsi="Arial" w:cs="Arial"/>
            <w:spacing w:val="9"/>
            <w:w w:val="89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promise.</w:delText>
        </w:r>
      </w:del>
    </w:p>
    <w:p w14:paraId="627F807A" w14:textId="77777777" w:rsidR="00CE37CF" w:rsidRDefault="007311F8">
      <w:pPr>
        <w:spacing w:before="47" w:after="0" w:line="249" w:lineRule="auto"/>
        <w:ind w:left="119" w:right="-54" w:firstLine="199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8"/>
          <w:sz w:val="20"/>
          <w:szCs w:val="20"/>
        </w:rPr>
        <w:t>There</w:t>
      </w:r>
      <w:r>
        <w:rPr>
          <w:rFonts w:ascii="Arial" w:eastAsia="Arial" w:hAnsi="Arial" w:cs="Arial"/>
          <w:spacing w:val="28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a</w:t>
      </w:r>
      <w:r>
        <w:rPr>
          <w:rFonts w:ascii="Arial" w:eastAsia="Arial" w:hAnsi="Arial" w:cs="Arial"/>
          <w:spacing w:val="33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lot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ork</w:t>
      </w:r>
      <w:r>
        <w:rPr>
          <w:rFonts w:ascii="Arial" w:eastAsia="Arial" w:hAnsi="Arial" w:cs="Arial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left</w:t>
      </w:r>
      <w:r>
        <w:rPr>
          <w:rFonts w:ascii="Arial" w:eastAsia="Arial" w:hAnsi="Arial" w:cs="Arial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dealing</w:t>
      </w:r>
      <w:r>
        <w:rPr>
          <w:rFonts w:ascii="Arial" w:eastAsia="Arial" w:hAnsi="Arial" w:cs="Arial"/>
          <w:spacing w:val="2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17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w w:val="89"/>
          <w:sz w:val="20"/>
          <w:szCs w:val="20"/>
        </w:rPr>
        <w:t>irr</w:t>
      </w:r>
      <w:r>
        <w:rPr>
          <w:rFonts w:ascii="Arial" w:eastAsia="Arial" w:hAnsi="Arial" w:cs="Arial"/>
          <w:spacing w:val="-3"/>
          <w:w w:val="89"/>
          <w:sz w:val="20"/>
          <w:szCs w:val="20"/>
        </w:rPr>
        <w:t>e</w:t>
      </w:r>
      <w:r>
        <w:rPr>
          <w:rFonts w:ascii="Arial" w:eastAsia="Arial" w:hAnsi="Arial" w:cs="Arial"/>
          <w:w w:val="89"/>
          <w:sz w:val="20"/>
          <w:szCs w:val="20"/>
        </w:rPr>
        <w:t xml:space="preserve">gularly </w:t>
      </w:r>
      <w:r>
        <w:rPr>
          <w:rFonts w:ascii="Arial" w:eastAsia="Arial" w:hAnsi="Arial" w:cs="Arial"/>
          <w:spacing w:val="30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shaped</w:t>
      </w:r>
      <w:proofErr w:type="gramEnd"/>
      <w:r>
        <w:rPr>
          <w:rFonts w:ascii="Arial" w:eastAsia="Arial" w:hAnsi="Arial" w:cs="Arial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co</w:t>
      </w:r>
      <w:r>
        <w:rPr>
          <w:rFonts w:ascii="Arial" w:eastAsia="Arial" w:hAnsi="Arial" w:cs="Arial"/>
          <w:spacing w:val="-7"/>
          <w:w w:val="90"/>
          <w:sz w:val="20"/>
          <w:szCs w:val="20"/>
        </w:rPr>
        <w:t>n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ve</w:t>
      </w:r>
      <w:r>
        <w:rPr>
          <w:rFonts w:ascii="Arial" w:eastAsia="Arial" w:hAnsi="Arial" w:cs="Arial"/>
          <w:w w:val="90"/>
          <w:sz w:val="20"/>
          <w:szCs w:val="20"/>
        </w:rPr>
        <w:t xml:space="preserve">x </w:t>
      </w:r>
      <w:r>
        <w:rPr>
          <w:rFonts w:ascii="Arial" w:eastAsia="Arial" w:hAnsi="Arial" w:cs="Arial"/>
          <w:spacing w:val="15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polygons</w:t>
      </w:r>
      <w:r>
        <w:rPr>
          <w:rFonts w:ascii="Arial" w:eastAsia="Arial" w:hAnsi="Arial" w:cs="Arial"/>
          <w:spacing w:val="-1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that</w:t>
      </w:r>
      <w:r>
        <w:rPr>
          <w:rFonts w:ascii="Arial" w:eastAsia="Arial" w:hAnsi="Arial" w:cs="Arial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 xml:space="preserve">appear </w:t>
      </w:r>
      <w:r>
        <w:rPr>
          <w:rFonts w:ascii="Arial" w:eastAsia="Arial" w:hAnsi="Arial" w:cs="Arial"/>
          <w:spacing w:val="20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in </w:t>
      </w:r>
      <w:r>
        <w:rPr>
          <w:rFonts w:ascii="Arial" w:eastAsia="Arial" w:hAnsi="Arial" w:cs="Arial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poorly</w:t>
      </w:r>
      <w:r>
        <w:rPr>
          <w:rFonts w:ascii="Arial" w:eastAsia="Arial" w:hAnsi="Arial" w:cs="Arial"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 xml:space="preserve">georeferenced </w:t>
      </w:r>
      <w:r>
        <w:rPr>
          <w:rFonts w:ascii="Arial" w:eastAsia="Arial" w:hAnsi="Arial" w:cs="Arial"/>
          <w:spacing w:val="17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real 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orld</w:t>
      </w:r>
      <w:r>
        <w:rPr>
          <w:rFonts w:ascii="Arial" w:eastAsia="Arial" w:hAnsi="Arial" w:cs="Arial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data.</w:t>
      </w:r>
      <w:r>
        <w:rPr>
          <w:rFonts w:ascii="Arial" w:eastAsia="Arial" w:hAnsi="Arial" w:cs="Arial"/>
          <w:spacing w:val="20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4"/>
          <w:w w:val="88"/>
          <w:sz w:val="20"/>
          <w:szCs w:val="20"/>
        </w:rPr>
        <w:t>W</w:t>
      </w:r>
      <w:r>
        <w:rPr>
          <w:rFonts w:ascii="Arial" w:eastAsia="Arial" w:hAnsi="Arial" w:cs="Arial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43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beli</w:t>
      </w:r>
      <w:r>
        <w:rPr>
          <w:rFonts w:ascii="Arial" w:eastAsia="Arial" w:hAnsi="Arial" w:cs="Arial"/>
          <w:spacing w:val="-4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-3"/>
          <w:w w:val="88"/>
          <w:sz w:val="20"/>
          <w:szCs w:val="20"/>
        </w:rPr>
        <w:t>v</w:t>
      </w:r>
      <w:r>
        <w:rPr>
          <w:rFonts w:ascii="Arial" w:eastAsia="Arial" w:hAnsi="Arial" w:cs="Arial"/>
          <w:w w:val="88"/>
          <w:sz w:val="20"/>
          <w:szCs w:val="20"/>
        </w:rPr>
        <w:t>e</w:t>
      </w:r>
      <w:r>
        <w:rPr>
          <w:rFonts w:ascii="Arial" w:eastAsia="Arial" w:hAnsi="Arial" w:cs="Arial"/>
          <w:spacing w:val="46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this</w:t>
      </w:r>
      <w:r>
        <w:rPr>
          <w:rFonts w:ascii="Arial" w:eastAsia="Arial" w:hAnsi="Arial" w:cs="Arial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w w:val="83"/>
          <w:sz w:val="20"/>
          <w:szCs w:val="20"/>
        </w:rPr>
        <w:t>because</w:t>
      </w:r>
      <w:r>
        <w:rPr>
          <w:rFonts w:ascii="Arial" w:eastAsia="Arial" w:hAnsi="Arial" w:cs="Arial"/>
          <w:spacing w:val="36"/>
          <w:w w:val="8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the</w:t>
      </w:r>
      <w:r>
        <w:rPr>
          <w:rFonts w:ascii="Arial" w:eastAsia="Arial" w:hAnsi="Arial" w:cs="Arial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sensit</w:t>
      </w:r>
      <w:r>
        <w:rPr>
          <w:rFonts w:ascii="Arial" w:eastAsia="Arial" w:hAnsi="Arial" w:cs="Arial"/>
          <w:spacing w:val="-5"/>
          <w:w w:val="93"/>
          <w:sz w:val="20"/>
          <w:szCs w:val="20"/>
        </w:rPr>
        <w:t>i</w:t>
      </w:r>
      <w:r>
        <w:rPr>
          <w:rFonts w:ascii="Arial" w:eastAsia="Arial" w:hAnsi="Arial" w:cs="Arial"/>
          <w:w w:val="93"/>
          <w:sz w:val="20"/>
          <w:szCs w:val="20"/>
        </w:rPr>
        <w:t>vity</w:t>
      </w:r>
      <w:r>
        <w:rPr>
          <w:rFonts w:ascii="Arial" w:eastAsia="Arial" w:hAnsi="Arial" w:cs="Arial"/>
          <w:spacing w:val="38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of</w:t>
      </w:r>
      <w:r>
        <w:rPr>
          <w:rFonts w:ascii="Arial" w:eastAsia="Arial" w:hAnsi="Arial" w:cs="Arial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the </w:t>
      </w:r>
      <w:r>
        <w:rPr>
          <w:rFonts w:ascii="Arial" w:eastAsia="Arial" w:hAnsi="Arial" w:cs="Arial"/>
          <w:w w:val="88"/>
          <w:sz w:val="20"/>
          <w:szCs w:val="20"/>
        </w:rPr>
        <w:t>geographic</w:t>
      </w:r>
      <w:r>
        <w:rPr>
          <w:rFonts w:ascii="Arial" w:eastAsia="Arial" w:hAnsi="Arial" w:cs="Arial"/>
          <w:spacing w:val="1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operations</w:t>
      </w:r>
      <w:r>
        <w:rPr>
          <w:rFonts w:ascii="Arial" w:eastAsia="Arial" w:hAnsi="Arial" w:cs="Arial"/>
          <w:spacing w:val="5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in</w:t>
      </w:r>
      <w:r>
        <w:rPr>
          <w:rFonts w:ascii="Arial" w:eastAsia="Arial" w:hAnsi="Arial" w:cs="Arial"/>
          <w:spacing w:val="-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20"/>
          <w:szCs w:val="20"/>
        </w:rPr>
        <w:t>PostGIS</w:t>
      </w:r>
      <w:proofErr w:type="spellEnd"/>
      <w:r>
        <w:rPr>
          <w:rFonts w:ascii="Arial" w:eastAsia="Arial" w:hAnsi="Arial" w:cs="Arial"/>
          <w:spacing w:val="4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or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ArcGIS.</w:t>
      </w:r>
      <w:r>
        <w:rPr>
          <w:rFonts w:ascii="Arial" w:eastAsia="Arial" w:hAnsi="Arial" w:cs="Arial"/>
          <w:spacing w:val="39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pacing w:val="-14"/>
          <w:w w:val="90"/>
          <w:sz w:val="20"/>
          <w:szCs w:val="20"/>
        </w:rPr>
        <w:t>W</w:t>
      </w:r>
      <w:r>
        <w:rPr>
          <w:rFonts w:ascii="Arial" w:eastAsia="Arial" w:hAnsi="Arial" w:cs="Arial"/>
          <w:w w:val="90"/>
          <w:sz w:val="20"/>
          <w:szCs w:val="20"/>
        </w:rPr>
        <w:t>e</w:t>
      </w:r>
      <w:r>
        <w:rPr>
          <w:rFonts w:ascii="Arial" w:eastAsia="Arial" w:hAnsi="Arial" w:cs="Arial"/>
          <w:spacing w:val="7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  <w:sz w:val="20"/>
          <w:szCs w:val="20"/>
        </w:rPr>
        <w:t>are</w:t>
      </w:r>
      <w:r>
        <w:rPr>
          <w:rFonts w:ascii="Arial" w:eastAsia="Arial" w:hAnsi="Arial" w:cs="Arial"/>
          <w:spacing w:val="-14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currently </w:t>
      </w:r>
      <w:r>
        <w:rPr>
          <w:rFonts w:ascii="Arial" w:eastAsia="Arial" w:hAnsi="Arial" w:cs="Arial"/>
          <w:spacing w:val="-2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orking</w:t>
      </w:r>
      <w:r>
        <w:rPr>
          <w:rFonts w:ascii="Arial" w:eastAsia="Arial" w:hAnsi="Arial" w:cs="Arial"/>
          <w:spacing w:val="-1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spacing w:val="-3"/>
          <w:w w:val="90"/>
          <w:sz w:val="20"/>
          <w:szCs w:val="20"/>
        </w:rPr>
        <w:t>e</w:t>
      </w:r>
      <w:r>
        <w:rPr>
          <w:rFonts w:ascii="Arial" w:eastAsia="Arial" w:hAnsi="Arial" w:cs="Arial"/>
          <w:w w:val="90"/>
          <w:sz w:val="20"/>
          <w:szCs w:val="20"/>
        </w:rPr>
        <w:t>xtending</w:t>
      </w:r>
      <w:r>
        <w:rPr>
          <w:rFonts w:ascii="Arial" w:eastAsia="Arial" w:hAnsi="Arial" w:cs="Arial"/>
          <w:spacing w:val="20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our</w:t>
      </w:r>
      <w:r>
        <w:rPr>
          <w:rFonts w:ascii="Arial" w:eastAsia="Arial" w:hAnsi="Arial" w:cs="Arial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fram</w:t>
      </w:r>
      <w:r>
        <w:rPr>
          <w:rFonts w:ascii="Arial" w:eastAsia="Arial" w:hAnsi="Arial" w:cs="Arial"/>
          <w:spacing w:val="-5"/>
          <w:w w:val="93"/>
          <w:sz w:val="20"/>
          <w:szCs w:val="20"/>
        </w:rPr>
        <w:t>e</w:t>
      </w:r>
      <w:r>
        <w:rPr>
          <w:rFonts w:ascii="Arial" w:eastAsia="Arial" w:hAnsi="Arial" w:cs="Arial"/>
          <w:spacing w:val="-2"/>
          <w:w w:val="93"/>
          <w:sz w:val="20"/>
          <w:szCs w:val="20"/>
        </w:rPr>
        <w:t>w</w:t>
      </w:r>
      <w:r>
        <w:rPr>
          <w:rFonts w:ascii="Arial" w:eastAsia="Arial" w:hAnsi="Arial" w:cs="Arial"/>
          <w:w w:val="93"/>
          <w:sz w:val="20"/>
          <w:szCs w:val="20"/>
        </w:rPr>
        <w:t>ork</w:t>
      </w:r>
      <w:r>
        <w:rPr>
          <w:rFonts w:ascii="Arial" w:eastAsia="Arial" w:hAnsi="Arial" w:cs="Arial"/>
          <w:spacing w:val="17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to</w:t>
      </w:r>
      <w:r>
        <w:rPr>
          <w:rFonts w:ascii="Arial" w:eastAsia="Arial" w:hAnsi="Arial" w:cs="Arial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deal</w:t>
      </w:r>
      <w:r>
        <w:rPr>
          <w:rFonts w:ascii="Arial" w:eastAsia="Arial" w:hAnsi="Arial" w:cs="Arial"/>
          <w:spacing w:val="19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</w:t>
      </w:r>
      <w:r>
        <w:rPr>
          <w:rFonts w:ascii="Arial" w:eastAsia="Arial" w:hAnsi="Arial" w:cs="Arial"/>
          <w:spacing w:val="8"/>
          <w:sz w:val="20"/>
          <w:szCs w:val="20"/>
        </w:rPr>
        <w:t xml:space="preserve"> </w:t>
      </w:r>
      <w:del w:id="196" w:author="Sujing Wang" w:date="2019-07-31T16:33:00Z">
        <w:r w:rsidDel="006E630F">
          <w:rPr>
            <w:rFonts w:ascii="Arial" w:eastAsia="Arial" w:hAnsi="Arial" w:cs="Arial"/>
            <w:w w:val="82"/>
            <w:sz w:val="20"/>
            <w:szCs w:val="20"/>
          </w:rPr>
          <w:delText>edge</w:delText>
        </w:r>
        <w:r w:rsidDel="006E630F">
          <w:rPr>
            <w:rFonts w:ascii="Arial" w:eastAsia="Arial" w:hAnsi="Arial" w:cs="Arial"/>
            <w:spacing w:val="31"/>
            <w:w w:val="82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2"/>
            <w:sz w:val="20"/>
            <w:szCs w:val="20"/>
          </w:rPr>
          <w:delText xml:space="preserve">cases </w:delText>
        </w:r>
        <w:r w:rsidDel="006E630F">
          <w:rPr>
            <w:rFonts w:ascii="Arial" w:eastAsia="Arial" w:hAnsi="Arial" w:cs="Arial"/>
            <w:w w:val="111"/>
            <w:sz w:val="20"/>
            <w:szCs w:val="20"/>
          </w:rPr>
          <w:delText>li</w:delText>
        </w:r>
        <w:r w:rsidDel="006E630F">
          <w:rPr>
            <w:rFonts w:ascii="Arial" w:eastAsia="Arial" w:hAnsi="Arial" w:cs="Arial"/>
            <w:spacing w:val="-2"/>
            <w:w w:val="111"/>
            <w:sz w:val="20"/>
            <w:szCs w:val="20"/>
          </w:rPr>
          <w:delText>k</w:delText>
        </w:r>
        <w:r w:rsidDel="006E630F">
          <w:rPr>
            <w:rFonts w:ascii="Arial" w:eastAsia="Arial" w:hAnsi="Arial" w:cs="Arial"/>
            <w:w w:val="79"/>
            <w:sz w:val="20"/>
            <w:szCs w:val="20"/>
          </w:rPr>
          <w:delText>e</w:delText>
        </w:r>
        <w:r w:rsidDel="006E630F">
          <w:rPr>
            <w:rFonts w:ascii="Arial" w:eastAsia="Arial" w:hAnsi="Arial" w:cs="Arial"/>
            <w:spacing w:val="14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those.</w:delText>
        </w:r>
      </w:del>
      <w:ins w:id="197" w:author="Sujing Wang" w:date="2019-07-31T16:33:00Z">
        <w:r w:rsidR="006E630F">
          <w:rPr>
            <w:rFonts w:ascii="Arial" w:eastAsia="Arial" w:hAnsi="Arial" w:cs="Arial"/>
            <w:w w:val="82"/>
            <w:sz w:val="20"/>
            <w:szCs w:val="20"/>
          </w:rPr>
          <w:t xml:space="preserve">similar cases. </w:t>
        </w:r>
      </w:ins>
    </w:p>
    <w:p w14:paraId="5070B4F7" w14:textId="77777777" w:rsidR="00CE37CF" w:rsidDel="006E630F" w:rsidRDefault="007311F8">
      <w:pPr>
        <w:spacing w:before="47" w:after="0" w:line="249" w:lineRule="auto"/>
        <w:ind w:left="119" w:right="-54" w:firstLine="199"/>
        <w:jc w:val="both"/>
        <w:rPr>
          <w:del w:id="198" w:author="Sujing Wang" w:date="2019-07-31T16:34:00Z"/>
          <w:rFonts w:ascii="Arial" w:eastAsia="Arial" w:hAnsi="Arial" w:cs="Arial"/>
          <w:sz w:val="20"/>
          <w:szCs w:val="20"/>
        </w:rPr>
      </w:pPr>
      <w:del w:id="199" w:author="Sujing Wang" w:date="2019-07-31T16:34:00Z">
        <w:r w:rsidDel="006E630F">
          <w:rPr>
            <w:rFonts w:ascii="Arial" w:eastAsia="Arial" w:hAnsi="Arial" w:cs="Arial"/>
            <w:spacing w:val="-15"/>
            <w:w w:val="91"/>
            <w:sz w:val="20"/>
            <w:szCs w:val="20"/>
          </w:rPr>
          <w:delText>W</w:delText>
        </w:r>
        <w:r w:rsidDel="006E630F">
          <w:rPr>
            <w:rFonts w:ascii="Arial" w:eastAsia="Arial" w:hAnsi="Arial" w:cs="Arial"/>
            <w:w w:val="91"/>
            <w:sz w:val="20"/>
            <w:szCs w:val="20"/>
          </w:rPr>
          <w:delText>e</w:delText>
        </w:r>
        <w:r w:rsidDel="006E630F">
          <w:rPr>
            <w:rFonts w:ascii="Arial" w:eastAsia="Arial" w:hAnsi="Arial" w:cs="Arial"/>
            <w:spacing w:val="38"/>
            <w:w w:val="91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are</w:delText>
        </w:r>
        <w:r w:rsidDel="006E630F">
          <w:rPr>
            <w:rFonts w:ascii="Arial" w:eastAsia="Arial" w:hAnsi="Arial" w:cs="Arial"/>
            <w:spacing w:val="-14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also</w:delText>
        </w:r>
        <w:r w:rsidDel="006E630F">
          <w:rPr>
            <w:rFonts w:ascii="Arial" w:eastAsia="Arial" w:hAnsi="Arial" w:cs="Arial"/>
            <w:spacing w:val="-15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looking</w:delText>
        </w:r>
        <w:r w:rsidDel="006E630F">
          <w:rPr>
            <w:rFonts w:ascii="Arial" w:eastAsia="Arial" w:hAnsi="Arial" w:cs="Arial"/>
            <w:spacing w:val="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90"/>
            <w:sz w:val="20"/>
            <w:szCs w:val="20"/>
          </w:rPr>
          <w:delText>t</w:delText>
        </w:r>
        <w:r w:rsidDel="006E630F">
          <w:rPr>
            <w:rFonts w:ascii="Arial" w:eastAsia="Arial" w:hAnsi="Arial" w:cs="Arial"/>
            <w:spacing w:val="-4"/>
            <w:w w:val="90"/>
            <w:sz w:val="20"/>
            <w:szCs w:val="20"/>
          </w:rPr>
          <w:delText>o</w:delText>
        </w:r>
        <w:r w:rsidDel="006E630F">
          <w:rPr>
            <w:rFonts w:ascii="Arial" w:eastAsia="Arial" w:hAnsi="Arial" w:cs="Arial"/>
            <w:spacing w:val="-2"/>
            <w:w w:val="90"/>
            <w:sz w:val="20"/>
            <w:szCs w:val="20"/>
          </w:rPr>
          <w:delText>w</w:delText>
        </w:r>
        <w:r w:rsidDel="006E630F">
          <w:rPr>
            <w:rFonts w:ascii="Arial" w:eastAsia="Arial" w:hAnsi="Arial" w:cs="Arial"/>
            <w:w w:val="90"/>
            <w:sz w:val="20"/>
            <w:szCs w:val="20"/>
          </w:rPr>
          <w:delText>ards</w:delText>
        </w:r>
        <w:r w:rsidDel="006E630F">
          <w:rPr>
            <w:rFonts w:ascii="Arial" w:eastAsia="Arial" w:hAnsi="Arial" w:cs="Arial"/>
            <w:spacing w:val="34"/>
            <w:w w:val="90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90"/>
            <w:sz w:val="20"/>
            <w:szCs w:val="20"/>
          </w:rPr>
          <w:delText>consolidating</w:delText>
        </w:r>
        <w:r w:rsidDel="006E630F">
          <w:rPr>
            <w:rFonts w:ascii="Arial" w:eastAsia="Arial" w:hAnsi="Arial" w:cs="Arial"/>
            <w:spacing w:val="50"/>
            <w:w w:val="90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and</w:delText>
        </w:r>
        <w:r w:rsidDel="006E630F">
          <w:rPr>
            <w:rFonts w:ascii="Arial" w:eastAsia="Arial" w:hAnsi="Arial" w:cs="Arial"/>
            <w:spacing w:val="-14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pacing w:val="-3"/>
            <w:w w:val="79"/>
            <w:sz w:val="20"/>
            <w:szCs w:val="20"/>
          </w:rPr>
          <w:delText>e</w:delText>
        </w:r>
        <w:r w:rsidDel="006E630F">
          <w:rPr>
            <w:rFonts w:ascii="Arial" w:eastAsia="Arial" w:hAnsi="Arial" w:cs="Arial"/>
            <w:w w:val="92"/>
            <w:sz w:val="20"/>
            <w:szCs w:val="20"/>
          </w:rPr>
          <w:delText xml:space="preserve">xtending </w:delText>
        </w:r>
        <w:r w:rsidDel="006E630F">
          <w:rPr>
            <w:rFonts w:ascii="Arial" w:eastAsia="Arial" w:hAnsi="Arial" w:cs="Arial"/>
            <w:w w:val="86"/>
            <w:sz w:val="20"/>
            <w:szCs w:val="20"/>
          </w:rPr>
          <w:delText>some</w:delText>
        </w:r>
        <w:r w:rsidDel="006E630F">
          <w:rPr>
            <w:rFonts w:ascii="Arial" w:eastAsia="Arial" w:hAnsi="Arial" w:cs="Arial"/>
            <w:spacing w:val="19"/>
            <w:w w:val="86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of</w:delText>
        </w:r>
        <w:r w:rsidDel="006E630F">
          <w:rPr>
            <w:rFonts w:ascii="Arial" w:eastAsia="Arial" w:hAnsi="Arial" w:cs="Arial"/>
            <w:spacing w:val="9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the</w:delText>
        </w:r>
        <w:r w:rsidDel="006E630F">
          <w:rPr>
            <w:rFonts w:ascii="Arial" w:eastAsia="Arial" w:hAnsi="Arial" w:cs="Arial"/>
            <w:spacing w:val="18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change</w:delText>
        </w:r>
        <w:r w:rsidDel="006E630F">
          <w:rPr>
            <w:rFonts w:ascii="Arial" w:eastAsia="Arial" w:hAnsi="Arial" w:cs="Arial"/>
            <w:spacing w:val="12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predicates,</w:delText>
        </w:r>
        <w:r w:rsidDel="006E630F">
          <w:rPr>
            <w:rFonts w:ascii="Arial" w:eastAsia="Arial" w:hAnsi="Arial" w:cs="Arial"/>
            <w:spacing w:val="18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7"/>
            <w:sz w:val="20"/>
            <w:szCs w:val="20"/>
          </w:rPr>
          <w:delText>especially</w:delText>
        </w:r>
        <w:r w:rsidDel="006E630F">
          <w:rPr>
            <w:rFonts w:ascii="Arial" w:eastAsia="Arial" w:hAnsi="Arial" w:cs="Arial"/>
            <w:spacing w:val="45"/>
            <w:w w:val="87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trying</w:delText>
        </w:r>
        <w:r w:rsidDel="006E630F">
          <w:rPr>
            <w:rFonts w:ascii="Arial" w:eastAsia="Arial" w:hAnsi="Arial" w:cs="Arial"/>
            <w:spacing w:val="-4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to</w:delText>
        </w:r>
        <w:r w:rsidDel="006E630F">
          <w:rPr>
            <w:rFonts w:ascii="Arial" w:eastAsia="Arial" w:hAnsi="Arial" w:cs="Arial"/>
            <w:spacing w:val="-2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>tune</w:delText>
        </w:r>
        <w:r w:rsidDel="006E630F">
          <w:rPr>
            <w:rFonts w:ascii="Arial" w:eastAsia="Arial" w:hAnsi="Arial" w:cs="Arial"/>
            <w:spacing w:val="18"/>
            <w:w w:val="8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them for</w:delText>
        </w:r>
        <w:r w:rsidDel="006E630F">
          <w:rPr>
            <w:rFonts w:ascii="Arial" w:eastAsia="Arial" w:hAnsi="Arial" w:cs="Arial"/>
            <w:spacing w:val="12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fine</w:delText>
        </w:r>
        <w:r w:rsidDel="006E630F">
          <w:rPr>
            <w:rFonts w:ascii="Arial" w:eastAsia="Arial" w:hAnsi="Arial" w:cs="Arial"/>
            <w:spacing w:val="-12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changes.</w:delText>
        </w:r>
      </w:del>
    </w:p>
    <w:p w14:paraId="0EDB501C" w14:textId="77777777" w:rsidR="00CE37CF" w:rsidDel="006E630F" w:rsidRDefault="007311F8">
      <w:pPr>
        <w:spacing w:before="47" w:after="0" w:line="249" w:lineRule="auto"/>
        <w:ind w:left="119" w:right="-54" w:firstLine="199"/>
        <w:jc w:val="both"/>
        <w:rPr>
          <w:del w:id="200" w:author="Sujing Wang" w:date="2019-07-31T16:34:00Z"/>
          <w:rFonts w:ascii="Arial" w:eastAsia="Arial" w:hAnsi="Arial" w:cs="Arial"/>
          <w:sz w:val="20"/>
          <w:szCs w:val="20"/>
        </w:rPr>
      </w:pPr>
      <w:del w:id="201" w:author="Sujing Wang" w:date="2019-07-31T16:34:00Z">
        <w:r w:rsidDel="006E630F">
          <w:rPr>
            <w:rFonts w:ascii="Arial" w:eastAsia="Arial" w:hAnsi="Arial" w:cs="Arial"/>
            <w:spacing w:val="-15"/>
            <w:w w:val="91"/>
            <w:sz w:val="20"/>
            <w:szCs w:val="20"/>
          </w:rPr>
          <w:delText>W</w:delText>
        </w:r>
        <w:r w:rsidDel="006E630F">
          <w:rPr>
            <w:rFonts w:ascii="Arial" w:eastAsia="Arial" w:hAnsi="Arial" w:cs="Arial"/>
            <w:w w:val="91"/>
            <w:sz w:val="20"/>
            <w:szCs w:val="20"/>
          </w:rPr>
          <w:delText>e</w:delText>
        </w:r>
        <w:r w:rsidDel="006E630F">
          <w:rPr>
            <w:rFonts w:ascii="Arial" w:eastAsia="Arial" w:hAnsi="Arial" w:cs="Arial"/>
            <w:spacing w:val="2"/>
            <w:w w:val="91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will</w:delText>
        </w:r>
        <w:r w:rsidDel="006E630F">
          <w:rPr>
            <w:rFonts w:ascii="Arial" w:eastAsia="Arial" w:hAnsi="Arial" w:cs="Arial"/>
            <w:spacing w:val="2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pacing w:val="-2"/>
            <w:sz w:val="20"/>
            <w:szCs w:val="20"/>
          </w:rPr>
          <w:delText>w</w:delText>
        </w:r>
        <w:r w:rsidDel="006E630F">
          <w:rPr>
            <w:rFonts w:ascii="Arial" w:eastAsia="Arial" w:hAnsi="Arial" w:cs="Arial"/>
            <w:sz w:val="20"/>
            <w:szCs w:val="20"/>
          </w:rPr>
          <w:delText>ork</w:delText>
        </w:r>
        <w:r w:rsidDel="006E630F">
          <w:rPr>
            <w:rFonts w:ascii="Arial" w:eastAsia="Arial" w:hAnsi="Arial" w:cs="Arial"/>
            <w:spacing w:val="-1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>on</w:delText>
        </w:r>
        <w:r w:rsidDel="006E630F">
          <w:rPr>
            <w:rFonts w:ascii="Arial" w:eastAsia="Arial" w:hAnsi="Arial" w:cs="Arial"/>
            <w:spacing w:val="6"/>
            <w:w w:val="8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>the</w:delText>
        </w:r>
        <w:r w:rsidDel="006E630F">
          <w:rPr>
            <w:rFonts w:ascii="Arial" w:eastAsia="Arial" w:hAnsi="Arial" w:cs="Arial"/>
            <w:spacing w:val="1"/>
            <w:w w:val="8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>creating</w:delText>
        </w:r>
        <w:r w:rsidDel="006E630F">
          <w:rPr>
            <w:rFonts w:ascii="Arial" w:eastAsia="Arial" w:hAnsi="Arial" w:cs="Arial"/>
            <w:spacing w:val="18"/>
            <w:w w:val="8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>change</w:delText>
        </w:r>
        <w:r w:rsidDel="006E630F">
          <w:rPr>
            <w:rFonts w:ascii="Arial" w:eastAsia="Arial" w:hAnsi="Arial" w:cs="Arial"/>
            <w:spacing w:val="-9"/>
            <w:w w:val="8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>summaries</w:delText>
        </w:r>
        <w:r w:rsidDel="006E630F">
          <w:rPr>
            <w:rFonts w:ascii="Arial" w:eastAsia="Arial" w:hAnsi="Arial" w:cs="Arial"/>
            <w:spacing w:val="4"/>
            <w:w w:val="8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>and</w:delText>
        </w:r>
        <w:r w:rsidDel="006E630F">
          <w:rPr>
            <w:rFonts w:ascii="Arial" w:eastAsia="Arial" w:hAnsi="Arial" w:cs="Arial"/>
            <w:spacing w:val="-3"/>
            <w:w w:val="8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8"/>
            <w:sz w:val="20"/>
            <w:szCs w:val="20"/>
          </w:rPr>
          <w:delText xml:space="preserve">stories, </w:delText>
        </w:r>
        <w:r w:rsidDel="006E630F">
          <w:rPr>
            <w:rFonts w:ascii="Arial" w:eastAsia="Arial" w:hAnsi="Arial" w:cs="Arial"/>
            <w:w w:val="84"/>
            <w:sz w:val="20"/>
            <w:szCs w:val="20"/>
          </w:rPr>
          <w:delText>as</w:delText>
        </w:r>
        <w:r w:rsidDel="006E630F">
          <w:rPr>
            <w:rFonts w:ascii="Arial" w:eastAsia="Arial" w:hAnsi="Arial" w:cs="Arial"/>
            <w:spacing w:val="10"/>
            <w:w w:val="84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4"/>
            <w:sz w:val="20"/>
            <w:szCs w:val="20"/>
          </w:rPr>
          <w:delText xml:space="preserve">detailed </w:delText>
        </w:r>
        <w:r w:rsidDel="006E630F">
          <w:rPr>
            <w:rFonts w:ascii="Arial" w:eastAsia="Arial" w:hAnsi="Arial" w:cs="Arial"/>
            <w:spacing w:val="18"/>
            <w:w w:val="84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in</w:delText>
        </w:r>
        <w:r w:rsidDel="006E630F">
          <w:rPr>
            <w:rFonts w:ascii="Arial" w:eastAsia="Arial" w:hAnsi="Arial" w:cs="Arial"/>
            <w:spacing w:val="12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9"/>
            <w:sz w:val="20"/>
            <w:szCs w:val="20"/>
          </w:rPr>
          <w:delText>Section</w:delText>
        </w:r>
        <w:r w:rsidDel="006E630F">
          <w:rPr>
            <w:rFonts w:ascii="Arial" w:eastAsia="Arial" w:hAnsi="Arial" w:cs="Arial"/>
            <w:spacing w:val="20"/>
            <w:w w:val="89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I</w:delText>
        </w:r>
        <w:r w:rsidDel="006E630F">
          <w:rPr>
            <w:rFonts w:ascii="Arial" w:eastAsia="Arial" w:hAnsi="Arial" w:cs="Arial"/>
            <w:spacing w:val="-26"/>
            <w:sz w:val="20"/>
            <w:szCs w:val="20"/>
          </w:rPr>
          <w:delText>V</w:delText>
        </w:r>
        <w:r w:rsidDel="006E630F">
          <w:rPr>
            <w:rFonts w:ascii="Arial" w:eastAsia="Arial" w:hAnsi="Arial" w:cs="Arial"/>
            <w:sz w:val="20"/>
            <w:szCs w:val="20"/>
          </w:rPr>
          <w:delText>,</w:delText>
        </w:r>
        <w:r w:rsidDel="006E630F">
          <w:rPr>
            <w:rFonts w:ascii="Arial" w:eastAsia="Arial" w:hAnsi="Arial" w:cs="Arial"/>
            <w:spacing w:val="28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from</w:delText>
        </w:r>
        <w:r w:rsidDel="006E630F">
          <w:rPr>
            <w:rFonts w:ascii="Arial" w:eastAsia="Arial" w:hAnsi="Arial" w:cs="Arial"/>
            <w:spacing w:val="-2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the</w:delText>
        </w:r>
        <w:r w:rsidDel="006E630F">
          <w:rPr>
            <w:rFonts w:ascii="Arial" w:eastAsia="Arial" w:hAnsi="Arial" w:cs="Arial"/>
            <w:spacing w:val="-22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w w:val="85"/>
            <w:sz w:val="20"/>
            <w:szCs w:val="20"/>
          </w:rPr>
          <w:delText>data</w:delText>
        </w:r>
        <w:r w:rsidDel="006E630F">
          <w:rPr>
            <w:rFonts w:ascii="Arial" w:eastAsia="Arial" w:hAnsi="Arial" w:cs="Arial"/>
            <w:spacing w:val="22"/>
            <w:w w:val="85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in</w:delText>
        </w:r>
        <w:r w:rsidDel="006E630F">
          <w:rPr>
            <w:rFonts w:ascii="Arial" w:eastAsia="Arial" w:hAnsi="Arial" w:cs="Arial"/>
            <w:spacing w:val="12"/>
            <w:sz w:val="20"/>
            <w:szCs w:val="20"/>
          </w:rPr>
          <w:delText xml:space="preserve"> </w:delText>
        </w:r>
        <w:r w:rsidDel="006E630F">
          <w:rPr>
            <w:rFonts w:ascii="Arial" w:eastAsia="Arial" w:hAnsi="Arial" w:cs="Arial"/>
            <w:sz w:val="20"/>
            <w:szCs w:val="20"/>
          </w:rPr>
          <w:delText>future.</w:delText>
        </w:r>
      </w:del>
    </w:p>
    <w:p w14:paraId="0E9CF6A0" w14:textId="77777777" w:rsidR="00CE37CF" w:rsidDel="006E630F" w:rsidRDefault="007311F8">
      <w:pPr>
        <w:spacing w:before="7" w:after="0" w:line="100" w:lineRule="exact"/>
        <w:rPr>
          <w:del w:id="202" w:author="Sujing Wang" w:date="2019-07-31T16:34:00Z"/>
          <w:sz w:val="10"/>
          <w:szCs w:val="10"/>
        </w:rPr>
      </w:pPr>
      <w:del w:id="203" w:author="Sujing Wang" w:date="2019-07-31T16:34:00Z">
        <w:r w:rsidDel="006E630F">
          <w:br w:type="column"/>
        </w:r>
      </w:del>
    </w:p>
    <w:p w14:paraId="36AE114C" w14:textId="77777777" w:rsidR="00CE37CF" w:rsidRDefault="007311F8">
      <w:pPr>
        <w:spacing w:after="0" w:line="240" w:lineRule="auto"/>
        <w:ind w:right="-20"/>
        <w:rPr>
          <w:rFonts w:ascii="Arial" w:eastAsia="Arial" w:hAnsi="Arial" w:cs="Arial"/>
          <w:sz w:val="16"/>
          <w:szCs w:val="16"/>
        </w:rPr>
      </w:pPr>
      <w:r>
        <w:pict w14:anchorId="49BABA38">
          <v:shape id="_x0000_s1027" type="#_x0000_t75" style="position:absolute;margin-left:312pt;margin-top:-335.35pt;width:255pt;height:330pt;z-index:-251647488;mso-position-horizontal-relative:page">
            <v:imagedata r:id="rId19" o:title=""/>
            <w10:wrap anchorx="page"/>
          </v:shape>
        </w:pict>
      </w:r>
      <w:r>
        <w:rPr>
          <w:rFonts w:ascii="Arial" w:eastAsia="Arial" w:hAnsi="Arial" w:cs="Arial"/>
          <w:sz w:val="16"/>
          <w:szCs w:val="16"/>
        </w:rPr>
        <w:t>Fig.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10.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Increase</w:t>
      </w:r>
      <w:r>
        <w:rPr>
          <w:rFonts w:ascii="Arial" w:eastAsia="Arial" w:hAnsi="Arial" w:cs="Arial"/>
          <w:spacing w:val="13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Drought</w:t>
      </w:r>
      <w:r>
        <w:rPr>
          <w:rFonts w:ascii="Arial" w:eastAsia="Arial" w:hAnsi="Arial" w:cs="Arial"/>
          <w:spacing w:val="22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A</w:t>
      </w:r>
      <w:r>
        <w:rPr>
          <w:rFonts w:ascii="Arial" w:eastAsia="Arial" w:hAnsi="Arial" w:cs="Arial"/>
          <w:spacing w:val="-4"/>
          <w:w w:val="91"/>
          <w:sz w:val="16"/>
          <w:szCs w:val="16"/>
        </w:rPr>
        <w:t>f</w:t>
      </w:r>
      <w:r>
        <w:rPr>
          <w:rFonts w:ascii="Arial" w:eastAsia="Arial" w:hAnsi="Arial" w:cs="Arial"/>
          <w:w w:val="91"/>
          <w:sz w:val="16"/>
          <w:szCs w:val="16"/>
        </w:rPr>
        <w:t>fected</w:t>
      </w:r>
      <w:r>
        <w:rPr>
          <w:rFonts w:ascii="Arial" w:eastAsia="Arial" w:hAnsi="Arial" w:cs="Arial"/>
          <w:spacing w:val="32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R</w:t>
      </w:r>
      <w:r>
        <w:rPr>
          <w:rFonts w:ascii="Arial" w:eastAsia="Arial" w:hAnsi="Arial" w:cs="Arial"/>
          <w:spacing w:val="-2"/>
          <w:w w:val="91"/>
          <w:sz w:val="16"/>
          <w:szCs w:val="16"/>
        </w:rPr>
        <w:t>e</w:t>
      </w:r>
      <w:r>
        <w:rPr>
          <w:rFonts w:ascii="Arial" w:eastAsia="Arial" w:hAnsi="Arial" w:cs="Arial"/>
          <w:w w:val="91"/>
          <w:sz w:val="16"/>
          <w:szCs w:val="16"/>
        </w:rPr>
        <w:t>gions</w:t>
      </w:r>
      <w:r>
        <w:rPr>
          <w:rFonts w:ascii="Arial" w:eastAsia="Arial" w:hAnsi="Arial" w:cs="Arial"/>
          <w:spacing w:val="-3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pacing w:val="-9"/>
          <w:w w:val="86"/>
          <w:sz w:val="16"/>
          <w:szCs w:val="16"/>
        </w:rPr>
        <w:t>T</w:t>
      </w:r>
      <w:r>
        <w:rPr>
          <w:rFonts w:ascii="Arial" w:eastAsia="Arial" w:hAnsi="Arial" w:cs="Arial"/>
          <w:spacing w:val="-2"/>
          <w:w w:val="86"/>
          <w:sz w:val="16"/>
          <w:szCs w:val="16"/>
        </w:rPr>
        <w:t>e</w:t>
      </w:r>
      <w:r>
        <w:rPr>
          <w:rFonts w:ascii="Arial" w:eastAsia="Arial" w:hAnsi="Arial" w:cs="Arial"/>
          <w:w w:val="86"/>
          <w:sz w:val="16"/>
          <w:szCs w:val="16"/>
        </w:rPr>
        <w:t>xas</w:t>
      </w:r>
      <w:r>
        <w:rPr>
          <w:rFonts w:ascii="Arial" w:eastAsia="Arial" w:hAnsi="Arial" w:cs="Arial"/>
          <w:spacing w:val="15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foll</w:t>
      </w:r>
      <w:r>
        <w:rPr>
          <w:rFonts w:ascii="Arial" w:eastAsia="Arial" w:hAnsi="Arial" w:cs="Arial"/>
          <w:spacing w:val="-4"/>
          <w:sz w:val="16"/>
          <w:szCs w:val="16"/>
        </w:rPr>
        <w:t>o</w:t>
      </w:r>
      <w:r>
        <w:rPr>
          <w:rFonts w:ascii="Arial" w:eastAsia="Arial" w:hAnsi="Arial" w:cs="Arial"/>
          <w:sz w:val="16"/>
          <w:szCs w:val="16"/>
        </w:rPr>
        <w:t>wing Hurricane</w:t>
      </w:r>
    </w:p>
    <w:p w14:paraId="4EDA5ACA" w14:textId="77777777" w:rsidR="00CE37CF" w:rsidRDefault="007311F8">
      <w:pPr>
        <w:spacing w:after="0" w:line="179" w:lineRule="exact"/>
        <w:ind w:right="-2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4"/>
          <w:sz w:val="16"/>
          <w:szCs w:val="16"/>
        </w:rPr>
        <w:t>Har</w:t>
      </w:r>
      <w:r>
        <w:rPr>
          <w:rFonts w:ascii="Arial" w:eastAsia="Arial" w:hAnsi="Arial" w:cs="Arial"/>
          <w:spacing w:val="-2"/>
          <w:w w:val="94"/>
          <w:sz w:val="16"/>
          <w:szCs w:val="16"/>
        </w:rPr>
        <w:t>v</w:t>
      </w:r>
      <w:r>
        <w:rPr>
          <w:rFonts w:ascii="Arial" w:eastAsia="Arial" w:hAnsi="Arial" w:cs="Arial"/>
          <w:spacing w:val="-2"/>
          <w:w w:val="79"/>
          <w:sz w:val="16"/>
          <w:szCs w:val="16"/>
        </w:rPr>
        <w:t>e</w:t>
      </w:r>
      <w:r>
        <w:rPr>
          <w:rFonts w:ascii="Arial" w:eastAsia="Arial" w:hAnsi="Arial" w:cs="Arial"/>
          <w:w w:val="99"/>
          <w:sz w:val="16"/>
          <w:szCs w:val="16"/>
        </w:rPr>
        <w:t>y</w:t>
      </w:r>
    </w:p>
    <w:p w14:paraId="29D9CA7B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23399505" w14:textId="77777777" w:rsidR="00CE37CF" w:rsidRDefault="00CE37CF">
      <w:pPr>
        <w:spacing w:before="3" w:after="0" w:line="220" w:lineRule="exact"/>
      </w:pPr>
    </w:p>
    <w:p w14:paraId="7316AD77" w14:textId="77777777" w:rsidR="00CE37CF" w:rsidRDefault="007311F8">
      <w:pPr>
        <w:spacing w:after="0" w:line="240" w:lineRule="auto"/>
        <w:ind w:left="1607" w:right="1706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pacing w:val="3"/>
          <w:w w:val="107"/>
          <w:sz w:val="20"/>
          <w:szCs w:val="20"/>
        </w:rPr>
        <w:t>A</w:t>
      </w:r>
      <w:r>
        <w:rPr>
          <w:rFonts w:ascii="Arial" w:eastAsia="Arial" w:hAnsi="Arial" w:cs="Arial"/>
          <w:spacing w:val="10"/>
          <w:w w:val="92"/>
          <w:sz w:val="16"/>
          <w:szCs w:val="16"/>
        </w:rPr>
        <w:t>C</w:t>
      </w:r>
      <w:r>
        <w:rPr>
          <w:rFonts w:ascii="Arial" w:eastAsia="Arial" w:hAnsi="Arial" w:cs="Arial"/>
          <w:spacing w:val="10"/>
          <w:w w:val="107"/>
          <w:sz w:val="16"/>
          <w:szCs w:val="16"/>
        </w:rPr>
        <w:t>K</w:t>
      </w:r>
      <w:r>
        <w:rPr>
          <w:rFonts w:ascii="Arial" w:eastAsia="Arial" w:hAnsi="Arial" w:cs="Arial"/>
          <w:spacing w:val="10"/>
          <w:w w:val="99"/>
          <w:sz w:val="16"/>
          <w:szCs w:val="16"/>
        </w:rPr>
        <w:t>N</w:t>
      </w:r>
      <w:r>
        <w:rPr>
          <w:rFonts w:ascii="Arial" w:eastAsia="Arial" w:hAnsi="Arial" w:cs="Arial"/>
          <w:spacing w:val="4"/>
          <w:w w:val="92"/>
          <w:sz w:val="16"/>
          <w:szCs w:val="16"/>
        </w:rPr>
        <w:t>O</w:t>
      </w:r>
      <w:r>
        <w:rPr>
          <w:rFonts w:ascii="Arial" w:eastAsia="Arial" w:hAnsi="Arial" w:cs="Arial"/>
          <w:spacing w:val="10"/>
          <w:w w:val="99"/>
          <w:sz w:val="16"/>
          <w:szCs w:val="16"/>
        </w:rPr>
        <w:t>W</w:t>
      </w:r>
      <w:r>
        <w:rPr>
          <w:rFonts w:ascii="Arial" w:eastAsia="Arial" w:hAnsi="Arial" w:cs="Arial"/>
          <w:spacing w:val="10"/>
          <w:w w:val="109"/>
          <w:sz w:val="16"/>
          <w:szCs w:val="16"/>
        </w:rPr>
        <w:t>L</w:t>
      </w:r>
      <w:r>
        <w:rPr>
          <w:rFonts w:ascii="Arial" w:eastAsia="Arial" w:hAnsi="Arial" w:cs="Arial"/>
          <w:spacing w:val="10"/>
          <w:w w:val="91"/>
          <w:sz w:val="16"/>
          <w:szCs w:val="16"/>
        </w:rPr>
        <w:t>E</w:t>
      </w:r>
      <w:r>
        <w:rPr>
          <w:rFonts w:ascii="Arial" w:eastAsia="Arial" w:hAnsi="Arial" w:cs="Arial"/>
          <w:spacing w:val="10"/>
          <w:w w:val="99"/>
          <w:sz w:val="16"/>
          <w:szCs w:val="16"/>
        </w:rPr>
        <w:t>D</w:t>
      </w:r>
      <w:r>
        <w:rPr>
          <w:rFonts w:ascii="Arial" w:eastAsia="Arial" w:hAnsi="Arial" w:cs="Arial"/>
          <w:spacing w:val="10"/>
          <w:w w:val="92"/>
          <w:sz w:val="16"/>
          <w:szCs w:val="16"/>
        </w:rPr>
        <w:t>G</w:t>
      </w:r>
      <w:r>
        <w:rPr>
          <w:rFonts w:ascii="Arial" w:eastAsia="Arial" w:hAnsi="Arial" w:cs="Arial"/>
          <w:spacing w:val="10"/>
          <w:w w:val="106"/>
          <w:sz w:val="16"/>
          <w:szCs w:val="16"/>
        </w:rPr>
        <w:t>M</w:t>
      </w:r>
      <w:r>
        <w:rPr>
          <w:rFonts w:ascii="Arial" w:eastAsia="Arial" w:hAnsi="Arial" w:cs="Arial"/>
          <w:spacing w:val="10"/>
          <w:w w:val="91"/>
          <w:sz w:val="16"/>
          <w:szCs w:val="16"/>
        </w:rPr>
        <w:t>E</w:t>
      </w:r>
      <w:r>
        <w:rPr>
          <w:rFonts w:ascii="Arial" w:eastAsia="Arial" w:hAnsi="Arial" w:cs="Arial"/>
          <w:spacing w:val="10"/>
          <w:w w:val="99"/>
          <w:sz w:val="16"/>
          <w:szCs w:val="16"/>
        </w:rPr>
        <w:t>N</w:t>
      </w:r>
      <w:r>
        <w:rPr>
          <w:rFonts w:ascii="Arial" w:eastAsia="Arial" w:hAnsi="Arial" w:cs="Arial"/>
          <w:w w:val="99"/>
          <w:sz w:val="16"/>
          <w:szCs w:val="16"/>
        </w:rPr>
        <w:t>T</w:t>
      </w:r>
    </w:p>
    <w:p w14:paraId="4809A777" w14:textId="77777777" w:rsidR="00CE37CF" w:rsidRDefault="007311F8">
      <w:pPr>
        <w:spacing w:before="72" w:after="0" w:line="240" w:lineRule="auto"/>
        <w:ind w:left="162" w:right="62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This</w:t>
      </w:r>
      <w:r>
        <w:rPr>
          <w:rFonts w:ascii="Arial" w:eastAsia="Arial" w:hAnsi="Arial" w:cs="Arial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research</w:t>
      </w:r>
      <w:r>
        <w:rPr>
          <w:rFonts w:ascii="Arial" w:eastAsia="Arial" w:hAnsi="Arial" w:cs="Arial"/>
          <w:spacing w:val="39"/>
          <w:w w:val="85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is</w:t>
      </w:r>
      <w:r>
        <w:rPr>
          <w:rFonts w:ascii="Arial" w:eastAsia="Arial" w:hAnsi="Arial" w:cs="Arial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w w:val="88"/>
          <w:sz w:val="20"/>
          <w:szCs w:val="20"/>
        </w:rPr>
        <w:t>supported</w:t>
      </w:r>
      <w:r>
        <w:rPr>
          <w:rFonts w:ascii="Arial" w:eastAsia="Arial" w:hAnsi="Arial" w:cs="Arial"/>
          <w:spacing w:val="37"/>
          <w:w w:val="8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by</w:t>
      </w:r>
      <w:r>
        <w:rPr>
          <w:rFonts w:ascii="Arial" w:eastAsia="Arial" w:hAnsi="Arial" w:cs="Arial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Lamar</w:t>
      </w:r>
      <w:r>
        <w:rPr>
          <w:rFonts w:ascii="Arial" w:eastAsia="Arial" w:hAnsi="Arial" w:cs="Arial"/>
          <w:spacing w:val="-2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Un</w:t>
      </w:r>
      <w:r>
        <w:rPr>
          <w:rFonts w:ascii="Arial" w:eastAsia="Arial" w:hAnsi="Arial" w:cs="Arial"/>
          <w:spacing w:val="-5"/>
          <w:sz w:val="20"/>
          <w:szCs w:val="20"/>
        </w:rPr>
        <w:t>i</w:t>
      </w:r>
      <w:r>
        <w:rPr>
          <w:rFonts w:ascii="Arial" w:eastAsia="Arial" w:hAnsi="Arial" w:cs="Arial"/>
          <w:spacing w:val="-3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ersity</w:t>
      </w:r>
      <w:r>
        <w:rPr>
          <w:rFonts w:ascii="Arial" w:eastAsia="Arial" w:hAnsi="Arial" w:cs="Arial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w w:val="85"/>
          <w:sz w:val="20"/>
          <w:szCs w:val="20"/>
        </w:rPr>
        <w:t>Research</w:t>
      </w:r>
    </w:p>
    <w:p w14:paraId="356A562D" w14:textId="77777777" w:rsidR="00CE37CF" w:rsidDel="006E630F" w:rsidRDefault="007311F8">
      <w:pPr>
        <w:spacing w:before="9" w:after="0" w:line="240" w:lineRule="auto"/>
        <w:ind w:right="-20"/>
        <w:rPr>
          <w:del w:id="204" w:author="Sujing Wang" w:date="2019-07-31T16:34:00Z"/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87"/>
          <w:sz w:val="20"/>
          <w:szCs w:val="20"/>
        </w:rPr>
        <w:t>Enhancement</w:t>
      </w:r>
      <w:r>
        <w:rPr>
          <w:rFonts w:ascii="Arial" w:eastAsia="Arial" w:hAnsi="Arial" w:cs="Arial"/>
          <w:spacing w:val="21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Grant</w:t>
      </w:r>
      <w:ins w:id="205" w:author="Sujing Wang" w:date="2019-07-31T16:34:00Z">
        <w:r w:rsidR="006E630F">
          <w:t xml:space="preserve">. </w:t>
        </w:r>
      </w:ins>
    </w:p>
    <w:p w14:paraId="4B78BCEF" w14:textId="77777777" w:rsidR="00CE37CF" w:rsidRDefault="00CE37CF" w:rsidP="006E630F">
      <w:pPr>
        <w:spacing w:before="9" w:after="0" w:line="240" w:lineRule="auto"/>
        <w:ind w:right="-20"/>
        <w:sectPr w:rsidR="00CE37CF">
          <w:type w:val="continuous"/>
          <w:pgSz w:w="12240" w:h="15840"/>
          <w:pgMar w:top="960" w:right="860" w:bottom="280" w:left="860" w:header="720" w:footer="720" w:gutter="0"/>
          <w:cols w:num="2" w:space="720" w:equalWidth="0">
            <w:col w:w="5141" w:space="239"/>
            <w:col w:w="5140"/>
          </w:cols>
        </w:sectPr>
        <w:pPrChange w:id="206" w:author="Sujing Wang" w:date="2019-07-31T16:34:00Z">
          <w:pPr>
            <w:spacing w:after="0"/>
          </w:pPr>
        </w:pPrChange>
      </w:pPr>
    </w:p>
    <w:p w14:paraId="71F50CB0" w14:textId="77777777" w:rsidR="00CE37CF" w:rsidRDefault="00851F79">
      <w:pPr>
        <w:spacing w:before="91" w:after="0" w:line="240" w:lineRule="auto"/>
        <w:ind w:left="119" w:right="-2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1B86DECC">
          <v:shape id="_x0000_i1033" type="#_x0000_t75" style="width:255.1pt;height:330.05pt;mso-position-horizontal-relative:char;mso-position-vertical-relative:line">
            <v:imagedata r:id="rId20" o:title=""/>
          </v:shape>
        </w:pict>
      </w:r>
    </w:p>
    <w:p w14:paraId="60F4C368" w14:textId="77777777" w:rsidR="00CE37CF" w:rsidRDefault="00CE37CF">
      <w:pPr>
        <w:spacing w:before="7" w:after="0" w:line="100" w:lineRule="exact"/>
        <w:rPr>
          <w:sz w:val="10"/>
          <w:szCs w:val="10"/>
        </w:rPr>
      </w:pPr>
    </w:p>
    <w:p w14:paraId="28F95635" w14:textId="77777777" w:rsidR="00CE37CF" w:rsidRDefault="007311F8">
      <w:pPr>
        <w:spacing w:after="0" w:line="240" w:lineRule="auto"/>
        <w:ind w:left="699" w:right="560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Fig.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11.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Change</w:t>
      </w:r>
      <w:r>
        <w:rPr>
          <w:rFonts w:ascii="Arial" w:eastAsia="Arial" w:hAnsi="Arial" w:cs="Arial"/>
          <w:spacing w:val="17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emotion</w:t>
      </w:r>
      <w:r>
        <w:rPr>
          <w:rFonts w:ascii="Arial" w:eastAsia="Arial" w:hAnsi="Arial" w:cs="Arial"/>
          <w:spacing w:val="2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Polygons</w:t>
      </w:r>
      <w:r>
        <w:rPr>
          <w:rFonts w:ascii="Arial" w:eastAsia="Arial" w:hAnsi="Arial" w:cs="Arial"/>
          <w:spacing w:val="1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</w:t>
      </w:r>
      <w:r>
        <w:rPr>
          <w:rFonts w:ascii="Arial" w:eastAsia="Arial" w:hAnsi="Arial" w:cs="Arial"/>
          <w:spacing w:val="-4"/>
          <w:sz w:val="16"/>
          <w:szCs w:val="16"/>
        </w:rPr>
        <w:t>e</w:t>
      </w:r>
      <w:r>
        <w:rPr>
          <w:rFonts w:ascii="Arial" w:eastAsia="Arial" w:hAnsi="Arial" w:cs="Arial"/>
          <w:sz w:val="16"/>
          <w:szCs w:val="16"/>
        </w:rPr>
        <w:t>w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8"/>
          <w:sz w:val="16"/>
          <w:szCs w:val="16"/>
        </w:rPr>
        <w:t>Y</w:t>
      </w:r>
      <w:r>
        <w:rPr>
          <w:rFonts w:ascii="Arial" w:eastAsia="Arial" w:hAnsi="Arial" w:cs="Arial"/>
          <w:sz w:val="16"/>
          <w:szCs w:val="16"/>
        </w:rPr>
        <w:t>ork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State</w:t>
      </w:r>
    </w:p>
    <w:p w14:paraId="006CF88A" w14:textId="77777777" w:rsidR="00CE37CF" w:rsidRDefault="00CE37CF">
      <w:pPr>
        <w:spacing w:after="0" w:line="200" w:lineRule="exact"/>
        <w:rPr>
          <w:sz w:val="20"/>
          <w:szCs w:val="20"/>
        </w:rPr>
      </w:pPr>
    </w:p>
    <w:p w14:paraId="6F876BF8" w14:textId="77777777" w:rsidR="00CE37CF" w:rsidRDefault="00CE37CF">
      <w:pPr>
        <w:spacing w:before="11" w:after="0" w:line="280" w:lineRule="exact"/>
        <w:rPr>
          <w:sz w:val="28"/>
          <w:szCs w:val="28"/>
        </w:rPr>
      </w:pPr>
    </w:p>
    <w:p w14:paraId="3945FEE2" w14:textId="77777777" w:rsidR="00CE37CF" w:rsidRDefault="007311F8">
      <w:pPr>
        <w:spacing w:after="0" w:line="240" w:lineRule="auto"/>
        <w:ind w:left="2037" w:right="1898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pacing w:val="10"/>
          <w:w w:val="92"/>
          <w:sz w:val="20"/>
          <w:szCs w:val="20"/>
        </w:rPr>
        <w:t>R</w:t>
      </w:r>
      <w:r>
        <w:rPr>
          <w:rFonts w:ascii="Arial" w:eastAsia="Arial" w:hAnsi="Arial" w:cs="Arial"/>
          <w:spacing w:val="10"/>
          <w:w w:val="91"/>
          <w:sz w:val="16"/>
          <w:szCs w:val="16"/>
        </w:rPr>
        <w:t>E</w:t>
      </w:r>
      <w:r>
        <w:rPr>
          <w:rFonts w:ascii="Arial" w:eastAsia="Arial" w:hAnsi="Arial" w:cs="Arial"/>
          <w:spacing w:val="10"/>
          <w:w w:val="90"/>
          <w:sz w:val="16"/>
          <w:szCs w:val="16"/>
        </w:rPr>
        <w:t>F</w:t>
      </w:r>
      <w:r>
        <w:rPr>
          <w:rFonts w:ascii="Arial" w:eastAsia="Arial" w:hAnsi="Arial" w:cs="Arial"/>
          <w:spacing w:val="10"/>
          <w:w w:val="91"/>
          <w:sz w:val="16"/>
          <w:szCs w:val="16"/>
        </w:rPr>
        <w:t>E</w:t>
      </w:r>
      <w:r>
        <w:rPr>
          <w:rFonts w:ascii="Arial" w:eastAsia="Arial" w:hAnsi="Arial" w:cs="Arial"/>
          <w:spacing w:val="10"/>
          <w:w w:val="92"/>
          <w:sz w:val="16"/>
          <w:szCs w:val="16"/>
        </w:rPr>
        <w:t>R</w:t>
      </w:r>
      <w:r>
        <w:rPr>
          <w:rFonts w:ascii="Arial" w:eastAsia="Arial" w:hAnsi="Arial" w:cs="Arial"/>
          <w:spacing w:val="10"/>
          <w:w w:val="91"/>
          <w:sz w:val="16"/>
          <w:szCs w:val="16"/>
        </w:rPr>
        <w:t>E</w:t>
      </w:r>
      <w:r>
        <w:rPr>
          <w:rFonts w:ascii="Arial" w:eastAsia="Arial" w:hAnsi="Arial" w:cs="Arial"/>
          <w:spacing w:val="10"/>
          <w:w w:val="99"/>
          <w:sz w:val="16"/>
          <w:szCs w:val="16"/>
        </w:rPr>
        <w:t>N</w:t>
      </w:r>
      <w:r>
        <w:rPr>
          <w:rFonts w:ascii="Arial" w:eastAsia="Arial" w:hAnsi="Arial" w:cs="Arial"/>
          <w:spacing w:val="10"/>
          <w:w w:val="92"/>
          <w:sz w:val="16"/>
          <w:szCs w:val="16"/>
        </w:rPr>
        <w:t>C</w:t>
      </w:r>
      <w:r>
        <w:rPr>
          <w:rFonts w:ascii="Arial" w:eastAsia="Arial" w:hAnsi="Arial" w:cs="Arial"/>
          <w:spacing w:val="10"/>
          <w:w w:val="91"/>
          <w:sz w:val="16"/>
          <w:szCs w:val="16"/>
        </w:rPr>
        <w:t>E</w:t>
      </w:r>
      <w:r>
        <w:rPr>
          <w:rFonts w:ascii="Arial" w:eastAsia="Arial" w:hAnsi="Arial" w:cs="Arial"/>
          <w:w w:val="83"/>
          <w:sz w:val="16"/>
          <w:szCs w:val="16"/>
        </w:rPr>
        <w:t>S</w:t>
      </w:r>
    </w:p>
    <w:p w14:paraId="4D4FF7CC" w14:textId="77777777" w:rsidR="00CE37CF" w:rsidRDefault="00CE37CF">
      <w:pPr>
        <w:spacing w:before="3" w:after="0" w:line="260" w:lineRule="exact"/>
        <w:rPr>
          <w:sz w:val="26"/>
          <w:szCs w:val="26"/>
        </w:rPr>
      </w:pPr>
    </w:p>
    <w:p w14:paraId="0FE222D5" w14:textId="77777777" w:rsidR="00CE37CF" w:rsidRDefault="007311F8">
      <w:pPr>
        <w:spacing w:after="0" w:line="180" w:lineRule="exact"/>
        <w:ind w:left="484" w:right="-48" w:hanging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[1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w w:val="81"/>
          <w:sz w:val="16"/>
          <w:szCs w:val="16"/>
        </w:rPr>
        <w:t>J</w:t>
      </w:r>
      <w:proofErr w:type="gramEnd"/>
      <w:r>
        <w:rPr>
          <w:rFonts w:ascii="Arial" w:eastAsia="Arial" w:hAnsi="Arial" w:cs="Arial"/>
          <w:w w:val="81"/>
          <w:sz w:val="16"/>
          <w:szCs w:val="16"/>
        </w:rPr>
        <w:t xml:space="preserve">. </w:t>
      </w:r>
      <w:r>
        <w:rPr>
          <w:rFonts w:ascii="Arial" w:eastAsia="Arial" w:hAnsi="Arial" w:cs="Arial"/>
          <w:spacing w:val="33"/>
          <w:w w:val="81"/>
          <w:sz w:val="16"/>
          <w:szCs w:val="16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16"/>
          <w:szCs w:val="16"/>
        </w:rPr>
        <w:t>Im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proofErr w:type="gramEnd"/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w w:val="81"/>
          <w:sz w:val="16"/>
          <w:szCs w:val="16"/>
        </w:rPr>
        <w:t xml:space="preserve">J. </w:t>
      </w:r>
      <w:r>
        <w:rPr>
          <w:rFonts w:ascii="Arial" w:eastAsia="Arial" w:hAnsi="Arial" w:cs="Arial"/>
          <w:spacing w:val="33"/>
          <w:w w:val="81"/>
          <w:sz w:val="16"/>
          <w:szCs w:val="16"/>
        </w:rPr>
        <w:t xml:space="preserve"> </w:t>
      </w:r>
      <w:r>
        <w:rPr>
          <w:rFonts w:ascii="Arial" w:eastAsia="Arial" w:hAnsi="Arial" w:cs="Arial"/>
          <w:w w:val="81"/>
          <w:sz w:val="16"/>
          <w:szCs w:val="16"/>
        </w:rPr>
        <w:t xml:space="preserve">Jensen.  </w:t>
      </w:r>
      <w:r>
        <w:rPr>
          <w:rFonts w:ascii="Arial" w:eastAsia="Arial" w:hAnsi="Arial" w:cs="Arial"/>
          <w:spacing w:val="2"/>
          <w:w w:val="8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2005.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A 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change</w:t>
      </w:r>
      <w:proofErr w:type="gramEnd"/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detection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model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w w:val="83"/>
          <w:sz w:val="16"/>
          <w:szCs w:val="16"/>
        </w:rPr>
        <w:t xml:space="preserve">based </w:t>
      </w:r>
      <w:r>
        <w:rPr>
          <w:rFonts w:ascii="Arial" w:eastAsia="Arial" w:hAnsi="Arial" w:cs="Arial"/>
          <w:spacing w:val="31"/>
          <w:w w:val="8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on </w:t>
      </w:r>
      <w:r>
        <w:rPr>
          <w:rFonts w:ascii="Arial" w:eastAsia="Arial" w:hAnsi="Arial" w:cs="Arial"/>
          <w:w w:val="90"/>
          <w:sz w:val="16"/>
          <w:szCs w:val="16"/>
        </w:rPr>
        <w:t xml:space="preserve">neighborhood </w:t>
      </w:r>
      <w:r>
        <w:rPr>
          <w:rFonts w:ascii="Arial" w:eastAsia="Arial" w:hAnsi="Arial" w:cs="Arial"/>
          <w:spacing w:val="30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correlation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image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analysis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decision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tree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classi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- </w:t>
      </w:r>
      <w:proofErr w:type="spellStart"/>
      <w:r>
        <w:rPr>
          <w:rFonts w:ascii="Arial" w:eastAsia="Arial" w:hAnsi="Arial" w:cs="Arial"/>
          <w:sz w:val="16"/>
          <w:szCs w:val="16"/>
        </w:rPr>
        <w:t>fication</w:t>
      </w:r>
      <w:proofErr w:type="spellEnd"/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Remote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w w:val="86"/>
          <w:sz w:val="16"/>
          <w:szCs w:val="16"/>
        </w:rPr>
        <w:t xml:space="preserve">Sensing </w:t>
      </w:r>
      <w:r>
        <w:rPr>
          <w:rFonts w:ascii="Arial" w:eastAsia="Arial" w:hAnsi="Arial" w:cs="Arial"/>
          <w:spacing w:val="33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proofErr w:type="gramEnd"/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</w:t>
      </w:r>
      <w:r>
        <w:rPr>
          <w:rFonts w:ascii="Arial" w:eastAsia="Arial" w:hAnsi="Arial" w:cs="Arial"/>
          <w:spacing w:val="-6"/>
          <w:sz w:val="16"/>
          <w:szCs w:val="16"/>
        </w:rPr>
        <w:t>n</w:t>
      </w:r>
      <w:r>
        <w:rPr>
          <w:rFonts w:ascii="Arial" w:eastAsia="Arial" w:hAnsi="Arial" w:cs="Arial"/>
          <w:sz w:val="16"/>
          <w:szCs w:val="16"/>
        </w:rPr>
        <w:t>vironment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99,</w:t>
      </w:r>
      <w:r>
        <w:rPr>
          <w:rFonts w:ascii="Arial" w:eastAsia="Arial" w:hAnsi="Arial" w:cs="Arial"/>
          <w:spacing w:val="3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3 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(2005),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 xml:space="preserve">326–340. </w:t>
      </w:r>
      <w:hyperlink r:id="rId21">
        <w:proofErr w:type="spellStart"/>
        <w:r>
          <w:rPr>
            <w:rFonts w:ascii="Arial" w:eastAsia="Arial" w:hAnsi="Arial" w:cs="Arial"/>
            <w:sz w:val="16"/>
            <w:szCs w:val="16"/>
          </w:rPr>
          <w:t>DOI:http</w:t>
        </w:r>
        <w:proofErr w:type="spellEnd"/>
        <w:r>
          <w:rPr>
            <w:rFonts w:ascii="Arial" w:eastAsia="Arial" w:hAnsi="Arial" w:cs="Arial"/>
            <w:sz w:val="16"/>
            <w:szCs w:val="16"/>
          </w:rPr>
          <w:t>://dx.doi.o</w:t>
        </w:r>
        <w:r>
          <w:rPr>
            <w:rFonts w:ascii="Arial" w:eastAsia="Arial" w:hAnsi="Arial" w:cs="Arial"/>
            <w:spacing w:val="-3"/>
            <w:sz w:val="16"/>
            <w:szCs w:val="16"/>
          </w:rPr>
          <w:t>r</w:t>
        </w:r>
        <w:r>
          <w:rPr>
            <w:rFonts w:ascii="Arial" w:eastAsia="Arial" w:hAnsi="Arial" w:cs="Arial"/>
            <w:sz w:val="16"/>
            <w:szCs w:val="16"/>
          </w:rPr>
          <w:t>g/10.1016/j.rse.2005.09.008</w:t>
        </w:r>
      </w:hyperlink>
    </w:p>
    <w:p w14:paraId="715EF10F" w14:textId="77777777" w:rsidR="00CE37CF" w:rsidRDefault="007311F8">
      <w:pPr>
        <w:spacing w:before="13" w:after="0" w:line="180" w:lineRule="exact"/>
        <w:ind w:left="484" w:right="-48" w:hanging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[2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Suming</w:t>
      </w:r>
      <w:proofErr w:type="spellEnd"/>
      <w:proofErr w:type="gramEnd"/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Jin</w:t>
      </w:r>
      <w:proofErr w:type="spellEnd"/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31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Limin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6"/>
          <w:sz w:val="16"/>
          <w:szCs w:val="16"/>
        </w:rPr>
        <w:t>Y</w:t>
      </w:r>
      <w:r>
        <w:rPr>
          <w:rFonts w:ascii="Arial" w:eastAsia="Arial" w:hAnsi="Arial" w:cs="Arial"/>
          <w:sz w:val="16"/>
          <w:szCs w:val="16"/>
        </w:rPr>
        <w:t>ang,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"/>
          <w:w w:val="90"/>
          <w:sz w:val="16"/>
          <w:szCs w:val="16"/>
        </w:rPr>
        <w:t>P</w:t>
      </w:r>
      <w:r>
        <w:rPr>
          <w:rFonts w:ascii="Arial" w:eastAsia="Arial" w:hAnsi="Arial" w:cs="Arial"/>
          <w:w w:val="90"/>
          <w:sz w:val="16"/>
          <w:szCs w:val="16"/>
        </w:rPr>
        <w:t xml:space="preserve">atrick </w:t>
      </w:r>
      <w:r>
        <w:rPr>
          <w:rFonts w:ascii="Arial" w:eastAsia="Arial" w:hAnsi="Arial" w:cs="Arial"/>
          <w:spacing w:val="2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 xml:space="preserve">Danielson, </w:t>
      </w:r>
      <w:r>
        <w:rPr>
          <w:rFonts w:ascii="Arial" w:eastAsia="Arial" w:hAnsi="Arial" w:cs="Arial"/>
          <w:spacing w:val="20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Collin 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Home</w:t>
      </w:r>
      <w:r>
        <w:rPr>
          <w:rFonts w:ascii="Arial" w:eastAsia="Arial" w:hAnsi="Arial" w:cs="Arial"/>
          <w:spacing w:val="-6"/>
          <w:sz w:val="16"/>
          <w:szCs w:val="16"/>
        </w:rPr>
        <w:t>r</w:t>
      </w:r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w w:val="83"/>
          <w:sz w:val="16"/>
          <w:szCs w:val="16"/>
        </w:rPr>
        <w:t>J</w:t>
      </w:r>
      <w:r>
        <w:rPr>
          <w:rFonts w:ascii="Arial" w:eastAsia="Arial" w:hAnsi="Arial" w:cs="Arial"/>
          <w:spacing w:val="-2"/>
          <w:w w:val="83"/>
          <w:sz w:val="16"/>
          <w:szCs w:val="16"/>
        </w:rPr>
        <w:t>o</w:t>
      </w:r>
      <w:r>
        <w:rPr>
          <w:rFonts w:ascii="Arial" w:eastAsia="Arial" w:hAnsi="Arial" w:cs="Arial"/>
          <w:w w:val="88"/>
          <w:sz w:val="16"/>
          <w:szCs w:val="16"/>
        </w:rPr>
        <w:t xml:space="preserve">yce </w:t>
      </w:r>
      <w:r>
        <w:rPr>
          <w:rFonts w:ascii="Arial" w:eastAsia="Arial" w:hAnsi="Arial" w:cs="Arial"/>
          <w:sz w:val="16"/>
          <w:szCs w:val="16"/>
        </w:rPr>
        <w:t>Fr</w:t>
      </w:r>
      <w:r>
        <w:rPr>
          <w:rFonts w:ascii="Arial" w:eastAsia="Arial" w:hAnsi="Arial" w:cs="Arial"/>
          <w:spacing w:val="-10"/>
          <w:sz w:val="16"/>
          <w:szCs w:val="16"/>
        </w:rPr>
        <w:t>y</w:t>
      </w:r>
      <w:r>
        <w:rPr>
          <w:rFonts w:ascii="Arial" w:eastAsia="Arial" w:hAnsi="Arial" w:cs="Arial"/>
          <w:sz w:val="16"/>
          <w:szCs w:val="16"/>
        </w:rPr>
        <w:t xml:space="preserve">, 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Geo</w:t>
      </w:r>
      <w:r>
        <w:rPr>
          <w:rFonts w:ascii="Arial" w:eastAsia="Arial" w:hAnsi="Arial" w:cs="Arial"/>
          <w:spacing w:val="-3"/>
          <w:sz w:val="16"/>
          <w:szCs w:val="16"/>
        </w:rPr>
        <w:t>r</w:t>
      </w:r>
      <w:r>
        <w:rPr>
          <w:rFonts w:ascii="Arial" w:eastAsia="Arial" w:hAnsi="Arial" w:cs="Arial"/>
          <w:sz w:val="16"/>
          <w:szCs w:val="16"/>
        </w:rPr>
        <w:t>ge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Xian. 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2013.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A 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comprehens</w:t>
      </w:r>
      <w:r>
        <w:rPr>
          <w:rFonts w:ascii="Arial" w:eastAsia="Arial" w:hAnsi="Arial" w:cs="Arial"/>
          <w:spacing w:val="-3"/>
          <w:w w:val="88"/>
          <w:sz w:val="16"/>
          <w:szCs w:val="16"/>
        </w:rPr>
        <w:t>i</w:t>
      </w:r>
      <w:r>
        <w:rPr>
          <w:rFonts w:ascii="Arial" w:eastAsia="Arial" w:hAnsi="Arial" w:cs="Arial"/>
          <w:spacing w:val="-2"/>
          <w:w w:val="88"/>
          <w:sz w:val="16"/>
          <w:szCs w:val="16"/>
        </w:rPr>
        <w:t>v</w:t>
      </w:r>
      <w:r>
        <w:rPr>
          <w:rFonts w:ascii="Arial" w:eastAsia="Arial" w:hAnsi="Arial" w:cs="Arial"/>
          <w:w w:val="88"/>
          <w:sz w:val="16"/>
          <w:szCs w:val="16"/>
        </w:rPr>
        <w:t>e</w:t>
      </w:r>
      <w:proofErr w:type="gramEnd"/>
      <w:r>
        <w:rPr>
          <w:rFonts w:ascii="Arial" w:eastAsia="Arial" w:hAnsi="Arial" w:cs="Arial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pacing w:val="33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change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 xml:space="preserve">detection </w:t>
      </w:r>
      <w:r>
        <w:rPr>
          <w:rFonts w:ascii="Arial" w:eastAsia="Arial" w:hAnsi="Arial" w:cs="Arial"/>
          <w:sz w:val="16"/>
          <w:szCs w:val="16"/>
        </w:rPr>
        <w:t>method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for 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updating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National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Land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</w:t>
      </w:r>
      <w:r>
        <w:rPr>
          <w:rFonts w:ascii="Arial" w:eastAsia="Arial" w:hAnsi="Arial" w:cs="Arial"/>
          <w:spacing w:val="-2"/>
          <w:sz w:val="16"/>
          <w:szCs w:val="16"/>
        </w:rPr>
        <w:t>ov</w:t>
      </w:r>
      <w:r>
        <w:rPr>
          <w:rFonts w:ascii="Arial" w:eastAsia="Arial" w:hAnsi="Arial" w:cs="Arial"/>
          <w:sz w:val="16"/>
          <w:szCs w:val="16"/>
        </w:rPr>
        <w:t>er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 xml:space="preserve">Database </w:t>
      </w:r>
      <w:r>
        <w:rPr>
          <w:rFonts w:ascii="Arial" w:eastAsia="Arial" w:hAnsi="Arial" w:cs="Arial"/>
          <w:spacing w:val="31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to 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circa</w:t>
      </w:r>
    </w:p>
    <w:p w14:paraId="6252C8AE" w14:textId="77777777" w:rsidR="00CE37CF" w:rsidRDefault="007311F8">
      <w:pPr>
        <w:spacing w:after="0" w:line="180" w:lineRule="exact"/>
        <w:ind w:left="484" w:right="-48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2011.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proofErr w:type="gramStart"/>
      <w:r>
        <w:rPr>
          <w:rFonts w:ascii="Arial" w:eastAsia="Arial" w:hAnsi="Arial" w:cs="Arial"/>
          <w:w w:val="87"/>
          <w:sz w:val="16"/>
          <w:szCs w:val="16"/>
        </w:rPr>
        <w:t xml:space="preserve">Remote </w:t>
      </w:r>
      <w:r>
        <w:rPr>
          <w:rFonts w:ascii="Arial" w:eastAsia="Arial" w:hAnsi="Arial" w:cs="Arial"/>
          <w:spacing w:val="21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Sensing</w:t>
      </w:r>
      <w:proofErr w:type="gramEnd"/>
      <w:r>
        <w:rPr>
          <w:rFonts w:ascii="Arial" w:eastAsia="Arial" w:hAnsi="Arial" w:cs="Arial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pacing w:val="16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of 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E</w:t>
      </w:r>
      <w:r>
        <w:rPr>
          <w:rFonts w:ascii="Arial" w:eastAsia="Arial" w:hAnsi="Arial" w:cs="Arial"/>
          <w:spacing w:val="-6"/>
          <w:w w:val="92"/>
          <w:sz w:val="16"/>
          <w:szCs w:val="16"/>
        </w:rPr>
        <w:t>n</w:t>
      </w:r>
      <w:r>
        <w:rPr>
          <w:rFonts w:ascii="Arial" w:eastAsia="Arial" w:hAnsi="Arial" w:cs="Arial"/>
          <w:w w:val="92"/>
          <w:sz w:val="16"/>
          <w:szCs w:val="16"/>
        </w:rPr>
        <w:t xml:space="preserve">vironment </w:t>
      </w:r>
      <w:r>
        <w:rPr>
          <w:rFonts w:ascii="Arial" w:eastAsia="Arial" w:hAnsi="Arial" w:cs="Arial"/>
          <w:spacing w:val="14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132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(May</w:t>
      </w:r>
      <w:r>
        <w:rPr>
          <w:rFonts w:ascii="Arial" w:eastAsia="Arial" w:hAnsi="Arial" w:cs="Arial"/>
          <w:spacing w:val="3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2013),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 xml:space="preserve">159–175. </w:t>
      </w:r>
      <w:hyperlink r:id="rId22">
        <w:proofErr w:type="spellStart"/>
        <w:r>
          <w:rPr>
            <w:rFonts w:ascii="Arial" w:eastAsia="Arial" w:hAnsi="Arial" w:cs="Arial"/>
            <w:sz w:val="16"/>
            <w:szCs w:val="16"/>
          </w:rPr>
          <w:t>DOI:http</w:t>
        </w:r>
        <w:proofErr w:type="spellEnd"/>
        <w:r>
          <w:rPr>
            <w:rFonts w:ascii="Arial" w:eastAsia="Arial" w:hAnsi="Arial" w:cs="Arial"/>
            <w:sz w:val="16"/>
            <w:szCs w:val="16"/>
          </w:rPr>
          <w:t>://dx.doi.o</w:t>
        </w:r>
        <w:r>
          <w:rPr>
            <w:rFonts w:ascii="Arial" w:eastAsia="Arial" w:hAnsi="Arial" w:cs="Arial"/>
            <w:spacing w:val="-3"/>
            <w:sz w:val="16"/>
            <w:szCs w:val="16"/>
          </w:rPr>
          <w:t>r</w:t>
        </w:r>
        <w:r>
          <w:rPr>
            <w:rFonts w:ascii="Arial" w:eastAsia="Arial" w:hAnsi="Arial" w:cs="Arial"/>
            <w:sz w:val="16"/>
            <w:szCs w:val="16"/>
          </w:rPr>
          <w:t>g/10.1016/j.rse.2013.01.012</w:t>
        </w:r>
      </w:hyperlink>
    </w:p>
    <w:p w14:paraId="1CE99B59" w14:textId="77777777" w:rsidR="00CE37CF" w:rsidRDefault="007311F8">
      <w:pPr>
        <w:spacing w:before="13" w:after="0" w:line="180" w:lineRule="exact"/>
        <w:ind w:left="484" w:right="-48" w:hanging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[3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</w:t>
      </w:r>
      <w:proofErr w:type="gramEnd"/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Lu,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5"/>
          <w:w w:val="86"/>
          <w:sz w:val="16"/>
          <w:szCs w:val="16"/>
        </w:rPr>
        <w:t>P</w:t>
      </w:r>
      <w:r>
        <w:rPr>
          <w:rFonts w:ascii="Arial" w:eastAsia="Arial" w:hAnsi="Arial" w:cs="Arial"/>
          <w:w w:val="86"/>
          <w:sz w:val="16"/>
          <w:szCs w:val="16"/>
        </w:rPr>
        <w:t>.</w:t>
      </w:r>
      <w:r>
        <w:rPr>
          <w:rFonts w:ascii="Arial" w:eastAsia="Arial" w:hAnsi="Arial" w:cs="Arial"/>
          <w:spacing w:val="11"/>
          <w:w w:val="86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6"/>
          <w:sz w:val="16"/>
          <w:szCs w:val="16"/>
        </w:rPr>
        <w:t>Mausel</w:t>
      </w:r>
      <w:proofErr w:type="spellEnd"/>
      <w:r>
        <w:rPr>
          <w:rFonts w:ascii="Arial" w:eastAsia="Arial" w:hAnsi="Arial" w:cs="Arial"/>
          <w:w w:val="86"/>
          <w:sz w:val="16"/>
          <w:szCs w:val="16"/>
        </w:rPr>
        <w:t>,</w:t>
      </w:r>
      <w:r>
        <w:rPr>
          <w:rFonts w:ascii="Arial" w:eastAsia="Arial" w:hAnsi="Arial" w:cs="Arial"/>
          <w:spacing w:val="38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E.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16"/>
          <w:szCs w:val="16"/>
        </w:rPr>
        <w:t>Bron</w:t>
      </w:r>
      <w:r>
        <w:rPr>
          <w:rFonts w:ascii="Arial" w:eastAsia="Arial" w:hAnsi="Arial" w:cs="Arial"/>
          <w:spacing w:val="-4"/>
          <w:w w:val="89"/>
          <w:sz w:val="16"/>
          <w:szCs w:val="16"/>
        </w:rPr>
        <w:t>d</w:t>
      </w:r>
      <w:r>
        <w:rPr>
          <w:rFonts w:ascii="Arial" w:eastAsia="Arial" w:hAnsi="Arial" w:cs="Arial"/>
          <w:spacing w:val="-44"/>
          <w:w w:val="89"/>
          <w:sz w:val="16"/>
          <w:szCs w:val="16"/>
        </w:rPr>
        <w:t>´</w:t>
      </w:r>
      <w:r>
        <w:rPr>
          <w:rFonts w:ascii="Arial" w:eastAsia="Arial" w:hAnsi="Arial" w:cs="Arial"/>
          <w:w w:val="89"/>
          <w:sz w:val="16"/>
          <w:szCs w:val="16"/>
        </w:rPr>
        <w:t>ızio</w:t>
      </w:r>
      <w:proofErr w:type="spellEnd"/>
      <w:r>
        <w:rPr>
          <w:rFonts w:ascii="Arial" w:eastAsia="Arial" w:hAnsi="Arial" w:cs="Arial"/>
          <w:w w:val="89"/>
          <w:sz w:val="16"/>
          <w:szCs w:val="16"/>
        </w:rPr>
        <w:t xml:space="preserve">, </w:t>
      </w:r>
      <w:r>
        <w:rPr>
          <w:rFonts w:ascii="Arial" w:eastAsia="Arial" w:hAnsi="Arial" w:cs="Arial"/>
          <w:spacing w:val="8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and</w:t>
      </w:r>
      <w:r>
        <w:rPr>
          <w:rFonts w:ascii="Arial" w:eastAsia="Arial" w:hAnsi="Arial" w:cs="Arial"/>
          <w:spacing w:val="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E.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Moran.</w:t>
      </w:r>
      <w:r>
        <w:rPr>
          <w:rFonts w:ascii="Arial" w:eastAsia="Arial" w:hAnsi="Arial" w:cs="Arial"/>
          <w:spacing w:val="2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2004.</w:t>
      </w:r>
      <w:r>
        <w:rPr>
          <w:rFonts w:ascii="Arial" w:eastAsia="Arial" w:hAnsi="Arial" w:cs="Arial"/>
          <w:spacing w:val="9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Change</w:t>
      </w:r>
      <w:r>
        <w:rPr>
          <w:rFonts w:ascii="Arial" w:eastAsia="Arial" w:hAnsi="Arial" w:cs="Arial"/>
          <w:spacing w:val="-9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 xml:space="preserve">detection </w:t>
      </w:r>
      <w:r>
        <w:rPr>
          <w:rFonts w:ascii="Arial" w:eastAsia="Arial" w:hAnsi="Arial" w:cs="Arial"/>
          <w:w w:val="89"/>
          <w:sz w:val="16"/>
          <w:szCs w:val="16"/>
        </w:rPr>
        <w:t>techniques.</w:t>
      </w:r>
      <w:r>
        <w:rPr>
          <w:rFonts w:ascii="Arial" w:eastAsia="Arial" w:hAnsi="Arial" w:cs="Arial"/>
          <w:spacing w:val="-3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International</w:t>
      </w:r>
      <w:r>
        <w:rPr>
          <w:rFonts w:ascii="Arial" w:eastAsia="Arial" w:hAnsi="Arial" w:cs="Arial"/>
          <w:spacing w:val="31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Journal</w:t>
      </w:r>
      <w:r>
        <w:rPr>
          <w:rFonts w:ascii="Arial" w:eastAsia="Arial" w:hAnsi="Arial" w:cs="Arial"/>
          <w:spacing w:val="5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Remote</w:t>
      </w:r>
      <w:r>
        <w:rPr>
          <w:rFonts w:ascii="Arial" w:eastAsia="Arial" w:hAnsi="Arial" w:cs="Arial"/>
          <w:spacing w:val="11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Sensing</w:t>
      </w:r>
      <w:r>
        <w:rPr>
          <w:rFonts w:ascii="Arial" w:eastAsia="Arial" w:hAnsi="Arial" w:cs="Arial"/>
          <w:spacing w:val="6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25,</w:t>
      </w:r>
      <w:r>
        <w:rPr>
          <w:rFonts w:ascii="Arial" w:eastAsia="Arial" w:hAnsi="Arial" w:cs="Arial"/>
          <w:spacing w:val="10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12</w:t>
      </w:r>
      <w:r>
        <w:rPr>
          <w:rFonts w:ascii="Arial" w:eastAsia="Arial" w:hAnsi="Arial" w:cs="Arial"/>
          <w:spacing w:val="9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(June</w:t>
      </w:r>
      <w:r>
        <w:rPr>
          <w:rFonts w:ascii="Arial" w:eastAsia="Arial" w:hAnsi="Arial" w:cs="Arial"/>
          <w:spacing w:val="2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2004),</w:t>
      </w:r>
    </w:p>
    <w:p w14:paraId="48F95A88" w14:textId="77777777" w:rsidR="00CE37CF" w:rsidRDefault="007311F8">
      <w:pPr>
        <w:spacing w:after="0" w:line="177" w:lineRule="exact"/>
        <w:ind w:left="484" w:right="-2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9"/>
          <w:sz w:val="16"/>
          <w:szCs w:val="16"/>
        </w:rPr>
        <w:t>2365–2401.</w:t>
      </w:r>
      <w:r>
        <w:rPr>
          <w:rFonts w:ascii="Arial" w:eastAsia="Arial" w:hAnsi="Arial" w:cs="Arial"/>
          <w:spacing w:val="16"/>
          <w:w w:val="89"/>
          <w:sz w:val="16"/>
          <w:szCs w:val="16"/>
        </w:rPr>
        <w:t xml:space="preserve"> </w:t>
      </w:r>
      <w:hyperlink r:id="rId23">
        <w:proofErr w:type="spellStart"/>
        <w:r>
          <w:rPr>
            <w:rFonts w:ascii="Arial" w:eastAsia="Arial" w:hAnsi="Arial" w:cs="Arial"/>
            <w:sz w:val="16"/>
            <w:szCs w:val="16"/>
          </w:rPr>
          <w:t>DOI:http</w:t>
        </w:r>
        <w:proofErr w:type="spellEnd"/>
        <w:r>
          <w:rPr>
            <w:rFonts w:ascii="Arial" w:eastAsia="Arial" w:hAnsi="Arial" w:cs="Arial"/>
            <w:sz w:val="16"/>
            <w:szCs w:val="16"/>
          </w:rPr>
          <w:t>://dx.doi.o</w:t>
        </w:r>
        <w:r>
          <w:rPr>
            <w:rFonts w:ascii="Arial" w:eastAsia="Arial" w:hAnsi="Arial" w:cs="Arial"/>
            <w:spacing w:val="-3"/>
            <w:sz w:val="16"/>
            <w:szCs w:val="16"/>
          </w:rPr>
          <w:t>r</w:t>
        </w:r>
        <w:r>
          <w:rPr>
            <w:rFonts w:ascii="Arial" w:eastAsia="Arial" w:hAnsi="Arial" w:cs="Arial"/>
            <w:sz w:val="16"/>
            <w:szCs w:val="16"/>
          </w:rPr>
          <w:t>g/10.1080/0143116031000139863</w:t>
        </w:r>
      </w:hyperlink>
    </w:p>
    <w:p w14:paraId="2112EBE6" w14:textId="77777777" w:rsidR="00CE37CF" w:rsidRDefault="007311F8">
      <w:pPr>
        <w:spacing w:before="15" w:after="0" w:line="180" w:lineRule="exact"/>
        <w:ind w:left="484" w:right="-48" w:hanging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[4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Merrill</w:t>
      </w:r>
      <w:proofErr w:type="gramEnd"/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K. </w:t>
      </w:r>
      <w:proofErr w:type="spellStart"/>
      <w:r>
        <w:rPr>
          <w:rFonts w:ascii="Arial" w:eastAsia="Arial" w:hAnsi="Arial" w:cs="Arial"/>
          <w:w w:val="90"/>
          <w:sz w:val="16"/>
          <w:szCs w:val="16"/>
        </w:rPr>
        <w:t>Ridd</w:t>
      </w:r>
      <w:proofErr w:type="spellEnd"/>
      <w:r>
        <w:rPr>
          <w:rFonts w:ascii="Arial" w:eastAsia="Arial" w:hAnsi="Arial" w:cs="Arial"/>
          <w:spacing w:val="1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and</w:t>
      </w:r>
      <w:r>
        <w:rPr>
          <w:rFonts w:ascii="Arial" w:eastAsia="Arial" w:hAnsi="Arial" w:cs="Arial"/>
          <w:spacing w:val="-9"/>
          <w:w w:val="90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16"/>
          <w:szCs w:val="16"/>
        </w:rPr>
        <w:t>Jiajun</w:t>
      </w:r>
      <w:proofErr w:type="spellEnd"/>
      <w:r>
        <w:rPr>
          <w:rFonts w:ascii="Arial" w:eastAsia="Arial" w:hAnsi="Arial" w:cs="Arial"/>
          <w:spacing w:val="6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Liu. </w:t>
      </w:r>
      <w:r>
        <w:rPr>
          <w:rFonts w:ascii="Arial" w:eastAsia="Arial" w:hAnsi="Arial" w:cs="Arial"/>
          <w:w w:val="89"/>
          <w:sz w:val="16"/>
          <w:szCs w:val="16"/>
        </w:rPr>
        <w:t>1998.</w:t>
      </w:r>
      <w:r>
        <w:rPr>
          <w:rFonts w:ascii="Arial" w:eastAsia="Arial" w:hAnsi="Arial" w:cs="Arial"/>
          <w:spacing w:val="2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Comparison</w:t>
      </w:r>
      <w:r>
        <w:rPr>
          <w:rFonts w:ascii="Arial" w:eastAsia="Arial" w:hAnsi="Arial" w:cs="Arial"/>
          <w:spacing w:val="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"/>
          <w:w w:val="90"/>
          <w:sz w:val="16"/>
          <w:szCs w:val="16"/>
        </w:rPr>
        <w:t>F</w:t>
      </w:r>
      <w:r>
        <w:rPr>
          <w:rFonts w:ascii="Arial" w:eastAsia="Arial" w:hAnsi="Arial" w:cs="Arial"/>
          <w:w w:val="90"/>
          <w:sz w:val="16"/>
          <w:szCs w:val="16"/>
        </w:rPr>
        <w:t>our</w:t>
      </w:r>
      <w:r>
        <w:rPr>
          <w:rFonts w:ascii="Arial" w:eastAsia="Arial" w:hAnsi="Arial" w:cs="Arial"/>
          <w:spacing w:val="4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Algorithms for </w:t>
      </w:r>
      <w:r>
        <w:rPr>
          <w:rFonts w:ascii="Arial" w:eastAsia="Arial" w:hAnsi="Arial" w:cs="Arial"/>
          <w:w w:val="88"/>
          <w:sz w:val="16"/>
          <w:szCs w:val="16"/>
        </w:rPr>
        <w:t>Change</w:t>
      </w:r>
      <w:r>
        <w:rPr>
          <w:rFonts w:ascii="Arial" w:eastAsia="Arial" w:hAnsi="Arial" w:cs="Arial"/>
          <w:spacing w:val="-4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Detection</w:t>
      </w:r>
      <w:r>
        <w:rPr>
          <w:rFonts w:ascii="Arial" w:eastAsia="Arial" w:hAnsi="Arial" w:cs="Arial"/>
          <w:spacing w:val="28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an Urban</w:t>
      </w:r>
      <w:r>
        <w:rPr>
          <w:rFonts w:ascii="Arial" w:eastAsia="Arial" w:hAnsi="Arial" w:cs="Arial"/>
          <w:spacing w:val="20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E</w:t>
      </w:r>
      <w:r>
        <w:rPr>
          <w:rFonts w:ascii="Arial" w:eastAsia="Arial" w:hAnsi="Arial" w:cs="Arial"/>
          <w:spacing w:val="-5"/>
          <w:w w:val="88"/>
          <w:sz w:val="16"/>
          <w:szCs w:val="16"/>
        </w:rPr>
        <w:t>n</w:t>
      </w:r>
      <w:r>
        <w:rPr>
          <w:rFonts w:ascii="Arial" w:eastAsia="Arial" w:hAnsi="Arial" w:cs="Arial"/>
          <w:w w:val="88"/>
          <w:sz w:val="16"/>
          <w:szCs w:val="16"/>
        </w:rPr>
        <w:t xml:space="preserve">vironment. </w:t>
      </w:r>
      <w:r>
        <w:rPr>
          <w:rFonts w:ascii="Arial" w:eastAsia="Arial" w:hAnsi="Arial" w:cs="Arial"/>
          <w:spacing w:val="9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Remote</w:t>
      </w:r>
      <w:r>
        <w:rPr>
          <w:rFonts w:ascii="Arial" w:eastAsia="Arial" w:hAnsi="Arial" w:cs="Arial"/>
          <w:spacing w:val="7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Sensing</w:t>
      </w:r>
      <w:r>
        <w:rPr>
          <w:rFonts w:ascii="Arial" w:eastAsia="Arial" w:hAnsi="Arial" w:cs="Arial"/>
          <w:spacing w:val="2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En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- </w:t>
      </w:r>
      <w:proofErr w:type="spellStart"/>
      <w:r>
        <w:rPr>
          <w:rFonts w:ascii="Arial" w:eastAsia="Arial" w:hAnsi="Arial" w:cs="Arial"/>
          <w:w w:val="93"/>
          <w:sz w:val="16"/>
          <w:szCs w:val="16"/>
        </w:rPr>
        <w:t>vironment</w:t>
      </w:r>
      <w:proofErr w:type="spellEnd"/>
      <w:r>
        <w:rPr>
          <w:rFonts w:ascii="Arial" w:eastAsia="Arial" w:hAnsi="Arial" w:cs="Arial"/>
          <w:spacing w:val="26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63,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(1998),</w:t>
      </w:r>
      <w:r>
        <w:rPr>
          <w:rFonts w:ascii="Arial" w:eastAsia="Arial" w:hAnsi="Arial" w:cs="Arial"/>
          <w:spacing w:val="32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95–100.</w:t>
      </w:r>
      <w:r>
        <w:rPr>
          <w:rFonts w:ascii="Arial" w:eastAsia="Arial" w:hAnsi="Arial" w:cs="Arial"/>
          <w:spacing w:val="21"/>
          <w:w w:val="90"/>
          <w:sz w:val="16"/>
          <w:szCs w:val="16"/>
        </w:rPr>
        <w:t xml:space="preserve"> </w:t>
      </w:r>
      <w:hyperlink r:id="rId24">
        <w:proofErr w:type="spellStart"/>
        <w:r>
          <w:rPr>
            <w:rFonts w:ascii="Arial" w:eastAsia="Arial" w:hAnsi="Arial" w:cs="Arial"/>
            <w:w w:val="95"/>
            <w:sz w:val="16"/>
            <w:szCs w:val="16"/>
          </w:rPr>
          <w:t>DOI:http</w:t>
        </w:r>
        <w:proofErr w:type="spellEnd"/>
        <w:r>
          <w:rPr>
            <w:rFonts w:ascii="Arial" w:eastAsia="Arial" w:hAnsi="Arial" w:cs="Arial"/>
            <w:w w:val="95"/>
            <w:sz w:val="16"/>
            <w:szCs w:val="16"/>
          </w:rPr>
          <w:t>://dx.doi.o</w:t>
        </w:r>
        <w:r>
          <w:rPr>
            <w:rFonts w:ascii="Arial" w:eastAsia="Arial" w:hAnsi="Arial" w:cs="Arial"/>
            <w:spacing w:val="-3"/>
            <w:w w:val="95"/>
            <w:sz w:val="16"/>
            <w:szCs w:val="16"/>
          </w:rPr>
          <w:t>r</w:t>
        </w:r>
        <w:r>
          <w:rPr>
            <w:rFonts w:ascii="Arial" w:eastAsia="Arial" w:hAnsi="Arial" w:cs="Arial"/>
            <w:w w:val="89"/>
            <w:sz w:val="16"/>
            <w:szCs w:val="16"/>
          </w:rPr>
          <w:t>g/10.1016/s0034-</w:t>
        </w:r>
      </w:hyperlink>
    </w:p>
    <w:p w14:paraId="6DF09DE2" w14:textId="77777777" w:rsidR="00CE37CF" w:rsidRDefault="007311F8">
      <w:pPr>
        <w:spacing w:after="0" w:line="177" w:lineRule="exact"/>
        <w:ind w:left="484" w:right="-2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4257(97)00112-0</w:t>
      </w:r>
    </w:p>
    <w:p w14:paraId="42E5E44F" w14:textId="77777777" w:rsidR="00CE37CF" w:rsidRDefault="007311F8">
      <w:pPr>
        <w:spacing w:before="9" w:after="0" w:line="240" w:lineRule="auto"/>
        <w:ind w:left="165" w:right="-54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[5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w w:val="84"/>
          <w:sz w:val="16"/>
          <w:szCs w:val="16"/>
        </w:rPr>
        <w:t>S</w:t>
      </w:r>
      <w:proofErr w:type="gramEnd"/>
      <w:r>
        <w:rPr>
          <w:rFonts w:ascii="Arial" w:eastAsia="Arial" w:hAnsi="Arial" w:cs="Arial"/>
          <w:w w:val="84"/>
          <w:sz w:val="16"/>
          <w:szCs w:val="16"/>
        </w:rPr>
        <w:t>.</w:t>
      </w:r>
      <w:r>
        <w:rPr>
          <w:rFonts w:ascii="Arial" w:eastAsia="Arial" w:hAnsi="Arial" w:cs="Arial"/>
          <w:spacing w:val="3"/>
          <w:w w:val="84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Minu</w:t>
      </w:r>
      <w:proofErr w:type="spellEnd"/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and</w:t>
      </w:r>
      <w:r>
        <w:rPr>
          <w:rFonts w:ascii="Arial" w:eastAsia="Arial" w:hAnsi="Arial" w:cs="Arial"/>
          <w:spacing w:val="-7"/>
          <w:w w:val="89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16"/>
          <w:szCs w:val="16"/>
        </w:rPr>
        <w:t>Amba</w:t>
      </w:r>
      <w:proofErr w:type="spellEnd"/>
      <w:r>
        <w:rPr>
          <w:rFonts w:ascii="Arial" w:eastAsia="Arial" w:hAnsi="Arial" w:cs="Arial"/>
          <w:spacing w:val="18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Shett</w:t>
      </w:r>
      <w:r>
        <w:rPr>
          <w:rFonts w:ascii="Arial" w:eastAsia="Arial" w:hAnsi="Arial" w:cs="Arial"/>
          <w:spacing w:val="-9"/>
          <w:w w:val="89"/>
          <w:sz w:val="16"/>
          <w:szCs w:val="16"/>
        </w:rPr>
        <w:t>y</w:t>
      </w:r>
      <w:r>
        <w:rPr>
          <w:rFonts w:ascii="Arial" w:eastAsia="Arial" w:hAnsi="Arial" w:cs="Arial"/>
          <w:w w:val="89"/>
          <w:sz w:val="16"/>
          <w:szCs w:val="16"/>
        </w:rPr>
        <w:t>. 2015.</w:t>
      </w:r>
      <w:r>
        <w:rPr>
          <w:rFonts w:ascii="Arial" w:eastAsia="Arial" w:hAnsi="Arial" w:cs="Arial"/>
          <w:spacing w:val="1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Comparat</w:t>
      </w:r>
      <w:r>
        <w:rPr>
          <w:rFonts w:ascii="Arial" w:eastAsia="Arial" w:hAnsi="Arial" w:cs="Arial"/>
          <w:spacing w:val="-4"/>
          <w:w w:val="90"/>
          <w:sz w:val="16"/>
          <w:szCs w:val="16"/>
        </w:rPr>
        <w:t>i</w:t>
      </w:r>
      <w:r>
        <w:rPr>
          <w:rFonts w:ascii="Arial" w:eastAsia="Arial" w:hAnsi="Arial" w:cs="Arial"/>
          <w:spacing w:val="-2"/>
          <w:w w:val="90"/>
          <w:sz w:val="16"/>
          <w:szCs w:val="16"/>
        </w:rPr>
        <w:t>v</w:t>
      </w:r>
      <w:r>
        <w:rPr>
          <w:rFonts w:ascii="Arial" w:eastAsia="Arial" w:hAnsi="Arial" w:cs="Arial"/>
          <w:w w:val="90"/>
          <w:sz w:val="16"/>
          <w:szCs w:val="16"/>
        </w:rPr>
        <w:t>e</w:t>
      </w:r>
      <w:r>
        <w:rPr>
          <w:rFonts w:ascii="Arial" w:eastAsia="Arial" w:hAnsi="Arial" w:cs="Arial"/>
          <w:spacing w:val="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 xml:space="preserve">Study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Image</w:t>
      </w:r>
      <w:r>
        <w:rPr>
          <w:rFonts w:ascii="Arial" w:eastAsia="Arial" w:hAnsi="Arial" w:cs="Arial"/>
          <w:spacing w:val="16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Change</w:t>
      </w:r>
    </w:p>
    <w:p w14:paraId="08747242" w14:textId="77777777" w:rsidR="00CE37CF" w:rsidRDefault="007311F8">
      <w:pPr>
        <w:spacing w:after="0" w:line="179" w:lineRule="exact"/>
        <w:ind w:left="484" w:right="-64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1"/>
          <w:sz w:val="16"/>
          <w:szCs w:val="16"/>
        </w:rPr>
        <w:t>Detection</w:t>
      </w:r>
      <w:r>
        <w:rPr>
          <w:rFonts w:ascii="Arial" w:eastAsia="Arial" w:hAnsi="Arial" w:cs="Arial"/>
          <w:spacing w:val="18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Algorithms</w:t>
      </w:r>
      <w:r>
        <w:rPr>
          <w:rFonts w:ascii="Arial" w:eastAsia="Arial" w:hAnsi="Arial" w:cs="Arial"/>
          <w:spacing w:val="-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</w:t>
      </w:r>
      <w:r>
        <w:rPr>
          <w:rFonts w:ascii="Arial" w:eastAsia="Arial" w:hAnsi="Arial" w:cs="Arial"/>
          <w:spacing w:val="-18"/>
          <w:sz w:val="16"/>
          <w:szCs w:val="16"/>
        </w:rPr>
        <w:t>A</w:t>
      </w:r>
      <w:r>
        <w:rPr>
          <w:rFonts w:ascii="Arial" w:eastAsia="Arial" w:hAnsi="Arial" w:cs="Arial"/>
          <w:sz w:val="16"/>
          <w:szCs w:val="16"/>
        </w:rPr>
        <w:t>TLAB.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Aquatic</w:t>
      </w:r>
      <w:r>
        <w:rPr>
          <w:rFonts w:ascii="Arial" w:eastAsia="Arial" w:hAnsi="Arial" w:cs="Arial"/>
          <w:spacing w:val="34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Procedia</w:t>
      </w:r>
      <w:r>
        <w:rPr>
          <w:rFonts w:ascii="Arial" w:eastAsia="Arial" w:hAnsi="Arial" w:cs="Arial"/>
          <w:spacing w:val="-1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4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(March</w:t>
      </w:r>
      <w:r>
        <w:rPr>
          <w:rFonts w:ascii="Arial" w:eastAsia="Arial" w:hAnsi="Arial" w:cs="Arial"/>
          <w:spacing w:val="-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2015),</w:t>
      </w:r>
    </w:p>
    <w:p w14:paraId="7650135B" w14:textId="77777777" w:rsidR="00CE37CF" w:rsidRDefault="007311F8">
      <w:pPr>
        <w:spacing w:after="0" w:line="179" w:lineRule="exact"/>
        <w:ind w:left="484" w:right="-2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9"/>
          <w:sz w:val="16"/>
          <w:szCs w:val="16"/>
        </w:rPr>
        <w:t>1366–1373.</w:t>
      </w:r>
      <w:r>
        <w:rPr>
          <w:rFonts w:ascii="Arial" w:eastAsia="Arial" w:hAnsi="Arial" w:cs="Arial"/>
          <w:spacing w:val="16"/>
          <w:w w:val="89"/>
          <w:sz w:val="16"/>
          <w:szCs w:val="16"/>
        </w:rPr>
        <w:t xml:space="preserve"> </w:t>
      </w:r>
      <w:hyperlink r:id="rId25">
        <w:proofErr w:type="spellStart"/>
        <w:r>
          <w:rPr>
            <w:rFonts w:ascii="Arial" w:eastAsia="Arial" w:hAnsi="Arial" w:cs="Arial"/>
            <w:sz w:val="16"/>
            <w:szCs w:val="16"/>
          </w:rPr>
          <w:t>DOI:http</w:t>
        </w:r>
        <w:proofErr w:type="spellEnd"/>
        <w:r>
          <w:rPr>
            <w:rFonts w:ascii="Arial" w:eastAsia="Arial" w:hAnsi="Arial" w:cs="Arial"/>
            <w:sz w:val="16"/>
            <w:szCs w:val="16"/>
          </w:rPr>
          <w:t>://dx.doi.o</w:t>
        </w:r>
        <w:r>
          <w:rPr>
            <w:rFonts w:ascii="Arial" w:eastAsia="Arial" w:hAnsi="Arial" w:cs="Arial"/>
            <w:spacing w:val="-3"/>
            <w:sz w:val="16"/>
            <w:szCs w:val="16"/>
          </w:rPr>
          <w:t>r</w:t>
        </w:r>
        <w:r>
          <w:rPr>
            <w:rFonts w:ascii="Arial" w:eastAsia="Arial" w:hAnsi="Arial" w:cs="Arial"/>
            <w:sz w:val="16"/>
            <w:szCs w:val="16"/>
          </w:rPr>
          <w:t>g/10.1016/j.aqpro.2015.02.177</w:t>
        </w:r>
      </w:hyperlink>
    </w:p>
    <w:p w14:paraId="790391E7" w14:textId="77777777" w:rsidR="00CE37CF" w:rsidRDefault="007311F8">
      <w:pPr>
        <w:spacing w:before="15" w:after="0" w:line="180" w:lineRule="exact"/>
        <w:ind w:left="484" w:right="-48" w:hanging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[6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</w:t>
      </w:r>
      <w:proofErr w:type="gramEnd"/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39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16"/>
          <w:szCs w:val="16"/>
        </w:rPr>
        <w:t>El</w:t>
      </w:r>
      <w:r>
        <w:rPr>
          <w:rFonts w:ascii="Arial" w:eastAsia="Arial" w:hAnsi="Arial" w:cs="Arial"/>
          <w:spacing w:val="-1"/>
          <w:w w:val="89"/>
          <w:sz w:val="16"/>
          <w:szCs w:val="16"/>
        </w:rPr>
        <w:t>g</w:t>
      </w:r>
      <w:r>
        <w:rPr>
          <w:rFonts w:ascii="Arial" w:eastAsia="Arial" w:hAnsi="Arial" w:cs="Arial"/>
          <w:w w:val="89"/>
          <w:sz w:val="16"/>
          <w:szCs w:val="16"/>
        </w:rPr>
        <w:t>arroussi</w:t>
      </w:r>
      <w:proofErr w:type="spellEnd"/>
      <w:r>
        <w:rPr>
          <w:rFonts w:ascii="Arial" w:eastAsia="Arial" w:hAnsi="Arial" w:cs="Arial"/>
          <w:w w:val="89"/>
          <w:sz w:val="16"/>
          <w:szCs w:val="16"/>
        </w:rPr>
        <w:t xml:space="preserve">, </w:t>
      </w:r>
      <w:r>
        <w:rPr>
          <w:rFonts w:ascii="Arial" w:eastAsia="Arial" w:hAnsi="Arial" w:cs="Arial"/>
          <w:spacing w:val="8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S.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3"/>
          <w:sz w:val="16"/>
          <w:szCs w:val="16"/>
        </w:rPr>
        <w:t>W</w:t>
      </w:r>
      <w:r>
        <w:rPr>
          <w:rFonts w:ascii="Arial" w:eastAsia="Arial" w:hAnsi="Arial" w:cs="Arial"/>
          <w:sz w:val="16"/>
          <w:szCs w:val="16"/>
        </w:rPr>
        <w:t>ang,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R.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 xml:space="preserve">Banerjee, </w:t>
      </w:r>
      <w:r>
        <w:rPr>
          <w:rFonts w:ascii="Arial" w:eastAsia="Arial" w:hAnsi="Arial" w:cs="Arial"/>
          <w:spacing w:val="2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C.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3"/>
          <w:sz w:val="16"/>
          <w:szCs w:val="16"/>
        </w:rPr>
        <w:t>F</w:t>
      </w:r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Eick</w:t>
      </w:r>
      <w:proofErr w:type="spellEnd"/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3"/>
          <w:w w:val="132"/>
          <w:sz w:val="16"/>
          <w:szCs w:val="16"/>
        </w:rPr>
        <w:t>“</w:t>
      </w:r>
      <w:r>
        <w:rPr>
          <w:rFonts w:ascii="Arial" w:eastAsia="Arial" w:hAnsi="Arial" w:cs="Arial"/>
          <w:w w:val="90"/>
          <w:sz w:val="16"/>
          <w:szCs w:val="16"/>
        </w:rPr>
        <w:t xml:space="preserve">Aconcagua: </w:t>
      </w:r>
      <w:r>
        <w:rPr>
          <w:rFonts w:ascii="Arial" w:eastAsia="Arial" w:hAnsi="Arial" w:cs="Arial"/>
          <w:sz w:val="16"/>
          <w:szCs w:val="16"/>
        </w:rPr>
        <w:t xml:space="preserve">A 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</w:t>
      </w:r>
      <w:r>
        <w:rPr>
          <w:rFonts w:ascii="Arial" w:eastAsia="Arial" w:hAnsi="Arial" w:cs="Arial"/>
          <w:spacing w:val="-2"/>
          <w:sz w:val="16"/>
          <w:szCs w:val="16"/>
        </w:rPr>
        <w:t>ov</w:t>
      </w:r>
      <w:r>
        <w:rPr>
          <w:rFonts w:ascii="Arial" w:eastAsia="Arial" w:hAnsi="Arial" w:cs="Arial"/>
          <w:sz w:val="16"/>
          <w:szCs w:val="16"/>
        </w:rPr>
        <w:t>el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 xml:space="preserve">Spatiotemporal </w:t>
      </w:r>
      <w:r>
        <w:rPr>
          <w:rFonts w:ascii="Arial" w:eastAsia="Arial" w:hAnsi="Arial" w:cs="Arial"/>
          <w:spacing w:val="19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Emotion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 xml:space="preserve">Change </w:t>
      </w:r>
      <w:r>
        <w:rPr>
          <w:rFonts w:ascii="Arial" w:eastAsia="Arial" w:hAnsi="Arial" w:cs="Arial"/>
          <w:spacing w:val="14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Analysis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Fram</w:t>
      </w:r>
      <w:r>
        <w:rPr>
          <w:rFonts w:ascii="Arial" w:eastAsia="Arial" w:hAnsi="Arial" w:cs="Arial"/>
          <w:spacing w:val="-4"/>
          <w:w w:val="88"/>
          <w:sz w:val="16"/>
          <w:szCs w:val="16"/>
        </w:rPr>
        <w:t>e</w:t>
      </w:r>
      <w:r>
        <w:rPr>
          <w:rFonts w:ascii="Arial" w:eastAsia="Arial" w:hAnsi="Arial" w:cs="Arial"/>
          <w:spacing w:val="-2"/>
          <w:w w:val="99"/>
          <w:sz w:val="16"/>
          <w:szCs w:val="16"/>
        </w:rPr>
        <w:t>w</w:t>
      </w:r>
      <w:r>
        <w:rPr>
          <w:rFonts w:ascii="Arial" w:eastAsia="Arial" w:hAnsi="Arial" w:cs="Arial"/>
          <w:w w:val="94"/>
          <w:sz w:val="16"/>
          <w:szCs w:val="16"/>
        </w:rPr>
        <w:t>ork</w:t>
      </w:r>
      <w:r>
        <w:rPr>
          <w:rFonts w:ascii="Arial" w:eastAsia="Arial" w:hAnsi="Arial" w:cs="Arial"/>
          <w:spacing w:val="-11"/>
          <w:w w:val="94"/>
          <w:sz w:val="16"/>
          <w:szCs w:val="16"/>
        </w:rPr>
        <w:t>,</w:t>
      </w:r>
      <w:r>
        <w:rPr>
          <w:rFonts w:ascii="Arial" w:eastAsia="Arial" w:hAnsi="Arial" w:cs="Arial"/>
          <w:w w:val="132"/>
          <w:sz w:val="16"/>
          <w:szCs w:val="16"/>
        </w:rPr>
        <w:t>”</w:t>
      </w:r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in </w:t>
      </w:r>
      <w:r>
        <w:rPr>
          <w:rFonts w:ascii="Arial" w:eastAsia="Arial" w:hAnsi="Arial" w:cs="Arial"/>
          <w:w w:val="87"/>
          <w:sz w:val="16"/>
          <w:szCs w:val="16"/>
        </w:rPr>
        <w:t>Proceedings</w:t>
      </w:r>
      <w:r>
        <w:rPr>
          <w:rFonts w:ascii="Arial" w:eastAsia="Arial" w:hAnsi="Arial" w:cs="Arial"/>
          <w:spacing w:val="13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the</w:t>
      </w:r>
      <w:r>
        <w:rPr>
          <w:rFonts w:ascii="Arial" w:eastAsia="Arial" w:hAnsi="Arial" w:cs="Arial"/>
          <w:spacing w:val="13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2Nd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spacing w:val="-6"/>
          <w:sz w:val="16"/>
          <w:szCs w:val="16"/>
        </w:rPr>
        <w:t>A</w:t>
      </w:r>
      <w:r>
        <w:rPr>
          <w:rFonts w:ascii="Arial" w:eastAsia="Arial" w:hAnsi="Arial" w:cs="Arial"/>
          <w:sz w:val="16"/>
          <w:szCs w:val="16"/>
        </w:rPr>
        <w:t>CM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w w:val="93"/>
          <w:sz w:val="16"/>
          <w:szCs w:val="16"/>
        </w:rPr>
        <w:t>SIGS</w:t>
      </w:r>
      <w:r>
        <w:rPr>
          <w:rFonts w:ascii="Arial" w:eastAsia="Arial" w:hAnsi="Arial" w:cs="Arial"/>
          <w:spacing w:val="-14"/>
          <w:w w:val="93"/>
          <w:sz w:val="16"/>
          <w:szCs w:val="16"/>
        </w:rPr>
        <w:t>P</w:t>
      </w:r>
      <w:r>
        <w:rPr>
          <w:rFonts w:ascii="Arial" w:eastAsia="Arial" w:hAnsi="Arial" w:cs="Arial"/>
          <w:spacing w:val="-17"/>
          <w:w w:val="93"/>
          <w:sz w:val="16"/>
          <w:szCs w:val="16"/>
        </w:rPr>
        <w:t>A</w:t>
      </w:r>
      <w:r>
        <w:rPr>
          <w:rFonts w:ascii="Arial" w:eastAsia="Arial" w:hAnsi="Arial" w:cs="Arial"/>
          <w:w w:val="93"/>
          <w:sz w:val="16"/>
          <w:szCs w:val="16"/>
        </w:rPr>
        <w:t xml:space="preserve">TIAL </w:t>
      </w:r>
      <w:r>
        <w:rPr>
          <w:rFonts w:ascii="Arial" w:eastAsia="Arial" w:hAnsi="Arial" w:cs="Arial"/>
          <w:spacing w:val="4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w w:val="93"/>
          <w:sz w:val="16"/>
          <w:szCs w:val="16"/>
        </w:rPr>
        <w:t>International</w:t>
      </w:r>
      <w:r>
        <w:rPr>
          <w:rFonts w:ascii="Arial" w:eastAsia="Arial" w:hAnsi="Arial" w:cs="Arial"/>
          <w:spacing w:val="1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2"/>
          <w:w w:val="93"/>
          <w:sz w:val="16"/>
          <w:szCs w:val="16"/>
        </w:rPr>
        <w:t>W</w:t>
      </w:r>
      <w:r>
        <w:rPr>
          <w:rFonts w:ascii="Arial" w:eastAsia="Arial" w:hAnsi="Arial" w:cs="Arial"/>
          <w:w w:val="93"/>
          <w:sz w:val="16"/>
          <w:szCs w:val="16"/>
        </w:rPr>
        <w:t>orkshop</w:t>
      </w:r>
      <w:r>
        <w:rPr>
          <w:rFonts w:ascii="Arial" w:eastAsia="Arial" w:hAnsi="Arial" w:cs="Arial"/>
          <w:spacing w:val="1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 AI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Geographic</w:t>
      </w:r>
      <w:r>
        <w:rPr>
          <w:rFonts w:ascii="Arial" w:eastAsia="Arial" w:hAnsi="Arial" w:cs="Arial"/>
          <w:spacing w:val="2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Kn</w:t>
      </w:r>
      <w:r>
        <w:rPr>
          <w:rFonts w:ascii="Arial" w:eastAsia="Arial" w:hAnsi="Arial" w:cs="Arial"/>
          <w:spacing w:val="-4"/>
          <w:w w:val="91"/>
          <w:sz w:val="16"/>
          <w:szCs w:val="16"/>
        </w:rPr>
        <w:t>o</w:t>
      </w:r>
      <w:r>
        <w:rPr>
          <w:rFonts w:ascii="Arial" w:eastAsia="Arial" w:hAnsi="Arial" w:cs="Arial"/>
          <w:w w:val="91"/>
          <w:sz w:val="16"/>
          <w:szCs w:val="16"/>
        </w:rPr>
        <w:t>wledge</w:t>
      </w:r>
      <w:r>
        <w:rPr>
          <w:rFonts w:ascii="Arial" w:eastAsia="Arial" w:hAnsi="Arial" w:cs="Arial"/>
          <w:spacing w:val="28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Disc</w:t>
      </w:r>
      <w:r>
        <w:rPr>
          <w:rFonts w:ascii="Arial" w:eastAsia="Arial" w:hAnsi="Arial" w:cs="Arial"/>
          <w:spacing w:val="-2"/>
          <w:w w:val="91"/>
          <w:sz w:val="16"/>
          <w:szCs w:val="16"/>
        </w:rPr>
        <w:t>ov</w:t>
      </w:r>
      <w:r>
        <w:rPr>
          <w:rFonts w:ascii="Arial" w:eastAsia="Arial" w:hAnsi="Arial" w:cs="Arial"/>
          <w:w w:val="91"/>
          <w:sz w:val="16"/>
          <w:szCs w:val="16"/>
        </w:rPr>
        <w:t>er</w:t>
      </w:r>
      <w:r>
        <w:rPr>
          <w:rFonts w:ascii="Arial" w:eastAsia="Arial" w:hAnsi="Arial" w:cs="Arial"/>
          <w:spacing w:val="-9"/>
          <w:w w:val="91"/>
          <w:sz w:val="16"/>
          <w:szCs w:val="16"/>
        </w:rPr>
        <w:t>y</w:t>
      </w:r>
      <w:r>
        <w:rPr>
          <w:rFonts w:ascii="Arial" w:eastAsia="Arial" w:hAnsi="Arial" w:cs="Arial"/>
          <w:w w:val="91"/>
          <w:sz w:val="16"/>
          <w:szCs w:val="16"/>
        </w:rPr>
        <w:t>,</w:t>
      </w:r>
      <w:r>
        <w:rPr>
          <w:rFonts w:ascii="Arial" w:eastAsia="Arial" w:hAnsi="Arial" w:cs="Arial"/>
          <w:spacing w:val="27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</w:t>
      </w:r>
      <w:r>
        <w:rPr>
          <w:rFonts w:ascii="Arial" w:eastAsia="Arial" w:hAnsi="Arial" w:cs="Arial"/>
          <w:spacing w:val="-4"/>
          <w:sz w:val="16"/>
          <w:szCs w:val="16"/>
        </w:rPr>
        <w:t>e</w:t>
      </w:r>
      <w:r>
        <w:rPr>
          <w:rFonts w:ascii="Arial" w:eastAsia="Arial" w:hAnsi="Arial" w:cs="Arial"/>
          <w:sz w:val="16"/>
          <w:szCs w:val="16"/>
        </w:rPr>
        <w:t>w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8"/>
          <w:sz w:val="16"/>
          <w:szCs w:val="16"/>
        </w:rPr>
        <w:t>Y</w:t>
      </w:r>
      <w:r>
        <w:rPr>
          <w:rFonts w:ascii="Arial" w:eastAsia="Arial" w:hAnsi="Arial" w:cs="Arial"/>
          <w:sz w:val="16"/>
          <w:szCs w:val="16"/>
        </w:rPr>
        <w:t>ork,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</w:t>
      </w:r>
      <w:r>
        <w:rPr>
          <w:rFonts w:ascii="Arial" w:eastAsia="Arial" w:hAnsi="Arial" w:cs="Arial"/>
          <w:spacing w:val="-21"/>
          <w:sz w:val="16"/>
          <w:szCs w:val="16"/>
        </w:rPr>
        <w:t>Y</w:t>
      </w:r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USA, 2018, pp.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54–61.</w:t>
      </w:r>
    </w:p>
    <w:p w14:paraId="190130E6" w14:textId="77777777" w:rsidR="00CE37CF" w:rsidRDefault="007311F8">
      <w:pPr>
        <w:spacing w:before="13" w:after="0" w:line="180" w:lineRule="exact"/>
        <w:ind w:left="484" w:right="-48" w:hanging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[7] 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R. Banerjee,</w:t>
      </w:r>
      <w:r>
        <w:rPr>
          <w:rFonts w:ascii="Arial" w:eastAsia="Arial" w:hAnsi="Arial" w:cs="Arial"/>
          <w:spacing w:val="-10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K.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7"/>
          <w:sz w:val="16"/>
          <w:szCs w:val="16"/>
        </w:rPr>
        <w:t>El</w:t>
      </w:r>
      <w:r>
        <w:rPr>
          <w:rFonts w:ascii="Arial" w:eastAsia="Arial" w:hAnsi="Arial" w:cs="Arial"/>
          <w:spacing w:val="-1"/>
          <w:w w:val="87"/>
          <w:sz w:val="16"/>
          <w:szCs w:val="16"/>
        </w:rPr>
        <w:t>g</w:t>
      </w:r>
      <w:r>
        <w:rPr>
          <w:rFonts w:ascii="Arial" w:eastAsia="Arial" w:hAnsi="Arial" w:cs="Arial"/>
          <w:w w:val="87"/>
          <w:sz w:val="16"/>
          <w:szCs w:val="16"/>
        </w:rPr>
        <w:t>arroussi</w:t>
      </w:r>
      <w:proofErr w:type="spellEnd"/>
      <w:r>
        <w:rPr>
          <w:rFonts w:ascii="Arial" w:eastAsia="Arial" w:hAnsi="Arial" w:cs="Arial"/>
          <w:w w:val="87"/>
          <w:sz w:val="16"/>
          <w:szCs w:val="16"/>
        </w:rPr>
        <w:t>,</w:t>
      </w:r>
      <w:r>
        <w:rPr>
          <w:rFonts w:ascii="Arial" w:eastAsia="Arial" w:hAnsi="Arial" w:cs="Arial"/>
          <w:spacing w:val="22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S.</w:t>
      </w:r>
      <w:r>
        <w:rPr>
          <w:rFonts w:ascii="Arial" w:eastAsia="Arial" w:hAnsi="Arial" w:cs="Arial"/>
          <w:spacing w:val="-7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1"/>
          <w:w w:val="87"/>
          <w:sz w:val="16"/>
          <w:szCs w:val="16"/>
        </w:rPr>
        <w:t>W</w:t>
      </w:r>
      <w:r>
        <w:rPr>
          <w:rFonts w:ascii="Arial" w:eastAsia="Arial" w:hAnsi="Arial" w:cs="Arial"/>
          <w:w w:val="87"/>
          <w:sz w:val="16"/>
          <w:szCs w:val="16"/>
        </w:rPr>
        <w:t>ang,</w:t>
      </w:r>
      <w:r>
        <w:rPr>
          <w:rFonts w:ascii="Arial" w:eastAsia="Arial" w:hAnsi="Arial" w:cs="Arial"/>
          <w:spacing w:val="11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A.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pacing w:val="-12"/>
          <w:w w:val="94"/>
          <w:sz w:val="16"/>
          <w:szCs w:val="16"/>
        </w:rPr>
        <w:t>T</w:t>
      </w:r>
      <w:r>
        <w:rPr>
          <w:rFonts w:ascii="Arial" w:eastAsia="Arial" w:hAnsi="Arial" w:cs="Arial"/>
          <w:w w:val="94"/>
          <w:sz w:val="16"/>
          <w:szCs w:val="16"/>
        </w:rPr>
        <w:t>alari</w:t>
      </w:r>
      <w:proofErr w:type="spellEnd"/>
      <w:r>
        <w:rPr>
          <w:rFonts w:ascii="Arial" w:eastAsia="Arial" w:hAnsi="Arial" w:cs="Arial"/>
          <w:w w:val="94"/>
          <w:sz w:val="16"/>
          <w:szCs w:val="16"/>
        </w:rPr>
        <w:t>,</w:t>
      </w:r>
      <w:r>
        <w:rPr>
          <w:rFonts w:ascii="Arial" w:eastAsia="Arial" w:hAnsi="Arial" w:cs="Arial"/>
          <w:spacing w:val="-5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1"/>
          <w:sz w:val="16"/>
          <w:szCs w:val="16"/>
        </w:rPr>
        <w:t>Y</w:t>
      </w:r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Zhang,</w:t>
      </w:r>
      <w:r>
        <w:rPr>
          <w:rFonts w:ascii="Arial" w:eastAsia="Arial" w:hAnsi="Arial" w:cs="Arial"/>
          <w:spacing w:val="2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and</w:t>
      </w:r>
      <w:r>
        <w:rPr>
          <w:rFonts w:ascii="Arial" w:eastAsia="Arial" w:hAnsi="Arial" w:cs="Arial"/>
          <w:spacing w:val="-8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C.</w:t>
      </w:r>
      <w:r>
        <w:rPr>
          <w:rFonts w:ascii="Arial" w:eastAsia="Arial" w:hAnsi="Arial" w:cs="Arial"/>
          <w:spacing w:val="2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1"/>
          <w:w w:val="88"/>
          <w:sz w:val="16"/>
          <w:szCs w:val="16"/>
        </w:rPr>
        <w:t>F</w:t>
      </w:r>
      <w:r>
        <w:rPr>
          <w:rFonts w:ascii="Arial" w:eastAsia="Arial" w:hAnsi="Arial" w:cs="Arial"/>
          <w:w w:val="88"/>
          <w:sz w:val="16"/>
          <w:szCs w:val="16"/>
        </w:rPr>
        <w:t>.</w:t>
      </w:r>
      <w:r>
        <w:rPr>
          <w:rFonts w:ascii="Arial" w:eastAsia="Arial" w:hAnsi="Arial" w:cs="Arial"/>
          <w:spacing w:val="-2"/>
          <w:w w:val="88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Eick</w:t>
      </w:r>
      <w:proofErr w:type="spellEnd"/>
      <w:r>
        <w:rPr>
          <w:rFonts w:ascii="Arial" w:eastAsia="Arial" w:hAnsi="Arial" w:cs="Arial"/>
          <w:sz w:val="16"/>
          <w:szCs w:val="16"/>
        </w:rPr>
        <w:t>, “K2: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</w:t>
      </w:r>
      <w:r>
        <w:rPr>
          <w:rFonts w:ascii="Arial" w:eastAsia="Arial" w:hAnsi="Arial" w:cs="Arial"/>
          <w:spacing w:val="-2"/>
          <w:sz w:val="16"/>
          <w:szCs w:val="16"/>
        </w:rPr>
        <w:t>ov</w:t>
      </w:r>
      <w:r>
        <w:rPr>
          <w:rFonts w:ascii="Arial" w:eastAsia="Arial" w:hAnsi="Arial" w:cs="Arial"/>
          <w:sz w:val="16"/>
          <w:szCs w:val="16"/>
        </w:rPr>
        <w:t>el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Data</w:t>
      </w:r>
      <w:r>
        <w:rPr>
          <w:rFonts w:ascii="Arial" w:eastAsia="Arial" w:hAnsi="Arial" w:cs="Arial"/>
          <w:spacing w:val="-17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Analysis</w:t>
      </w:r>
      <w:r>
        <w:rPr>
          <w:rFonts w:ascii="Arial" w:eastAsia="Arial" w:hAnsi="Arial" w:cs="Arial"/>
          <w:spacing w:val="31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Fram</w:t>
      </w:r>
      <w:r>
        <w:rPr>
          <w:rFonts w:ascii="Arial" w:eastAsia="Arial" w:hAnsi="Arial" w:cs="Arial"/>
          <w:spacing w:val="-4"/>
          <w:w w:val="92"/>
          <w:sz w:val="16"/>
          <w:szCs w:val="16"/>
        </w:rPr>
        <w:t>e</w:t>
      </w:r>
      <w:r>
        <w:rPr>
          <w:rFonts w:ascii="Arial" w:eastAsia="Arial" w:hAnsi="Arial" w:cs="Arial"/>
          <w:spacing w:val="-2"/>
          <w:w w:val="92"/>
          <w:sz w:val="16"/>
          <w:szCs w:val="16"/>
        </w:rPr>
        <w:t>w</w:t>
      </w:r>
      <w:r>
        <w:rPr>
          <w:rFonts w:ascii="Arial" w:eastAsia="Arial" w:hAnsi="Arial" w:cs="Arial"/>
          <w:w w:val="92"/>
          <w:sz w:val="16"/>
          <w:szCs w:val="16"/>
        </w:rPr>
        <w:t>ork</w:t>
      </w:r>
      <w:r>
        <w:rPr>
          <w:rFonts w:ascii="Arial" w:eastAsia="Arial" w:hAnsi="Arial" w:cs="Arial"/>
          <w:spacing w:val="19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Understand</w:t>
      </w:r>
      <w:r>
        <w:rPr>
          <w:rFonts w:ascii="Arial" w:eastAsia="Arial" w:hAnsi="Arial" w:cs="Arial"/>
          <w:spacing w:val="26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US </w:t>
      </w:r>
      <w:r>
        <w:rPr>
          <w:rFonts w:ascii="Arial" w:eastAsia="Arial" w:hAnsi="Arial" w:cs="Arial"/>
          <w:w w:val="91"/>
          <w:sz w:val="16"/>
          <w:szCs w:val="16"/>
        </w:rPr>
        <w:t xml:space="preserve">Emotions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w w:val="83"/>
          <w:sz w:val="16"/>
          <w:szCs w:val="16"/>
        </w:rPr>
        <w:t>Space</w:t>
      </w:r>
      <w:r>
        <w:rPr>
          <w:rFonts w:ascii="Arial" w:eastAsia="Arial" w:hAnsi="Arial" w:cs="Arial"/>
          <w:spacing w:val="29"/>
          <w:w w:val="8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16"/>
          <w:sz w:val="16"/>
          <w:szCs w:val="16"/>
        </w:rPr>
        <w:t xml:space="preserve"> </w:t>
      </w:r>
      <w:r>
        <w:rPr>
          <w:rFonts w:ascii="Arial" w:eastAsia="Arial" w:hAnsi="Arial" w:cs="Arial"/>
          <w:spacing w:val="-6"/>
          <w:w w:val="99"/>
          <w:sz w:val="16"/>
          <w:szCs w:val="16"/>
        </w:rPr>
        <w:t>T</w:t>
      </w:r>
      <w:r>
        <w:rPr>
          <w:rFonts w:ascii="Arial" w:eastAsia="Arial" w:hAnsi="Arial" w:cs="Arial"/>
          <w:w w:val="92"/>
          <w:sz w:val="16"/>
          <w:szCs w:val="16"/>
        </w:rPr>
        <w:t>ime</w:t>
      </w:r>
      <w:r>
        <w:rPr>
          <w:rFonts w:ascii="Arial" w:eastAsia="Arial" w:hAnsi="Arial" w:cs="Arial"/>
          <w:spacing w:val="-11"/>
          <w:w w:val="92"/>
          <w:sz w:val="16"/>
          <w:szCs w:val="16"/>
        </w:rPr>
        <w:t>,</w:t>
      </w:r>
      <w:r>
        <w:rPr>
          <w:rFonts w:ascii="Arial" w:eastAsia="Arial" w:hAnsi="Arial" w:cs="Arial"/>
          <w:w w:val="132"/>
          <w:sz w:val="16"/>
          <w:szCs w:val="16"/>
        </w:rPr>
        <w:t>”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Int.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J.</w:t>
      </w:r>
      <w:r>
        <w:rPr>
          <w:rFonts w:ascii="Arial" w:eastAsia="Arial" w:hAnsi="Arial" w:cs="Arial"/>
          <w:spacing w:val="19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Semantic</w:t>
      </w:r>
      <w:r>
        <w:rPr>
          <w:rFonts w:ascii="Arial" w:eastAsia="Arial" w:hAnsi="Arial" w:cs="Arial"/>
          <w:spacing w:val="33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 xml:space="preserve">Computing, </w:t>
      </w:r>
      <w:r>
        <w:rPr>
          <w:rFonts w:ascii="Arial" w:eastAsia="Arial" w:hAnsi="Arial" w:cs="Arial"/>
          <w:spacing w:val="29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pacing w:val="-3"/>
          <w:sz w:val="16"/>
          <w:szCs w:val="16"/>
        </w:rPr>
        <w:t>v</w:t>
      </w:r>
      <w:r>
        <w:rPr>
          <w:rFonts w:ascii="Arial" w:eastAsia="Arial" w:hAnsi="Arial" w:cs="Arial"/>
          <w:sz w:val="16"/>
          <w:szCs w:val="16"/>
        </w:rPr>
        <w:t>ol.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13,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no.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01,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pp.</w:t>
      </w:r>
    </w:p>
    <w:p w14:paraId="5DBDA345" w14:textId="77777777" w:rsidR="00CE37CF" w:rsidRDefault="007311F8">
      <w:pPr>
        <w:spacing w:after="0" w:line="177" w:lineRule="exact"/>
        <w:ind w:left="484" w:right="-20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9"/>
          <w:sz w:val="16"/>
          <w:szCs w:val="16"/>
        </w:rPr>
        <w:t>111–133,</w:t>
      </w:r>
      <w:r>
        <w:rPr>
          <w:rFonts w:ascii="Arial" w:eastAsia="Arial" w:hAnsi="Arial" w:cs="Arial"/>
          <w:spacing w:val="1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</w:t>
      </w:r>
      <w:r>
        <w:rPr>
          <w:rFonts w:ascii="Arial" w:eastAsia="Arial" w:hAnsi="Arial" w:cs="Arial"/>
          <w:spacing w:val="-9"/>
          <w:sz w:val="16"/>
          <w:szCs w:val="16"/>
        </w:rPr>
        <w:t>r</w:t>
      </w:r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-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2019.</w:t>
      </w:r>
    </w:p>
    <w:p w14:paraId="4F2D855A" w14:textId="77777777" w:rsidR="00CE37CF" w:rsidRDefault="007311F8">
      <w:pPr>
        <w:spacing w:before="15" w:after="0" w:line="180" w:lineRule="exact"/>
        <w:ind w:left="484" w:right="-48" w:hanging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[8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7"/>
          <w:sz w:val="16"/>
          <w:szCs w:val="16"/>
        </w:rPr>
        <w:t>Geomen</w:t>
      </w:r>
      <w:r>
        <w:rPr>
          <w:rFonts w:ascii="Arial" w:eastAsia="Arial" w:hAnsi="Arial" w:cs="Arial"/>
          <w:spacing w:val="-2"/>
          <w:w w:val="87"/>
          <w:sz w:val="16"/>
          <w:szCs w:val="16"/>
        </w:rPr>
        <w:t>k</w:t>
      </w:r>
      <w:r>
        <w:rPr>
          <w:rFonts w:ascii="Arial" w:eastAsia="Arial" w:hAnsi="Arial" w:cs="Arial"/>
          <w:w w:val="87"/>
          <w:sz w:val="16"/>
          <w:szCs w:val="16"/>
        </w:rPr>
        <w:t>e</w:t>
      </w:r>
      <w:proofErr w:type="spellEnd"/>
      <w:proofErr w:type="gramEnd"/>
      <w:r>
        <w:rPr>
          <w:rFonts w:ascii="Arial" w:eastAsia="Arial" w:hAnsi="Arial" w:cs="Arial"/>
          <w:w w:val="87"/>
          <w:sz w:val="16"/>
          <w:szCs w:val="16"/>
        </w:rPr>
        <w:t>,</w:t>
      </w:r>
      <w:r>
        <w:rPr>
          <w:rFonts w:ascii="Arial" w:eastAsia="Arial" w:hAnsi="Arial" w:cs="Arial"/>
          <w:spacing w:val="26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“H</w:t>
      </w:r>
      <w:r>
        <w:rPr>
          <w:rFonts w:ascii="Arial" w:eastAsia="Arial" w:hAnsi="Arial" w:cs="Arial"/>
          <w:spacing w:val="-4"/>
          <w:sz w:val="16"/>
          <w:szCs w:val="16"/>
        </w:rPr>
        <w:t>o</w:t>
      </w:r>
      <w:r>
        <w:rPr>
          <w:rFonts w:ascii="Arial" w:eastAsia="Arial" w:hAnsi="Arial" w:cs="Arial"/>
          <w:sz w:val="16"/>
          <w:szCs w:val="16"/>
        </w:rPr>
        <w:t>w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Accurate</w:t>
      </w:r>
      <w:r>
        <w:rPr>
          <w:rFonts w:ascii="Arial" w:eastAsia="Arial" w:hAnsi="Arial" w:cs="Arial"/>
          <w:spacing w:val="17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16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GPS</w:t>
      </w:r>
      <w:r>
        <w:rPr>
          <w:rFonts w:ascii="Arial" w:eastAsia="Arial" w:hAnsi="Arial" w:cs="Arial"/>
          <w:spacing w:val="19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my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Smart</w:t>
      </w:r>
      <w:r>
        <w:rPr>
          <w:rFonts w:ascii="Arial" w:eastAsia="Arial" w:hAnsi="Arial" w:cs="Arial"/>
          <w:spacing w:val="27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Phone?</w:t>
      </w:r>
      <w:r>
        <w:rPr>
          <w:rFonts w:ascii="Arial" w:eastAsia="Arial" w:hAnsi="Arial" w:cs="Arial"/>
          <w:spacing w:val="8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(</w:t>
      </w:r>
      <w:r>
        <w:rPr>
          <w:rFonts w:ascii="Arial" w:eastAsia="Arial" w:hAnsi="Arial" w:cs="Arial"/>
          <w:spacing w:val="-2"/>
          <w:w w:val="87"/>
          <w:sz w:val="16"/>
          <w:szCs w:val="16"/>
        </w:rPr>
        <w:t>P</w:t>
      </w:r>
      <w:r>
        <w:rPr>
          <w:rFonts w:ascii="Arial" w:eastAsia="Arial" w:hAnsi="Arial" w:cs="Arial"/>
          <w:w w:val="87"/>
          <w:sz w:val="16"/>
          <w:szCs w:val="16"/>
        </w:rPr>
        <w:t>art</w:t>
      </w:r>
      <w:r>
        <w:rPr>
          <w:rFonts w:ascii="Arial" w:eastAsia="Arial" w:hAnsi="Arial" w:cs="Arial"/>
          <w:spacing w:val="26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2)</w:t>
      </w:r>
      <w:r>
        <w:rPr>
          <w:rFonts w:ascii="Arial" w:eastAsia="Arial" w:hAnsi="Arial" w:cs="Arial"/>
          <w:spacing w:val="-11"/>
          <w:w w:val="92"/>
          <w:sz w:val="16"/>
          <w:szCs w:val="16"/>
        </w:rPr>
        <w:t>,</w:t>
      </w:r>
      <w:r>
        <w:rPr>
          <w:rFonts w:ascii="Arial" w:eastAsia="Arial" w:hAnsi="Arial" w:cs="Arial"/>
          <w:w w:val="132"/>
          <w:sz w:val="16"/>
          <w:szCs w:val="16"/>
        </w:rPr>
        <w:t xml:space="preserve">” </w:t>
      </w:r>
      <w:r>
        <w:rPr>
          <w:rFonts w:ascii="Arial" w:eastAsia="Arial" w:hAnsi="Arial" w:cs="Arial"/>
          <w:w w:val="91"/>
          <w:sz w:val="16"/>
          <w:szCs w:val="16"/>
        </w:rPr>
        <w:t>Community</w:t>
      </w:r>
      <w:r>
        <w:rPr>
          <w:rFonts w:ascii="Arial" w:eastAsia="Arial" w:hAnsi="Arial" w:cs="Arial"/>
          <w:spacing w:val="39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Health</w:t>
      </w:r>
      <w:r>
        <w:rPr>
          <w:rFonts w:ascii="Arial" w:eastAsia="Arial" w:hAnsi="Arial" w:cs="Arial"/>
          <w:spacing w:val="15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Maps,</w:t>
      </w:r>
      <w:r>
        <w:rPr>
          <w:rFonts w:ascii="Arial" w:eastAsia="Arial" w:hAnsi="Arial" w:cs="Arial"/>
          <w:spacing w:val="11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07-Jul-2014.</w:t>
      </w:r>
      <w:r>
        <w:rPr>
          <w:rFonts w:ascii="Arial" w:eastAsia="Arial" w:hAnsi="Arial" w:cs="Arial"/>
          <w:spacing w:val="15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.</w:t>
      </w:r>
    </w:p>
    <w:p w14:paraId="2061AE21" w14:textId="77777777" w:rsidR="00CE37CF" w:rsidRDefault="007311F8">
      <w:pPr>
        <w:spacing w:before="8" w:after="0" w:line="100" w:lineRule="exact"/>
        <w:rPr>
          <w:sz w:val="10"/>
          <w:szCs w:val="10"/>
        </w:rPr>
      </w:pPr>
      <w:r>
        <w:br w:type="column"/>
      </w:r>
    </w:p>
    <w:p w14:paraId="5E61F90F" w14:textId="77777777" w:rsidR="00CE37CF" w:rsidRDefault="007311F8">
      <w:pPr>
        <w:spacing w:after="0" w:line="240" w:lineRule="auto"/>
        <w:ind w:left="46" w:right="65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[9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5"/>
          <w:sz w:val="16"/>
          <w:szCs w:val="16"/>
        </w:rPr>
        <w:t>W</w:t>
      </w:r>
      <w:proofErr w:type="gramEnd"/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Z.-M.-L.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I.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the</w:t>
      </w:r>
      <w:r>
        <w:rPr>
          <w:rFonts w:ascii="Arial" w:eastAsia="Arial" w:hAnsi="Arial" w:cs="Arial"/>
          <w:spacing w:val="17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S.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S.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Person,</w:t>
      </w:r>
      <w:r>
        <w:rPr>
          <w:rFonts w:ascii="Arial" w:eastAsia="Arial" w:hAnsi="Arial" w:cs="Arial"/>
          <w:spacing w:val="6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“</w:t>
      </w:r>
      <w:proofErr w:type="gramStart"/>
      <w:r>
        <w:rPr>
          <w:rFonts w:ascii="Arial" w:eastAsia="Arial" w:hAnsi="Arial" w:cs="Arial"/>
          <w:w w:val="87"/>
          <w:sz w:val="16"/>
          <w:szCs w:val="16"/>
        </w:rPr>
        <w:t xml:space="preserve">Geotagged </w:t>
      </w:r>
      <w:r>
        <w:rPr>
          <w:rFonts w:ascii="Arial" w:eastAsia="Arial" w:hAnsi="Arial" w:cs="Arial"/>
          <w:spacing w:val="3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3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>witter</w:t>
      </w:r>
      <w:proofErr w:type="gramEnd"/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posts</w:t>
      </w:r>
      <w:r>
        <w:rPr>
          <w:rFonts w:ascii="Arial" w:eastAsia="Arial" w:hAnsi="Arial" w:cs="Arial"/>
          <w:spacing w:val="18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from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the</w:t>
      </w:r>
    </w:p>
    <w:p w14:paraId="6F9CA2D1" w14:textId="77777777" w:rsidR="00CE37CF" w:rsidRDefault="007311F8">
      <w:pPr>
        <w:spacing w:after="0" w:line="179" w:lineRule="exact"/>
        <w:ind w:left="365" w:right="7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9"/>
          <w:sz w:val="16"/>
          <w:szCs w:val="16"/>
        </w:rPr>
        <w:t>United</w:t>
      </w:r>
      <w:r>
        <w:rPr>
          <w:rFonts w:ascii="Arial" w:eastAsia="Arial" w:hAnsi="Arial" w:cs="Arial"/>
          <w:spacing w:val="27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States:</w:t>
      </w:r>
      <w:r>
        <w:rPr>
          <w:rFonts w:ascii="Arial" w:eastAsia="Arial" w:hAnsi="Arial" w:cs="Arial"/>
          <w:spacing w:val="-11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tweet</w:t>
      </w:r>
      <w:r>
        <w:rPr>
          <w:rFonts w:ascii="Arial" w:eastAsia="Arial" w:hAnsi="Arial" w:cs="Arial"/>
          <w:spacing w:val="4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collection</w:t>
      </w:r>
      <w:r>
        <w:rPr>
          <w:rFonts w:ascii="Arial" w:eastAsia="Arial" w:hAnsi="Arial" w:cs="Arial"/>
          <w:spacing w:val="24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i</w:t>
      </w:r>
      <w:r>
        <w:rPr>
          <w:rFonts w:ascii="Arial" w:eastAsia="Arial" w:hAnsi="Arial" w:cs="Arial"/>
          <w:spacing w:val="-5"/>
          <w:w w:val="89"/>
          <w:sz w:val="16"/>
          <w:szCs w:val="16"/>
        </w:rPr>
        <w:t>n</w:t>
      </w:r>
      <w:r>
        <w:rPr>
          <w:rFonts w:ascii="Arial" w:eastAsia="Arial" w:hAnsi="Arial" w:cs="Arial"/>
          <w:spacing w:val="-2"/>
          <w:w w:val="89"/>
          <w:sz w:val="16"/>
          <w:szCs w:val="16"/>
        </w:rPr>
        <w:t>v</w:t>
      </w:r>
      <w:r>
        <w:rPr>
          <w:rFonts w:ascii="Arial" w:eastAsia="Arial" w:hAnsi="Arial" w:cs="Arial"/>
          <w:w w:val="89"/>
          <w:sz w:val="16"/>
          <w:szCs w:val="16"/>
        </w:rPr>
        <w:t>esti</w:t>
      </w:r>
      <w:r>
        <w:rPr>
          <w:rFonts w:ascii="Arial" w:eastAsia="Arial" w:hAnsi="Arial" w:cs="Arial"/>
          <w:spacing w:val="-1"/>
          <w:w w:val="89"/>
          <w:sz w:val="16"/>
          <w:szCs w:val="16"/>
        </w:rPr>
        <w:t>g</w:t>
      </w:r>
      <w:r>
        <w:rPr>
          <w:rFonts w:ascii="Arial" w:eastAsia="Arial" w:hAnsi="Arial" w:cs="Arial"/>
          <w:w w:val="89"/>
          <w:sz w:val="16"/>
          <w:szCs w:val="16"/>
        </w:rPr>
        <w:t>ate</w:t>
      </w:r>
      <w:r>
        <w:rPr>
          <w:rFonts w:ascii="Arial" w:eastAsia="Arial" w:hAnsi="Arial" w:cs="Arial"/>
          <w:spacing w:val="15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representat</w:t>
      </w:r>
      <w:r>
        <w:rPr>
          <w:rFonts w:ascii="Arial" w:eastAsia="Arial" w:hAnsi="Arial" w:cs="Arial"/>
          <w:spacing w:val="-4"/>
          <w:w w:val="88"/>
          <w:sz w:val="16"/>
          <w:szCs w:val="16"/>
        </w:rPr>
        <w:t>i</w:t>
      </w:r>
      <w:r>
        <w:rPr>
          <w:rFonts w:ascii="Arial" w:eastAsia="Arial" w:hAnsi="Arial" w:cs="Arial"/>
          <w:spacing w:val="-2"/>
          <w:w w:val="99"/>
          <w:sz w:val="16"/>
          <w:szCs w:val="16"/>
        </w:rPr>
        <w:t>v</w:t>
      </w:r>
      <w:r>
        <w:rPr>
          <w:rFonts w:ascii="Arial" w:eastAsia="Arial" w:hAnsi="Arial" w:cs="Arial"/>
          <w:w w:val="81"/>
          <w:sz w:val="16"/>
          <w:szCs w:val="16"/>
        </w:rPr>
        <w:t>eness</w:t>
      </w:r>
      <w:r>
        <w:rPr>
          <w:rFonts w:ascii="Arial" w:eastAsia="Arial" w:hAnsi="Arial" w:cs="Arial"/>
          <w:spacing w:val="-11"/>
          <w:w w:val="81"/>
          <w:sz w:val="16"/>
          <w:szCs w:val="16"/>
        </w:rPr>
        <w:t>,</w:t>
      </w:r>
      <w:r>
        <w:rPr>
          <w:rFonts w:ascii="Arial" w:eastAsia="Arial" w:hAnsi="Arial" w:cs="Arial"/>
          <w:w w:val="132"/>
          <w:sz w:val="16"/>
          <w:szCs w:val="16"/>
        </w:rPr>
        <w:t>”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w w:val="83"/>
          <w:sz w:val="16"/>
          <w:szCs w:val="16"/>
        </w:rPr>
        <w:t>Jan.</w:t>
      </w:r>
    </w:p>
    <w:p w14:paraId="671F1B1E" w14:textId="77777777" w:rsidR="00CE37CF" w:rsidRDefault="007311F8">
      <w:pPr>
        <w:spacing w:after="0" w:line="179" w:lineRule="exact"/>
        <w:ind w:left="365" w:right="4373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9"/>
          <w:sz w:val="16"/>
          <w:szCs w:val="16"/>
        </w:rPr>
        <w:t>2016.</w:t>
      </w:r>
    </w:p>
    <w:p w14:paraId="2F603D05" w14:textId="77777777" w:rsidR="00CE37CF" w:rsidRDefault="007311F8">
      <w:pPr>
        <w:spacing w:before="1" w:after="0" w:line="180" w:lineRule="exact"/>
        <w:ind w:left="365" w:right="72" w:hanging="3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[10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</w:t>
      </w:r>
      <w:proofErr w:type="gramEnd"/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J.</w:t>
      </w:r>
      <w:r>
        <w:rPr>
          <w:rFonts w:ascii="Arial" w:eastAsia="Arial" w:hAnsi="Arial" w:cs="Arial"/>
          <w:spacing w:val="4"/>
          <w:w w:val="87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7"/>
          <w:sz w:val="16"/>
          <w:szCs w:val="16"/>
        </w:rPr>
        <w:t>Hutto</w:t>
      </w:r>
      <w:proofErr w:type="spellEnd"/>
      <w:r>
        <w:rPr>
          <w:rFonts w:ascii="Arial" w:eastAsia="Arial" w:hAnsi="Arial" w:cs="Arial"/>
          <w:w w:val="87"/>
          <w:sz w:val="16"/>
          <w:szCs w:val="16"/>
        </w:rPr>
        <w:t xml:space="preserve">, </w:t>
      </w:r>
      <w:r>
        <w:rPr>
          <w:rFonts w:ascii="Arial" w:eastAsia="Arial" w:hAnsi="Arial" w:cs="Arial"/>
          <w:spacing w:val="3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2"/>
          <w:sz w:val="16"/>
          <w:szCs w:val="16"/>
        </w:rPr>
        <w:t>V</w:t>
      </w:r>
      <w:r>
        <w:rPr>
          <w:rFonts w:ascii="Arial" w:eastAsia="Arial" w:hAnsi="Arial" w:cs="Arial"/>
          <w:sz w:val="16"/>
          <w:szCs w:val="16"/>
        </w:rPr>
        <w:t xml:space="preserve">ADER </w:t>
      </w:r>
      <w:r>
        <w:rPr>
          <w:rFonts w:ascii="Arial" w:eastAsia="Arial" w:hAnsi="Arial" w:cs="Arial"/>
          <w:w w:val="90"/>
          <w:sz w:val="16"/>
          <w:szCs w:val="16"/>
        </w:rPr>
        <w:t>Sentiment</w:t>
      </w:r>
      <w:r>
        <w:rPr>
          <w:rFonts w:ascii="Arial" w:eastAsia="Arial" w:hAnsi="Arial" w:cs="Arial"/>
          <w:spacing w:val="3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Analysis.</w:t>
      </w:r>
      <w:r>
        <w:rPr>
          <w:rFonts w:ascii="Arial" w:eastAsia="Arial" w:hAnsi="Arial" w:cs="Arial"/>
          <w:spacing w:val="2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2"/>
          <w:sz w:val="16"/>
          <w:szCs w:val="16"/>
        </w:rPr>
        <w:t>V</w:t>
      </w:r>
      <w:r>
        <w:rPr>
          <w:rFonts w:ascii="Arial" w:eastAsia="Arial" w:hAnsi="Arial" w:cs="Arial"/>
          <w:sz w:val="16"/>
          <w:szCs w:val="16"/>
        </w:rPr>
        <w:t xml:space="preserve">ADER </w:t>
      </w:r>
      <w:r>
        <w:rPr>
          <w:rFonts w:ascii="Arial" w:eastAsia="Arial" w:hAnsi="Arial" w:cs="Arial"/>
          <w:w w:val="91"/>
          <w:sz w:val="16"/>
          <w:szCs w:val="16"/>
        </w:rPr>
        <w:t>(</w:t>
      </w:r>
      <w:r>
        <w:rPr>
          <w:rFonts w:ascii="Arial" w:eastAsia="Arial" w:hAnsi="Arial" w:cs="Arial"/>
          <w:spacing w:val="-16"/>
          <w:w w:val="91"/>
          <w:sz w:val="16"/>
          <w:szCs w:val="16"/>
        </w:rPr>
        <w:t>V</w:t>
      </w:r>
      <w:r>
        <w:rPr>
          <w:rFonts w:ascii="Arial" w:eastAsia="Arial" w:hAnsi="Arial" w:cs="Arial"/>
          <w:w w:val="91"/>
          <w:sz w:val="16"/>
          <w:szCs w:val="16"/>
        </w:rPr>
        <w:t>alence</w:t>
      </w:r>
      <w:r>
        <w:rPr>
          <w:rFonts w:ascii="Arial" w:eastAsia="Arial" w:hAnsi="Arial" w:cs="Arial"/>
          <w:spacing w:val="7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4"/>
          <w:w w:val="91"/>
          <w:sz w:val="16"/>
          <w:szCs w:val="16"/>
        </w:rPr>
        <w:t>A</w:t>
      </w:r>
      <w:r>
        <w:rPr>
          <w:rFonts w:ascii="Arial" w:eastAsia="Arial" w:hAnsi="Arial" w:cs="Arial"/>
          <w:spacing w:val="-2"/>
          <w:w w:val="91"/>
          <w:sz w:val="16"/>
          <w:szCs w:val="16"/>
        </w:rPr>
        <w:t>w</w:t>
      </w:r>
      <w:r>
        <w:rPr>
          <w:rFonts w:ascii="Arial" w:eastAsia="Arial" w:hAnsi="Arial" w:cs="Arial"/>
          <w:w w:val="91"/>
          <w:sz w:val="16"/>
          <w:szCs w:val="16"/>
        </w:rPr>
        <w:t>are</w:t>
      </w:r>
      <w:r>
        <w:rPr>
          <w:rFonts w:ascii="Arial" w:eastAsia="Arial" w:hAnsi="Arial" w:cs="Arial"/>
          <w:spacing w:val="19"/>
          <w:w w:val="91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Dic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- </w:t>
      </w:r>
      <w:proofErr w:type="spellStart"/>
      <w:r>
        <w:rPr>
          <w:rFonts w:ascii="Arial" w:eastAsia="Arial" w:hAnsi="Arial" w:cs="Arial"/>
          <w:sz w:val="16"/>
          <w:szCs w:val="16"/>
        </w:rPr>
        <w:t>tionary</w:t>
      </w:r>
      <w:proofErr w:type="spellEnd"/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and</w:t>
      </w:r>
      <w:r>
        <w:rPr>
          <w:rFonts w:ascii="Arial" w:eastAsia="Arial" w:hAnsi="Arial" w:cs="Arial"/>
          <w:spacing w:val="17"/>
          <w:w w:val="87"/>
          <w:sz w:val="16"/>
          <w:szCs w:val="16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w w:val="87"/>
          <w:sz w:val="16"/>
          <w:szCs w:val="16"/>
        </w:rPr>
        <w:t>sEntiment</w:t>
      </w:r>
      <w:proofErr w:type="spellEnd"/>
      <w:r>
        <w:rPr>
          <w:rFonts w:ascii="Arial" w:eastAsia="Arial" w:hAnsi="Arial" w:cs="Arial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pacing w:val="2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Reasoner</w:t>
      </w:r>
      <w:proofErr w:type="gramEnd"/>
      <w:r>
        <w:rPr>
          <w:rFonts w:ascii="Arial" w:eastAsia="Arial" w:hAnsi="Arial" w:cs="Arial"/>
          <w:w w:val="87"/>
          <w:sz w:val="16"/>
          <w:szCs w:val="16"/>
        </w:rPr>
        <w:t>)</w:t>
      </w:r>
      <w:r>
        <w:rPr>
          <w:rFonts w:ascii="Arial" w:eastAsia="Arial" w:hAnsi="Arial" w:cs="Arial"/>
          <w:spacing w:val="12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a</w:t>
      </w:r>
      <w:r>
        <w:rPr>
          <w:rFonts w:ascii="Arial" w:eastAsia="Arial" w:hAnsi="Arial" w:cs="Arial"/>
          <w:spacing w:val="10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l</w:t>
      </w:r>
      <w:r>
        <w:rPr>
          <w:rFonts w:ascii="Arial" w:eastAsia="Arial" w:hAnsi="Arial" w:cs="Arial"/>
          <w:spacing w:val="-2"/>
          <w:w w:val="89"/>
          <w:sz w:val="16"/>
          <w:szCs w:val="16"/>
        </w:rPr>
        <w:t>e</w:t>
      </w:r>
      <w:r>
        <w:rPr>
          <w:rFonts w:ascii="Arial" w:eastAsia="Arial" w:hAnsi="Arial" w:cs="Arial"/>
          <w:w w:val="89"/>
          <w:sz w:val="16"/>
          <w:szCs w:val="16"/>
        </w:rPr>
        <w:t xml:space="preserve">xicon </w:t>
      </w:r>
      <w:r>
        <w:rPr>
          <w:rFonts w:ascii="Arial" w:eastAsia="Arial" w:hAnsi="Arial" w:cs="Arial"/>
          <w:spacing w:val="1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and</w:t>
      </w:r>
      <w:r>
        <w:rPr>
          <w:rFonts w:ascii="Arial" w:eastAsia="Arial" w:hAnsi="Arial" w:cs="Arial"/>
          <w:spacing w:val="11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rule-based</w:t>
      </w:r>
      <w:r>
        <w:rPr>
          <w:rFonts w:ascii="Arial" w:eastAsia="Arial" w:hAnsi="Arial" w:cs="Arial"/>
          <w:spacing w:val="4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 xml:space="preserve">sentiment </w:t>
      </w:r>
      <w:r>
        <w:rPr>
          <w:rFonts w:ascii="Arial" w:eastAsia="Arial" w:hAnsi="Arial" w:cs="Arial"/>
          <w:w w:val="88"/>
          <w:sz w:val="16"/>
          <w:szCs w:val="16"/>
        </w:rPr>
        <w:t>analysis</w:t>
      </w:r>
      <w:r>
        <w:rPr>
          <w:rFonts w:ascii="Arial" w:eastAsia="Arial" w:hAnsi="Arial" w:cs="Arial"/>
          <w:spacing w:val="3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tool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that</w:t>
      </w:r>
      <w:r>
        <w:rPr>
          <w:rFonts w:ascii="Arial" w:eastAsia="Arial" w:hAnsi="Arial" w:cs="Arial"/>
          <w:spacing w:val="3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is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specifically</w:t>
      </w:r>
      <w:r>
        <w:rPr>
          <w:rFonts w:ascii="Arial" w:eastAsia="Arial" w:hAnsi="Arial" w:cs="Arial"/>
          <w:spacing w:val="34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attuned</w:t>
      </w:r>
      <w:r>
        <w:rPr>
          <w:rFonts w:ascii="Arial" w:eastAsia="Arial" w:hAnsi="Arial" w:cs="Arial"/>
          <w:spacing w:val="-8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sentiments</w:t>
      </w:r>
      <w:r>
        <w:rPr>
          <w:rFonts w:ascii="Arial" w:eastAsia="Arial" w:hAnsi="Arial" w:cs="Arial"/>
          <w:spacing w:val="20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"/>
          <w:w w:val="86"/>
          <w:sz w:val="16"/>
          <w:szCs w:val="16"/>
        </w:rPr>
        <w:t>e</w:t>
      </w:r>
      <w:r>
        <w:rPr>
          <w:rFonts w:ascii="Arial" w:eastAsia="Arial" w:hAnsi="Arial" w:cs="Arial"/>
          <w:w w:val="86"/>
          <w:sz w:val="16"/>
          <w:szCs w:val="16"/>
        </w:rPr>
        <w:t>xpressed</w:t>
      </w:r>
      <w:r>
        <w:rPr>
          <w:rFonts w:ascii="Arial" w:eastAsia="Arial" w:hAnsi="Arial" w:cs="Arial"/>
          <w:spacing w:val="-9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social</w:t>
      </w:r>
    </w:p>
    <w:p w14:paraId="1A11AA9B" w14:textId="77777777" w:rsidR="00CE37CF" w:rsidRDefault="007311F8">
      <w:pPr>
        <w:spacing w:after="0" w:line="177" w:lineRule="exact"/>
        <w:ind w:left="365" w:right="423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..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2019.</w:t>
      </w:r>
    </w:p>
    <w:p w14:paraId="32CAC238" w14:textId="77777777" w:rsidR="00CE37CF" w:rsidRDefault="007311F8">
      <w:pPr>
        <w:spacing w:before="1" w:after="0" w:line="180" w:lineRule="exact"/>
        <w:ind w:left="365" w:right="72" w:hanging="3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[11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X</w:t>
      </w:r>
      <w:proofErr w:type="gramEnd"/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Huang,</w:t>
      </w:r>
      <w:r>
        <w:rPr>
          <w:rFonts w:ascii="Arial" w:eastAsia="Arial" w:hAnsi="Arial" w:cs="Arial"/>
          <w:spacing w:val="-3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A.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An,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 xml:space="preserve">and </w:t>
      </w:r>
      <w:r>
        <w:rPr>
          <w:rFonts w:ascii="Arial" w:eastAsia="Arial" w:hAnsi="Arial" w:cs="Arial"/>
          <w:sz w:val="16"/>
          <w:szCs w:val="16"/>
        </w:rPr>
        <w:t>N.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8"/>
          <w:sz w:val="16"/>
          <w:szCs w:val="16"/>
        </w:rPr>
        <w:t>Cercone</w:t>
      </w:r>
      <w:proofErr w:type="spellEnd"/>
      <w:r>
        <w:rPr>
          <w:rFonts w:ascii="Arial" w:eastAsia="Arial" w:hAnsi="Arial" w:cs="Arial"/>
          <w:w w:val="88"/>
          <w:sz w:val="16"/>
          <w:szCs w:val="16"/>
        </w:rPr>
        <w:t>,</w:t>
      </w:r>
      <w:r>
        <w:rPr>
          <w:rFonts w:ascii="Arial" w:eastAsia="Arial" w:hAnsi="Arial" w:cs="Arial"/>
          <w:spacing w:val="-8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“Comparison</w:t>
      </w:r>
      <w:r>
        <w:rPr>
          <w:rFonts w:ascii="Arial" w:eastAsia="Arial" w:hAnsi="Arial" w:cs="Arial"/>
          <w:spacing w:val="35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Interestingness</w:t>
      </w:r>
      <w:r>
        <w:rPr>
          <w:rFonts w:ascii="Arial" w:eastAsia="Arial" w:hAnsi="Arial" w:cs="Arial"/>
          <w:spacing w:val="-2"/>
          <w:w w:val="88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Func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- </w:t>
      </w:r>
      <w:proofErr w:type="spellStart"/>
      <w:r>
        <w:rPr>
          <w:rFonts w:ascii="Arial" w:eastAsia="Arial" w:hAnsi="Arial" w:cs="Arial"/>
          <w:w w:val="91"/>
          <w:sz w:val="16"/>
          <w:szCs w:val="16"/>
        </w:rPr>
        <w:t>tions</w:t>
      </w:r>
      <w:proofErr w:type="spellEnd"/>
      <w:r>
        <w:rPr>
          <w:rFonts w:ascii="Arial" w:eastAsia="Arial" w:hAnsi="Arial" w:cs="Arial"/>
          <w:spacing w:val="9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Learning</w:t>
      </w:r>
      <w:r>
        <w:rPr>
          <w:rFonts w:ascii="Arial" w:eastAsia="Arial" w:hAnsi="Arial" w:cs="Arial"/>
          <w:spacing w:val="29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2"/>
          <w:w w:val="89"/>
          <w:sz w:val="16"/>
          <w:szCs w:val="16"/>
        </w:rPr>
        <w:t>W</w:t>
      </w:r>
      <w:r>
        <w:rPr>
          <w:rFonts w:ascii="Arial" w:eastAsia="Arial" w:hAnsi="Arial" w:cs="Arial"/>
          <w:w w:val="89"/>
          <w:sz w:val="16"/>
          <w:szCs w:val="16"/>
        </w:rPr>
        <w:t>eb</w:t>
      </w:r>
      <w:r>
        <w:rPr>
          <w:rFonts w:ascii="Arial" w:eastAsia="Arial" w:hAnsi="Arial" w:cs="Arial"/>
          <w:spacing w:val="15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Usage</w:t>
      </w:r>
      <w:r>
        <w:rPr>
          <w:rFonts w:ascii="Arial" w:eastAsia="Arial" w:hAnsi="Arial" w:cs="Arial"/>
          <w:spacing w:val="-4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"/>
          <w:w w:val="83"/>
          <w:sz w:val="16"/>
          <w:szCs w:val="16"/>
        </w:rPr>
        <w:t>P</w:t>
      </w:r>
      <w:r>
        <w:rPr>
          <w:rFonts w:ascii="Arial" w:eastAsia="Arial" w:hAnsi="Arial" w:cs="Arial"/>
          <w:w w:val="87"/>
          <w:sz w:val="16"/>
          <w:szCs w:val="16"/>
        </w:rPr>
        <w:t>atterns</w:t>
      </w:r>
      <w:r>
        <w:rPr>
          <w:rFonts w:ascii="Arial" w:eastAsia="Arial" w:hAnsi="Arial" w:cs="Arial"/>
          <w:spacing w:val="-11"/>
          <w:w w:val="87"/>
          <w:sz w:val="16"/>
          <w:szCs w:val="16"/>
        </w:rPr>
        <w:t>,</w:t>
      </w:r>
      <w:r>
        <w:rPr>
          <w:rFonts w:ascii="Arial" w:eastAsia="Arial" w:hAnsi="Arial" w:cs="Arial"/>
          <w:w w:val="132"/>
          <w:sz w:val="16"/>
          <w:szCs w:val="16"/>
        </w:rPr>
        <w:t>”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Proceedings</w:t>
      </w:r>
      <w:r>
        <w:rPr>
          <w:rFonts w:ascii="Arial" w:eastAsia="Arial" w:hAnsi="Arial" w:cs="Arial"/>
          <w:spacing w:val="11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the</w:t>
      </w:r>
      <w:r>
        <w:rPr>
          <w:rFonts w:ascii="Arial" w:eastAsia="Arial" w:hAnsi="Arial" w:cs="Arial"/>
          <w:spacing w:val="11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El</w:t>
      </w:r>
      <w:r>
        <w:rPr>
          <w:rFonts w:ascii="Arial" w:eastAsia="Arial" w:hAnsi="Arial" w:cs="Arial"/>
          <w:spacing w:val="-4"/>
          <w:w w:val="91"/>
          <w:sz w:val="16"/>
          <w:szCs w:val="16"/>
        </w:rPr>
        <w:t>e</w:t>
      </w:r>
      <w:r>
        <w:rPr>
          <w:rFonts w:ascii="Arial" w:eastAsia="Arial" w:hAnsi="Arial" w:cs="Arial"/>
          <w:spacing w:val="-2"/>
          <w:w w:val="99"/>
          <w:sz w:val="16"/>
          <w:szCs w:val="16"/>
        </w:rPr>
        <w:t>v</w:t>
      </w:r>
      <w:r>
        <w:rPr>
          <w:rFonts w:ascii="Arial" w:eastAsia="Arial" w:hAnsi="Arial" w:cs="Arial"/>
          <w:w w:val="88"/>
          <w:sz w:val="16"/>
          <w:szCs w:val="16"/>
        </w:rPr>
        <w:t xml:space="preserve">enth </w:t>
      </w:r>
      <w:r>
        <w:rPr>
          <w:rFonts w:ascii="Arial" w:eastAsia="Arial" w:hAnsi="Arial" w:cs="Arial"/>
          <w:w w:val="90"/>
          <w:sz w:val="16"/>
          <w:szCs w:val="16"/>
        </w:rPr>
        <w:t>International</w:t>
      </w:r>
      <w:r>
        <w:rPr>
          <w:rFonts w:ascii="Arial" w:eastAsia="Arial" w:hAnsi="Arial" w:cs="Arial"/>
          <w:spacing w:val="36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Conference</w:t>
      </w:r>
      <w:r>
        <w:rPr>
          <w:rFonts w:ascii="Arial" w:eastAsia="Arial" w:hAnsi="Arial" w:cs="Arial"/>
          <w:spacing w:val="2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 xml:space="preserve">Information </w:t>
      </w:r>
      <w:r>
        <w:rPr>
          <w:rFonts w:ascii="Arial" w:eastAsia="Arial" w:hAnsi="Arial" w:cs="Arial"/>
          <w:spacing w:val="1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and</w:t>
      </w:r>
      <w:r>
        <w:rPr>
          <w:rFonts w:ascii="Arial" w:eastAsia="Arial" w:hAnsi="Arial" w:cs="Arial"/>
          <w:spacing w:val="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Kn</w:t>
      </w:r>
      <w:r>
        <w:rPr>
          <w:rFonts w:ascii="Arial" w:eastAsia="Arial" w:hAnsi="Arial" w:cs="Arial"/>
          <w:spacing w:val="-4"/>
          <w:w w:val="90"/>
          <w:sz w:val="16"/>
          <w:szCs w:val="16"/>
        </w:rPr>
        <w:t>o</w:t>
      </w:r>
      <w:r>
        <w:rPr>
          <w:rFonts w:ascii="Arial" w:eastAsia="Arial" w:hAnsi="Arial" w:cs="Arial"/>
          <w:w w:val="90"/>
          <w:sz w:val="16"/>
          <w:szCs w:val="16"/>
        </w:rPr>
        <w:t>wledge</w:t>
      </w:r>
      <w:r>
        <w:rPr>
          <w:rFonts w:ascii="Arial" w:eastAsia="Arial" w:hAnsi="Arial" w:cs="Arial"/>
          <w:spacing w:val="3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 xml:space="preserve">Management, </w:t>
      </w:r>
      <w:r>
        <w:rPr>
          <w:rFonts w:ascii="Arial" w:eastAsia="Arial" w:hAnsi="Arial" w:cs="Arial"/>
          <w:sz w:val="16"/>
          <w:szCs w:val="16"/>
        </w:rPr>
        <w:t>N</w:t>
      </w:r>
      <w:r>
        <w:rPr>
          <w:rFonts w:ascii="Arial" w:eastAsia="Arial" w:hAnsi="Arial" w:cs="Arial"/>
          <w:spacing w:val="-4"/>
          <w:sz w:val="16"/>
          <w:szCs w:val="16"/>
        </w:rPr>
        <w:t>e</w:t>
      </w:r>
      <w:r>
        <w:rPr>
          <w:rFonts w:ascii="Arial" w:eastAsia="Arial" w:hAnsi="Arial" w:cs="Arial"/>
          <w:sz w:val="16"/>
          <w:szCs w:val="16"/>
        </w:rPr>
        <w:t>w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8"/>
          <w:sz w:val="16"/>
          <w:szCs w:val="16"/>
        </w:rPr>
        <w:t>Y</w:t>
      </w:r>
      <w:r>
        <w:rPr>
          <w:rFonts w:ascii="Arial" w:eastAsia="Arial" w:hAnsi="Arial" w:cs="Arial"/>
          <w:sz w:val="16"/>
          <w:szCs w:val="16"/>
        </w:rPr>
        <w:t>ork,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</w:t>
      </w:r>
      <w:r>
        <w:rPr>
          <w:rFonts w:ascii="Arial" w:eastAsia="Arial" w:hAnsi="Arial" w:cs="Arial"/>
          <w:spacing w:val="-21"/>
          <w:sz w:val="16"/>
          <w:szCs w:val="16"/>
        </w:rPr>
        <w:t>Y</w:t>
      </w:r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USA,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2002,</w:t>
      </w:r>
      <w:r>
        <w:rPr>
          <w:rFonts w:ascii="Arial" w:eastAsia="Arial" w:hAnsi="Arial" w:cs="Arial"/>
          <w:spacing w:val="1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pp.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617–620.</w:t>
      </w:r>
    </w:p>
    <w:p w14:paraId="2789A3E1" w14:textId="77777777" w:rsidR="00CE37CF" w:rsidRDefault="007311F8">
      <w:pPr>
        <w:spacing w:after="0" w:line="180" w:lineRule="exact"/>
        <w:ind w:left="365" w:right="72" w:hanging="3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[12]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5"/>
          <w:sz w:val="16"/>
          <w:szCs w:val="16"/>
        </w:rPr>
        <w:t>W</w:t>
      </w:r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2"/>
          <w:w w:val="89"/>
          <w:sz w:val="16"/>
          <w:szCs w:val="16"/>
        </w:rPr>
        <w:t>W</w:t>
      </w:r>
      <w:r>
        <w:rPr>
          <w:rFonts w:ascii="Arial" w:eastAsia="Arial" w:hAnsi="Arial" w:cs="Arial"/>
          <w:w w:val="89"/>
          <w:sz w:val="16"/>
          <w:szCs w:val="16"/>
        </w:rPr>
        <w:t>ang,</w:t>
      </w:r>
      <w:r>
        <w:rPr>
          <w:rFonts w:ascii="Arial" w:eastAsia="Arial" w:hAnsi="Arial" w:cs="Arial"/>
          <w:spacing w:val="33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Lu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Chen,</w:t>
      </w:r>
      <w:r>
        <w:rPr>
          <w:rFonts w:ascii="Arial" w:eastAsia="Arial" w:hAnsi="Arial" w:cs="Arial"/>
          <w:spacing w:val="29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K.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16"/>
          <w:szCs w:val="16"/>
        </w:rPr>
        <w:t>Thirunarayan</w:t>
      </w:r>
      <w:proofErr w:type="spellEnd"/>
      <w:r>
        <w:rPr>
          <w:rFonts w:ascii="Arial" w:eastAsia="Arial" w:hAnsi="Arial" w:cs="Arial"/>
          <w:w w:val="91"/>
          <w:sz w:val="16"/>
          <w:szCs w:val="16"/>
        </w:rPr>
        <w:t>,</w:t>
      </w:r>
      <w:r>
        <w:rPr>
          <w:rFonts w:ascii="Arial" w:eastAsia="Arial" w:hAnsi="Arial" w:cs="Arial"/>
          <w:spacing w:val="27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Amit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6"/>
          <w:w w:val="88"/>
          <w:sz w:val="16"/>
          <w:szCs w:val="16"/>
        </w:rPr>
        <w:t>P</w:t>
      </w:r>
      <w:r>
        <w:rPr>
          <w:rFonts w:ascii="Arial" w:eastAsia="Arial" w:hAnsi="Arial" w:cs="Arial"/>
          <w:w w:val="88"/>
          <w:sz w:val="16"/>
          <w:szCs w:val="16"/>
        </w:rPr>
        <w:t>.</w:t>
      </w:r>
      <w:r>
        <w:rPr>
          <w:rFonts w:ascii="Arial" w:eastAsia="Arial" w:hAnsi="Arial" w:cs="Arial"/>
          <w:spacing w:val="22"/>
          <w:w w:val="88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8"/>
          <w:sz w:val="16"/>
          <w:szCs w:val="16"/>
        </w:rPr>
        <w:t>Sheth</w:t>
      </w:r>
      <w:proofErr w:type="spellEnd"/>
      <w:r>
        <w:rPr>
          <w:rFonts w:ascii="Arial" w:eastAsia="Arial" w:hAnsi="Arial" w:cs="Arial"/>
          <w:w w:val="88"/>
          <w:sz w:val="16"/>
          <w:szCs w:val="16"/>
        </w:rPr>
        <w:t>,</w:t>
      </w:r>
      <w:r>
        <w:rPr>
          <w:rFonts w:ascii="Arial" w:eastAsia="Arial" w:hAnsi="Arial" w:cs="Arial"/>
          <w:spacing w:val="24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 xml:space="preserve">Harnessing </w:t>
      </w:r>
      <w:r>
        <w:rPr>
          <w:rFonts w:ascii="Arial" w:eastAsia="Arial" w:hAnsi="Arial" w:cs="Arial"/>
          <w:spacing w:val="-13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>witter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”Big  Data”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Automatic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Emotion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4"/>
          <w:sz w:val="16"/>
          <w:szCs w:val="16"/>
        </w:rPr>
        <w:t>Identifcation</w:t>
      </w:r>
      <w:proofErr w:type="spellEnd"/>
      <w:r>
        <w:rPr>
          <w:rFonts w:ascii="Arial" w:eastAsia="Arial" w:hAnsi="Arial" w:cs="Arial"/>
          <w:w w:val="94"/>
          <w:sz w:val="16"/>
          <w:szCs w:val="16"/>
        </w:rPr>
        <w:t>,</w:t>
      </w:r>
      <w:r>
        <w:rPr>
          <w:rFonts w:ascii="Arial" w:eastAsia="Arial" w:hAnsi="Arial" w:cs="Arial"/>
          <w:spacing w:val="33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Proc.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of </w:t>
      </w:r>
      <w:r>
        <w:rPr>
          <w:rFonts w:ascii="Arial" w:eastAsia="Arial" w:hAnsi="Arial" w:cs="Arial"/>
          <w:w w:val="87"/>
          <w:sz w:val="16"/>
          <w:szCs w:val="16"/>
        </w:rPr>
        <w:t>the</w:t>
      </w:r>
      <w:r>
        <w:rPr>
          <w:rFonts w:ascii="Arial" w:eastAsia="Arial" w:hAnsi="Arial" w:cs="Arial"/>
          <w:spacing w:val="17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IEEE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2012</w:t>
      </w:r>
      <w:r>
        <w:rPr>
          <w:rFonts w:ascii="Arial" w:eastAsia="Arial" w:hAnsi="Arial" w:cs="Arial"/>
          <w:spacing w:val="1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 xml:space="preserve">International </w:t>
      </w:r>
      <w:r>
        <w:rPr>
          <w:rFonts w:ascii="Arial" w:eastAsia="Arial" w:hAnsi="Arial" w:cs="Arial"/>
          <w:spacing w:val="3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Conference</w:t>
      </w:r>
      <w:r>
        <w:rPr>
          <w:rFonts w:ascii="Arial" w:eastAsia="Arial" w:hAnsi="Arial" w:cs="Arial"/>
          <w:spacing w:val="8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Pr</w:t>
      </w:r>
      <w:r>
        <w:rPr>
          <w:rFonts w:ascii="Arial" w:eastAsia="Arial" w:hAnsi="Arial" w:cs="Arial"/>
          <w:spacing w:val="-4"/>
          <w:w w:val="90"/>
          <w:sz w:val="16"/>
          <w:szCs w:val="16"/>
        </w:rPr>
        <w:t>iv</w:t>
      </w:r>
      <w:r>
        <w:rPr>
          <w:rFonts w:ascii="Arial" w:eastAsia="Arial" w:hAnsi="Arial" w:cs="Arial"/>
          <w:w w:val="90"/>
          <w:sz w:val="16"/>
          <w:szCs w:val="16"/>
        </w:rPr>
        <w:t>a</w:t>
      </w:r>
      <w:r>
        <w:rPr>
          <w:rFonts w:ascii="Arial" w:eastAsia="Arial" w:hAnsi="Arial" w:cs="Arial"/>
          <w:spacing w:val="-2"/>
          <w:w w:val="90"/>
          <w:sz w:val="16"/>
          <w:szCs w:val="16"/>
        </w:rPr>
        <w:t>c</w:t>
      </w:r>
      <w:r>
        <w:rPr>
          <w:rFonts w:ascii="Arial" w:eastAsia="Arial" w:hAnsi="Arial" w:cs="Arial"/>
          <w:spacing w:val="-9"/>
          <w:w w:val="90"/>
          <w:sz w:val="16"/>
          <w:szCs w:val="16"/>
        </w:rPr>
        <w:t>y</w:t>
      </w:r>
      <w:r>
        <w:rPr>
          <w:rFonts w:ascii="Arial" w:eastAsia="Arial" w:hAnsi="Arial" w:cs="Arial"/>
          <w:w w:val="90"/>
          <w:sz w:val="16"/>
          <w:szCs w:val="16"/>
        </w:rPr>
        <w:t>,</w:t>
      </w:r>
      <w:r>
        <w:rPr>
          <w:rFonts w:ascii="Arial" w:eastAsia="Arial" w:hAnsi="Arial" w:cs="Arial"/>
          <w:spacing w:val="2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Securit</w:t>
      </w:r>
      <w:r>
        <w:rPr>
          <w:rFonts w:ascii="Arial" w:eastAsia="Arial" w:hAnsi="Arial" w:cs="Arial"/>
          <w:spacing w:val="-9"/>
          <w:w w:val="90"/>
          <w:sz w:val="16"/>
          <w:szCs w:val="16"/>
        </w:rPr>
        <w:t>y</w:t>
      </w:r>
      <w:r>
        <w:rPr>
          <w:rFonts w:ascii="Arial" w:eastAsia="Arial" w:hAnsi="Arial" w:cs="Arial"/>
          <w:w w:val="90"/>
          <w:sz w:val="16"/>
          <w:szCs w:val="16"/>
        </w:rPr>
        <w:t>,</w:t>
      </w:r>
      <w:r>
        <w:rPr>
          <w:rFonts w:ascii="Arial" w:eastAsia="Arial" w:hAnsi="Arial" w:cs="Arial"/>
          <w:spacing w:val="20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Risk</w:t>
      </w:r>
      <w:r>
        <w:rPr>
          <w:rFonts w:ascii="Arial" w:eastAsia="Arial" w:hAnsi="Arial" w:cs="Arial"/>
          <w:spacing w:val="-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and </w:t>
      </w:r>
      <w:r>
        <w:rPr>
          <w:rFonts w:ascii="Arial" w:eastAsia="Arial" w:hAnsi="Arial" w:cs="Arial"/>
          <w:spacing w:val="-5"/>
          <w:w w:val="89"/>
          <w:sz w:val="16"/>
          <w:szCs w:val="16"/>
        </w:rPr>
        <w:t>T</w:t>
      </w:r>
      <w:r>
        <w:rPr>
          <w:rFonts w:ascii="Arial" w:eastAsia="Arial" w:hAnsi="Arial" w:cs="Arial"/>
          <w:w w:val="89"/>
          <w:sz w:val="16"/>
          <w:szCs w:val="16"/>
        </w:rPr>
        <w:t>rust</w:t>
      </w:r>
      <w:r>
        <w:rPr>
          <w:rFonts w:ascii="Arial" w:eastAsia="Arial" w:hAnsi="Arial" w:cs="Arial"/>
          <w:spacing w:val="25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and</w:t>
      </w:r>
      <w:r>
        <w:rPr>
          <w:rFonts w:ascii="Arial" w:eastAsia="Arial" w:hAnsi="Arial" w:cs="Arial"/>
          <w:spacing w:val="8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2012</w:t>
      </w:r>
      <w:r>
        <w:rPr>
          <w:rFonts w:ascii="Arial" w:eastAsia="Arial" w:hAnsi="Arial" w:cs="Arial"/>
          <w:spacing w:val="1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 xml:space="preserve">International </w:t>
      </w:r>
      <w:r>
        <w:rPr>
          <w:rFonts w:ascii="Arial" w:eastAsia="Arial" w:hAnsi="Arial" w:cs="Arial"/>
          <w:spacing w:val="3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Conference</w:t>
      </w:r>
      <w:r>
        <w:rPr>
          <w:rFonts w:ascii="Arial" w:eastAsia="Arial" w:hAnsi="Arial" w:cs="Arial"/>
          <w:spacing w:val="8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Social</w:t>
      </w:r>
      <w:r>
        <w:rPr>
          <w:rFonts w:ascii="Arial" w:eastAsia="Arial" w:hAnsi="Arial" w:cs="Arial"/>
          <w:spacing w:val="15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Computing.</w:t>
      </w:r>
    </w:p>
    <w:p w14:paraId="6660B7CB" w14:textId="77777777" w:rsidR="00CE37CF" w:rsidRDefault="007311F8">
      <w:pPr>
        <w:spacing w:after="0" w:line="180" w:lineRule="exact"/>
        <w:ind w:left="365" w:right="72" w:hanging="3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[13]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R.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3"/>
          <w:sz w:val="16"/>
          <w:szCs w:val="16"/>
        </w:rPr>
        <w:t>F</w:t>
      </w:r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Dos</w:t>
      </w:r>
      <w:r>
        <w:rPr>
          <w:rFonts w:ascii="Arial" w:eastAsia="Arial" w:hAnsi="Arial" w:cs="Arial"/>
          <w:spacing w:val="21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Santos,</w:t>
      </w:r>
      <w:r>
        <w:rPr>
          <w:rFonts w:ascii="Arial" w:eastAsia="Arial" w:hAnsi="Arial" w:cs="Arial"/>
          <w:spacing w:val="2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S.</w:t>
      </w:r>
      <w:r>
        <w:rPr>
          <w:rFonts w:ascii="Arial" w:eastAsia="Arial" w:hAnsi="Arial" w:cs="Arial"/>
          <w:spacing w:val="-17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Shah,</w:t>
      </w:r>
      <w:r>
        <w:rPr>
          <w:rFonts w:ascii="Arial" w:eastAsia="Arial" w:hAnsi="Arial" w:cs="Arial"/>
          <w:spacing w:val="14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3"/>
          <w:sz w:val="16"/>
          <w:szCs w:val="16"/>
        </w:rPr>
        <w:t>F</w:t>
      </w:r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Chen,</w:t>
      </w:r>
      <w:r>
        <w:rPr>
          <w:rFonts w:ascii="Arial" w:eastAsia="Arial" w:hAnsi="Arial" w:cs="Arial"/>
          <w:spacing w:val="12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A.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16"/>
          <w:szCs w:val="16"/>
        </w:rPr>
        <w:t>Boedi-hardjo</w:t>
      </w:r>
      <w:proofErr w:type="spellEnd"/>
      <w:r>
        <w:rPr>
          <w:rFonts w:ascii="Arial" w:eastAsia="Arial" w:hAnsi="Arial" w:cs="Arial"/>
          <w:w w:val="89"/>
          <w:sz w:val="16"/>
          <w:szCs w:val="16"/>
        </w:rPr>
        <w:t xml:space="preserve">, </w:t>
      </w:r>
      <w:r>
        <w:rPr>
          <w:rFonts w:ascii="Arial" w:eastAsia="Arial" w:hAnsi="Arial" w:cs="Arial"/>
          <w:spacing w:val="1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6"/>
          <w:w w:val="89"/>
          <w:sz w:val="16"/>
          <w:szCs w:val="16"/>
        </w:rPr>
        <w:t>P</w:t>
      </w:r>
      <w:r>
        <w:rPr>
          <w:rFonts w:ascii="Arial" w:eastAsia="Arial" w:hAnsi="Arial" w:cs="Arial"/>
          <w:w w:val="89"/>
          <w:sz w:val="16"/>
          <w:szCs w:val="16"/>
        </w:rPr>
        <w:t>.</w:t>
      </w:r>
      <w:r>
        <w:rPr>
          <w:rFonts w:ascii="Arial" w:eastAsia="Arial" w:hAnsi="Arial" w:cs="Arial"/>
          <w:spacing w:val="3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Butle</w:t>
      </w:r>
      <w:r>
        <w:rPr>
          <w:rFonts w:ascii="Arial" w:eastAsia="Arial" w:hAnsi="Arial" w:cs="Arial"/>
          <w:spacing w:val="-5"/>
          <w:w w:val="89"/>
          <w:sz w:val="16"/>
          <w:szCs w:val="16"/>
        </w:rPr>
        <w:t>r</w:t>
      </w:r>
      <w:r>
        <w:rPr>
          <w:rFonts w:ascii="Arial" w:eastAsia="Arial" w:hAnsi="Arial" w:cs="Arial"/>
          <w:w w:val="89"/>
          <w:sz w:val="16"/>
          <w:szCs w:val="16"/>
        </w:rPr>
        <w:t>,</w:t>
      </w:r>
      <w:r>
        <w:rPr>
          <w:rFonts w:ascii="Arial" w:eastAsia="Arial" w:hAnsi="Arial" w:cs="Arial"/>
          <w:spacing w:val="35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C.</w:t>
      </w:r>
      <w:r>
        <w:rPr>
          <w:rFonts w:ascii="Arial" w:eastAsia="Arial" w:hAnsi="Arial" w:cs="Arial"/>
          <w:spacing w:val="-12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Lu </w:t>
      </w:r>
      <w:r>
        <w:rPr>
          <w:rFonts w:ascii="Arial" w:eastAsia="Arial" w:hAnsi="Arial" w:cs="Arial"/>
          <w:w w:val="86"/>
          <w:sz w:val="16"/>
          <w:szCs w:val="16"/>
        </w:rPr>
        <w:t>and</w:t>
      </w:r>
      <w:r>
        <w:rPr>
          <w:rFonts w:ascii="Arial" w:eastAsia="Arial" w:hAnsi="Arial" w:cs="Arial"/>
          <w:spacing w:val="9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N.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Ramakrishnan,</w:t>
      </w:r>
      <w:r>
        <w:rPr>
          <w:rFonts w:ascii="Arial" w:eastAsia="Arial" w:hAnsi="Arial" w:cs="Arial"/>
          <w:spacing w:val="-3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”Spatiotemporal</w:t>
      </w:r>
      <w:r>
        <w:rPr>
          <w:rFonts w:ascii="Arial" w:eastAsia="Arial" w:hAnsi="Arial" w:cs="Arial"/>
          <w:spacing w:val="30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storytelling</w:t>
      </w:r>
      <w:r>
        <w:rPr>
          <w:rFonts w:ascii="Arial" w:eastAsia="Arial" w:hAnsi="Arial" w:cs="Arial"/>
          <w:spacing w:val="3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-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twitter”,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0"/>
          <w:sz w:val="16"/>
          <w:szCs w:val="16"/>
        </w:rPr>
        <w:t>V</w:t>
      </w:r>
      <w:r>
        <w:rPr>
          <w:rFonts w:ascii="Arial" w:eastAsia="Arial" w:hAnsi="Arial" w:cs="Arial"/>
          <w:sz w:val="16"/>
          <w:szCs w:val="16"/>
        </w:rPr>
        <w:t>i</w:t>
      </w:r>
      <w:r>
        <w:rPr>
          <w:rFonts w:ascii="Arial" w:eastAsia="Arial" w:hAnsi="Arial" w:cs="Arial"/>
          <w:spacing w:val="-3"/>
          <w:sz w:val="16"/>
          <w:szCs w:val="16"/>
        </w:rPr>
        <w:t>r</w:t>
      </w:r>
      <w:r>
        <w:rPr>
          <w:rFonts w:ascii="Arial" w:eastAsia="Arial" w:hAnsi="Arial" w:cs="Arial"/>
          <w:sz w:val="16"/>
          <w:szCs w:val="16"/>
        </w:rPr>
        <w:t xml:space="preserve">ginia </w:t>
      </w:r>
      <w:r>
        <w:rPr>
          <w:rFonts w:ascii="Arial" w:eastAsia="Arial" w:hAnsi="Arial" w:cs="Arial"/>
          <w:spacing w:val="-11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>ech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 xml:space="preserve">Computer </w:t>
      </w:r>
      <w:r>
        <w:rPr>
          <w:rFonts w:ascii="Arial" w:eastAsia="Arial" w:hAnsi="Arial" w:cs="Arial"/>
          <w:spacing w:val="24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 xml:space="preserve">Science </w:t>
      </w:r>
      <w:r>
        <w:rPr>
          <w:rFonts w:ascii="Arial" w:eastAsia="Arial" w:hAnsi="Arial" w:cs="Arial"/>
          <w:spacing w:val="4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1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>echnical</w:t>
      </w:r>
      <w:r>
        <w:rPr>
          <w:rFonts w:ascii="Arial" w:eastAsia="Arial" w:hAnsi="Arial" w:cs="Arial"/>
          <w:spacing w:val="-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Report,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2015,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[online]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2"/>
          <w:sz w:val="16"/>
          <w:szCs w:val="16"/>
        </w:rPr>
        <w:t>A</w:t>
      </w:r>
      <w:r>
        <w:rPr>
          <w:rFonts w:ascii="Arial" w:eastAsia="Arial" w:hAnsi="Arial" w:cs="Arial"/>
          <w:spacing w:val="-4"/>
          <w:sz w:val="16"/>
          <w:szCs w:val="16"/>
        </w:rPr>
        <w:t>v</w:t>
      </w:r>
      <w:r>
        <w:rPr>
          <w:rFonts w:ascii="Arial" w:eastAsia="Arial" w:hAnsi="Arial" w:cs="Arial"/>
          <w:sz w:val="16"/>
          <w:szCs w:val="16"/>
        </w:rPr>
        <w:t xml:space="preserve">ailable: </w:t>
      </w:r>
      <w:hyperlink r:id="rId26">
        <w:r>
          <w:rPr>
            <w:rFonts w:ascii="Arial" w:eastAsia="Arial" w:hAnsi="Arial" w:cs="Arial"/>
            <w:w w:val="91"/>
            <w:sz w:val="16"/>
            <w:szCs w:val="16"/>
          </w:rPr>
          <w:t>http://vtech</w:t>
        </w:r>
        <w:r>
          <w:rPr>
            <w:rFonts w:ascii="Arial" w:eastAsia="Arial" w:hAnsi="Arial" w:cs="Arial"/>
            <w:spacing w:val="-2"/>
            <w:w w:val="91"/>
            <w:sz w:val="16"/>
            <w:szCs w:val="16"/>
          </w:rPr>
          <w:t>w</w:t>
        </w:r>
        <w:r>
          <w:rPr>
            <w:rFonts w:ascii="Arial" w:eastAsia="Arial" w:hAnsi="Arial" w:cs="Arial"/>
            <w:w w:val="91"/>
            <w:sz w:val="16"/>
            <w:szCs w:val="16"/>
          </w:rPr>
          <w:t>orks.li</w:t>
        </w:r>
        <w:r>
          <w:rPr>
            <w:rFonts w:ascii="Arial" w:eastAsia="Arial" w:hAnsi="Arial" w:cs="Arial"/>
            <w:spacing w:val="-5"/>
            <w:w w:val="91"/>
            <w:sz w:val="16"/>
            <w:szCs w:val="16"/>
          </w:rPr>
          <w:t>b</w:t>
        </w:r>
        <w:r>
          <w:rPr>
            <w:rFonts w:ascii="Arial" w:eastAsia="Arial" w:hAnsi="Arial" w:cs="Arial"/>
            <w:w w:val="91"/>
            <w:sz w:val="16"/>
            <w:szCs w:val="16"/>
          </w:rPr>
          <w:t>.vt.edu/handle/10919/24701.</w:t>
        </w:r>
        <w:r>
          <w:rPr>
            <w:rFonts w:ascii="Arial" w:eastAsia="Arial" w:hAnsi="Arial" w:cs="Arial"/>
            <w:spacing w:val="23"/>
            <w:w w:val="91"/>
            <w:sz w:val="16"/>
            <w:szCs w:val="16"/>
          </w:rPr>
          <w:t xml:space="preserve"> </w:t>
        </w:r>
      </w:hyperlink>
      <w:r>
        <w:rPr>
          <w:rFonts w:ascii="Arial" w:eastAsia="Arial" w:hAnsi="Arial" w:cs="Arial"/>
          <w:sz w:val="16"/>
          <w:szCs w:val="16"/>
        </w:rPr>
        <w:t>[20]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D.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"/>
          <w:w w:val="92"/>
          <w:sz w:val="16"/>
          <w:szCs w:val="16"/>
        </w:rPr>
        <w:t>K</w:t>
      </w:r>
      <w:r>
        <w:rPr>
          <w:rFonts w:ascii="Arial" w:eastAsia="Arial" w:hAnsi="Arial" w:cs="Arial"/>
          <w:w w:val="92"/>
          <w:sz w:val="16"/>
          <w:szCs w:val="16"/>
        </w:rPr>
        <w:t>uma</w:t>
      </w:r>
      <w:r>
        <w:rPr>
          <w:rFonts w:ascii="Arial" w:eastAsia="Arial" w:hAnsi="Arial" w:cs="Arial"/>
          <w:spacing w:val="-6"/>
          <w:w w:val="92"/>
          <w:sz w:val="16"/>
          <w:szCs w:val="16"/>
        </w:rPr>
        <w:t>r</w:t>
      </w:r>
      <w:r>
        <w:rPr>
          <w:rFonts w:ascii="Arial" w:eastAsia="Arial" w:hAnsi="Arial" w:cs="Arial"/>
          <w:w w:val="92"/>
          <w:sz w:val="16"/>
          <w:szCs w:val="16"/>
        </w:rPr>
        <w:t>,</w:t>
      </w:r>
      <w:r>
        <w:rPr>
          <w:rFonts w:ascii="Arial" w:eastAsia="Arial" w:hAnsi="Arial" w:cs="Arial"/>
          <w:spacing w:val="9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N.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Ra- </w:t>
      </w:r>
      <w:proofErr w:type="spellStart"/>
      <w:r>
        <w:rPr>
          <w:rFonts w:ascii="Arial" w:eastAsia="Arial" w:hAnsi="Arial" w:cs="Arial"/>
          <w:w w:val="89"/>
          <w:sz w:val="16"/>
          <w:szCs w:val="16"/>
        </w:rPr>
        <w:t>makrishnan</w:t>
      </w:r>
      <w:proofErr w:type="spellEnd"/>
      <w:r>
        <w:rPr>
          <w:rFonts w:ascii="Arial" w:eastAsia="Arial" w:hAnsi="Arial" w:cs="Arial"/>
          <w:w w:val="89"/>
          <w:sz w:val="16"/>
          <w:szCs w:val="16"/>
        </w:rPr>
        <w:t>,</w:t>
      </w:r>
      <w:r>
        <w:rPr>
          <w:rFonts w:ascii="Arial" w:eastAsia="Arial" w:hAnsi="Arial" w:cs="Arial"/>
          <w:spacing w:val="35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R.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3"/>
          <w:sz w:val="16"/>
          <w:szCs w:val="16"/>
        </w:rPr>
        <w:t>F</w:t>
      </w:r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Helm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M.</w:t>
      </w:r>
      <w:r>
        <w:rPr>
          <w:rFonts w:ascii="Arial" w:eastAsia="Arial" w:hAnsi="Arial" w:cs="Arial"/>
          <w:spacing w:val="33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Potts,</w:t>
      </w:r>
      <w:r>
        <w:rPr>
          <w:rFonts w:ascii="Arial" w:eastAsia="Arial" w:hAnsi="Arial" w:cs="Arial"/>
          <w:spacing w:val="36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Algorithm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w w:val="94"/>
          <w:sz w:val="16"/>
          <w:szCs w:val="16"/>
        </w:rPr>
        <w:t>storytelling,</w:t>
      </w:r>
      <w:r>
        <w:rPr>
          <w:rFonts w:ascii="Arial" w:eastAsia="Arial" w:hAnsi="Arial" w:cs="Arial"/>
          <w:spacing w:val="33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 IEEE</w:t>
      </w:r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5"/>
          <w:w w:val="88"/>
          <w:sz w:val="16"/>
          <w:szCs w:val="16"/>
        </w:rPr>
        <w:t>T</w:t>
      </w:r>
      <w:r>
        <w:rPr>
          <w:rFonts w:ascii="Arial" w:eastAsia="Arial" w:hAnsi="Arial" w:cs="Arial"/>
          <w:w w:val="88"/>
          <w:sz w:val="16"/>
          <w:szCs w:val="16"/>
        </w:rPr>
        <w:t>ransactions</w:t>
      </w:r>
      <w:r>
        <w:rPr>
          <w:rFonts w:ascii="Arial" w:eastAsia="Arial" w:hAnsi="Arial" w:cs="Arial"/>
          <w:spacing w:val="14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Kn</w:t>
      </w:r>
      <w:r>
        <w:rPr>
          <w:rFonts w:ascii="Arial" w:eastAsia="Arial" w:hAnsi="Arial" w:cs="Arial"/>
          <w:spacing w:val="-4"/>
          <w:w w:val="89"/>
          <w:sz w:val="16"/>
          <w:szCs w:val="16"/>
        </w:rPr>
        <w:t>o</w:t>
      </w:r>
      <w:r>
        <w:rPr>
          <w:rFonts w:ascii="Arial" w:eastAsia="Arial" w:hAnsi="Arial" w:cs="Arial"/>
          <w:w w:val="89"/>
          <w:sz w:val="16"/>
          <w:szCs w:val="16"/>
        </w:rPr>
        <w:t>wledge</w:t>
      </w:r>
      <w:r>
        <w:rPr>
          <w:rFonts w:ascii="Arial" w:eastAsia="Arial" w:hAnsi="Arial" w:cs="Arial"/>
          <w:spacing w:val="3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and</w:t>
      </w:r>
      <w:r>
        <w:rPr>
          <w:rFonts w:ascii="Arial" w:eastAsia="Arial" w:hAnsi="Arial" w:cs="Arial"/>
          <w:spacing w:val="4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Data</w:t>
      </w:r>
      <w:r>
        <w:rPr>
          <w:rFonts w:ascii="Arial" w:eastAsia="Arial" w:hAnsi="Arial" w:cs="Arial"/>
          <w:spacing w:val="12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Engineering,</w:t>
      </w:r>
      <w:r>
        <w:rPr>
          <w:rFonts w:ascii="Arial" w:eastAsia="Arial" w:hAnsi="Arial" w:cs="Arial"/>
          <w:spacing w:val="30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2008,</w:t>
      </w:r>
      <w:r>
        <w:rPr>
          <w:rFonts w:ascii="Arial" w:eastAsia="Arial" w:hAnsi="Arial" w:cs="Arial"/>
          <w:spacing w:val="12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1"/>
          <w:sz w:val="16"/>
          <w:szCs w:val="16"/>
        </w:rPr>
        <w:t>V</w:t>
      </w:r>
      <w:r>
        <w:rPr>
          <w:rFonts w:ascii="Arial" w:eastAsia="Arial" w:hAnsi="Arial" w:cs="Arial"/>
          <w:sz w:val="16"/>
          <w:szCs w:val="16"/>
        </w:rPr>
        <w:t>olume</w:t>
      </w:r>
    </w:p>
    <w:p w14:paraId="2777C469" w14:textId="77777777" w:rsidR="00CE37CF" w:rsidRDefault="007311F8">
      <w:pPr>
        <w:spacing w:after="0" w:line="177" w:lineRule="exact"/>
        <w:ind w:left="365" w:right="313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20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Issue</w:t>
      </w:r>
      <w:r>
        <w:rPr>
          <w:rFonts w:ascii="Arial" w:eastAsia="Arial" w:hAnsi="Arial" w:cs="Arial"/>
          <w:spacing w:val="18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6,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pp.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736-751.</w:t>
      </w:r>
    </w:p>
    <w:p w14:paraId="38B6A592" w14:textId="77777777" w:rsidR="00CE37CF" w:rsidRDefault="007311F8">
      <w:pPr>
        <w:spacing w:before="1" w:after="0" w:line="180" w:lineRule="exact"/>
        <w:ind w:left="365" w:right="72" w:hanging="3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[14]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N.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Ramakrishnan,</w:t>
      </w:r>
      <w:r>
        <w:rPr>
          <w:rFonts w:ascii="Arial" w:eastAsia="Arial" w:hAnsi="Arial" w:cs="Arial"/>
          <w:spacing w:val="2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D.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"/>
          <w:w w:val="92"/>
          <w:sz w:val="16"/>
          <w:szCs w:val="16"/>
        </w:rPr>
        <w:t>K</w:t>
      </w:r>
      <w:r>
        <w:rPr>
          <w:rFonts w:ascii="Arial" w:eastAsia="Arial" w:hAnsi="Arial" w:cs="Arial"/>
          <w:w w:val="92"/>
          <w:sz w:val="16"/>
          <w:szCs w:val="16"/>
        </w:rPr>
        <w:t>uma</w:t>
      </w:r>
      <w:r>
        <w:rPr>
          <w:rFonts w:ascii="Arial" w:eastAsia="Arial" w:hAnsi="Arial" w:cs="Arial"/>
          <w:spacing w:val="-6"/>
          <w:w w:val="92"/>
          <w:sz w:val="16"/>
          <w:szCs w:val="16"/>
        </w:rPr>
        <w:t>r</w:t>
      </w:r>
      <w:r>
        <w:rPr>
          <w:rFonts w:ascii="Arial" w:eastAsia="Arial" w:hAnsi="Arial" w:cs="Arial"/>
          <w:w w:val="92"/>
          <w:sz w:val="16"/>
          <w:szCs w:val="16"/>
        </w:rPr>
        <w:t>,</w:t>
      </w:r>
      <w:r>
        <w:rPr>
          <w:rFonts w:ascii="Arial" w:eastAsia="Arial" w:hAnsi="Arial" w:cs="Arial"/>
          <w:spacing w:val="4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B.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w w:val="93"/>
          <w:sz w:val="16"/>
          <w:szCs w:val="16"/>
        </w:rPr>
        <w:t xml:space="preserve">Mishra, </w:t>
      </w:r>
      <w:r>
        <w:rPr>
          <w:rFonts w:ascii="Arial" w:eastAsia="Arial" w:hAnsi="Arial" w:cs="Arial"/>
          <w:sz w:val="16"/>
          <w:szCs w:val="16"/>
        </w:rPr>
        <w:t>M.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Potts</w:t>
      </w:r>
      <w:r>
        <w:rPr>
          <w:rFonts w:ascii="Arial" w:eastAsia="Arial" w:hAnsi="Arial" w:cs="Arial"/>
          <w:spacing w:val="7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and</w:t>
      </w:r>
      <w:r>
        <w:rPr>
          <w:rFonts w:ascii="Arial" w:eastAsia="Arial" w:hAnsi="Arial" w:cs="Arial"/>
          <w:spacing w:val="3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R.</w:t>
      </w:r>
      <w:r>
        <w:rPr>
          <w:rFonts w:ascii="Arial" w:eastAsia="Arial" w:hAnsi="Arial" w:cs="Arial"/>
          <w:spacing w:val="-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R.</w:t>
      </w:r>
      <w:r>
        <w:rPr>
          <w:rFonts w:ascii="Arial" w:eastAsia="Arial" w:hAnsi="Arial" w:cs="Arial"/>
          <w:spacing w:val="-17"/>
          <w:sz w:val="16"/>
          <w:szCs w:val="16"/>
        </w:rPr>
        <w:t xml:space="preserve"> </w:t>
      </w:r>
      <w:r>
        <w:rPr>
          <w:rFonts w:ascii="Arial" w:eastAsia="Arial" w:hAnsi="Arial" w:cs="Arial"/>
          <w:w w:val="94"/>
          <w:sz w:val="16"/>
          <w:szCs w:val="16"/>
        </w:rPr>
        <w:t xml:space="preserve">Helm, </w:t>
      </w:r>
      <w:r>
        <w:rPr>
          <w:rFonts w:ascii="Arial" w:eastAsia="Arial" w:hAnsi="Arial" w:cs="Arial"/>
          <w:spacing w:val="-7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 xml:space="preserve">urn- </w:t>
      </w:r>
      <w:proofErr w:type="spellStart"/>
      <w:r>
        <w:rPr>
          <w:rFonts w:ascii="Arial" w:eastAsia="Arial" w:hAnsi="Arial" w:cs="Arial"/>
          <w:sz w:val="16"/>
          <w:szCs w:val="16"/>
        </w:rPr>
        <w:t>ing</w:t>
      </w:r>
      <w:proofErr w:type="spellEnd"/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16"/>
          <w:szCs w:val="16"/>
        </w:rPr>
        <w:t>CA</w:t>
      </w:r>
      <w:r>
        <w:rPr>
          <w:rFonts w:ascii="Arial" w:eastAsia="Arial" w:hAnsi="Arial" w:cs="Arial"/>
          <w:spacing w:val="-9"/>
          <w:w w:val="90"/>
          <w:sz w:val="16"/>
          <w:szCs w:val="16"/>
        </w:rPr>
        <w:t>R</w:t>
      </w:r>
      <w:r>
        <w:rPr>
          <w:rFonts w:ascii="Arial" w:eastAsia="Arial" w:hAnsi="Arial" w:cs="Arial"/>
          <w:spacing w:val="-12"/>
          <w:w w:val="90"/>
          <w:sz w:val="16"/>
          <w:szCs w:val="16"/>
        </w:rPr>
        <w:t>T</w:t>
      </w:r>
      <w:r>
        <w:rPr>
          <w:rFonts w:ascii="Arial" w:eastAsia="Arial" w:hAnsi="Arial" w:cs="Arial"/>
          <w:w w:val="90"/>
          <w:sz w:val="16"/>
          <w:szCs w:val="16"/>
        </w:rPr>
        <w:t>wheels</w:t>
      </w:r>
      <w:proofErr w:type="spellEnd"/>
      <w:r>
        <w:rPr>
          <w:rFonts w:ascii="Arial" w:eastAsia="Arial" w:hAnsi="Arial" w:cs="Arial"/>
          <w:w w:val="90"/>
          <w:sz w:val="16"/>
          <w:szCs w:val="16"/>
        </w:rPr>
        <w:t>:</w:t>
      </w:r>
      <w:r>
        <w:rPr>
          <w:rFonts w:ascii="Arial" w:eastAsia="Arial" w:hAnsi="Arial" w:cs="Arial"/>
          <w:spacing w:val="36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an</w:t>
      </w:r>
      <w:r>
        <w:rPr>
          <w:rFonts w:ascii="Arial" w:eastAsia="Arial" w:hAnsi="Arial" w:cs="Arial"/>
          <w:spacing w:val="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alternating</w:t>
      </w:r>
      <w:r>
        <w:rPr>
          <w:rFonts w:ascii="Arial" w:eastAsia="Arial" w:hAnsi="Arial" w:cs="Arial"/>
          <w:spacing w:val="19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algorithm</w:t>
      </w:r>
      <w:r>
        <w:rPr>
          <w:rFonts w:ascii="Arial" w:eastAsia="Arial" w:hAnsi="Arial" w:cs="Arial"/>
          <w:spacing w:val="3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mining</w:t>
      </w:r>
      <w:r>
        <w:rPr>
          <w:rFonts w:ascii="Arial" w:eastAsia="Arial" w:hAnsi="Arial" w:cs="Arial"/>
          <w:spacing w:val="-17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16"/>
          <w:szCs w:val="16"/>
        </w:rPr>
        <w:t>redescriptions</w:t>
      </w:r>
      <w:proofErr w:type="spellEnd"/>
      <w:r>
        <w:rPr>
          <w:rFonts w:ascii="Arial" w:eastAsia="Arial" w:hAnsi="Arial" w:cs="Arial"/>
          <w:w w:val="89"/>
          <w:sz w:val="16"/>
          <w:szCs w:val="16"/>
        </w:rPr>
        <w:t>,</w:t>
      </w:r>
      <w:r>
        <w:rPr>
          <w:rFonts w:ascii="Arial" w:eastAsia="Arial" w:hAnsi="Arial" w:cs="Arial"/>
          <w:spacing w:val="12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in </w:t>
      </w:r>
      <w:r>
        <w:rPr>
          <w:rFonts w:ascii="Arial" w:eastAsia="Arial" w:hAnsi="Arial" w:cs="Arial"/>
          <w:w w:val="89"/>
          <w:sz w:val="16"/>
          <w:szCs w:val="16"/>
        </w:rPr>
        <w:t>Kn</w:t>
      </w:r>
      <w:r>
        <w:rPr>
          <w:rFonts w:ascii="Arial" w:eastAsia="Arial" w:hAnsi="Arial" w:cs="Arial"/>
          <w:spacing w:val="-4"/>
          <w:w w:val="89"/>
          <w:sz w:val="16"/>
          <w:szCs w:val="16"/>
        </w:rPr>
        <w:t>o</w:t>
      </w:r>
      <w:r>
        <w:rPr>
          <w:rFonts w:ascii="Arial" w:eastAsia="Arial" w:hAnsi="Arial" w:cs="Arial"/>
          <w:w w:val="89"/>
          <w:sz w:val="16"/>
          <w:szCs w:val="16"/>
        </w:rPr>
        <w:t xml:space="preserve">wledge </w:t>
      </w:r>
      <w:r>
        <w:rPr>
          <w:rFonts w:ascii="Arial" w:eastAsia="Arial" w:hAnsi="Arial" w:cs="Arial"/>
          <w:spacing w:val="1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Disc</w:t>
      </w:r>
      <w:r>
        <w:rPr>
          <w:rFonts w:ascii="Arial" w:eastAsia="Arial" w:hAnsi="Arial" w:cs="Arial"/>
          <w:spacing w:val="-2"/>
          <w:w w:val="89"/>
          <w:sz w:val="16"/>
          <w:szCs w:val="16"/>
        </w:rPr>
        <w:t>ov</w:t>
      </w:r>
      <w:r>
        <w:rPr>
          <w:rFonts w:ascii="Arial" w:eastAsia="Arial" w:hAnsi="Arial" w:cs="Arial"/>
          <w:w w:val="89"/>
          <w:sz w:val="16"/>
          <w:szCs w:val="16"/>
        </w:rPr>
        <w:t>ery  and</w:t>
      </w:r>
      <w:r>
        <w:rPr>
          <w:rFonts w:ascii="Arial" w:eastAsia="Arial" w:hAnsi="Arial" w:cs="Arial"/>
          <w:spacing w:val="8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Data</w:t>
      </w:r>
      <w:r>
        <w:rPr>
          <w:rFonts w:ascii="Arial" w:eastAsia="Arial" w:hAnsi="Arial" w:cs="Arial"/>
          <w:spacing w:val="1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Mining,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2004,</w:t>
      </w:r>
      <w:r>
        <w:rPr>
          <w:rFonts w:ascii="Arial" w:eastAsia="Arial" w:hAnsi="Arial" w:cs="Arial"/>
          <w:spacing w:val="1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pp.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266-275.</w:t>
      </w:r>
    </w:p>
    <w:p w14:paraId="51FA9912" w14:textId="77777777" w:rsidR="00CE37CF" w:rsidRDefault="007311F8">
      <w:pPr>
        <w:spacing w:after="0" w:line="180" w:lineRule="exact"/>
        <w:ind w:left="365" w:right="72" w:hanging="3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[15]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L.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D.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0"/>
          <w:w w:val="93"/>
          <w:sz w:val="16"/>
          <w:szCs w:val="16"/>
        </w:rPr>
        <w:t>V</w:t>
      </w:r>
      <w:r>
        <w:rPr>
          <w:rFonts w:ascii="Arial" w:eastAsia="Arial" w:hAnsi="Arial" w:cs="Arial"/>
          <w:w w:val="93"/>
          <w:sz w:val="16"/>
          <w:szCs w:val="16"/>
        </w:rPr>
        <w:t>ocht,</w:t>
      </w:r>
      <w:r>
        <w:rPr>
          <w:rFonts w:ascii="Arial" w:eastAsia="Arial" w:hAnsi="Arial" w:cs="Arial"/>
          <w:spacing w:val="8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C.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7"/>
          <w:sz w:val="16"/>
          <w:szCs w:val="16"/>
        </w:rPr>
        <w:t>Beecks</w:t>
      </w:r>
      <w:proofErr w:type="spellEnd"/>
      <w:r>
        <w:rPr>
          <w:rFonts w:ascii="Arial" w:eastAsia="Arial" w:hAnsi="Arial" w:cs="Arial"/>
          <w:w w:val="87"/>
          <w:sz w:val="16"/>
          <w:szCs w:val="16"/>
        </w:rPr>
        <w:t>,</w:t>
      </w:r>
      <w:r>
        <w:rPr>
          <w:rFonts w:ascii="Arial" w:eastAsia="Arial" w:hAnsi="Arial" w:cs="Arial"/>
          <w:spacing w:val="8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R.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pacing w:val="-17"/>
          <w:w w:val="92"/>
          <w:sz w:val="16"/>
          <w:szCs w:val="16"/>
        </w:rPr>
        <w:t>V</w:t>
      </w:r>
      <w:r>
        <w:rPr>
          <w:rFonts w:ascii="Arial" w:eastAsia="Arial" w:hAnsi="Arial" w:cs="Arial"/>
          <w:w w:val="92"/>
          <w:sz w:val="16"/>
          <w:szCs w:val="16"/>
        </w:rPr>
        <w:t>erbo</w:t>
      </w:r>
      <w:r>
        <w:rPr>
          <w:rFonts w:ascii="Arial" w:eastAsia="Arial" w:hAnsi="Arial" w:cs="Arial"/>
          <w:spacing w:val="-3"/>
          <w:w w:val="92"/>
          <w:sz w:val="16"/>
          <w:szCs w:val="16"/>
        </w:rPr>
        <w:t>r</w:t>
      </w:r>
      <w:r>
        <w:rPr>
          <w:rFonts w:ascii="Arial" w:eastAsia="Arial" w:hAnsi="Arial" w:cs="Arial"/>
          <w:w w:val="92"/>
          <w:sz w:val="16"/>
          <w:szCs w:val="16"/>
        </w:rPr>
        <w:t>gh</w:t>
      </w:r>
      <w:proofErr w:type="spellEnd"/>
      <w:r>
        <w:rPr>
          <w:rFonts w:ascii="Arial" w:eastAsia="Arial" w:hAnsi="Arial" w:cs="Arial"/>
          <w:w w:val="92"/>
          <w:sz w:val="16"/>
          <w:szCs w:val="16"/>
        </w:rPr>
        <w:t>,</w:t>
      </w:r>
      <w:r>
        <w:rPr>
          <w:rFonts w:ascii="Arial" w:eastAsia="Arial" w:hAnsi="Arial" w:cs="Arial"/>
          <w:spacing w:val="6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2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16"/>
          <w:szCs w:val="16"/>
        </w:rPr>
        <w:t>Seidl</w:t>
      </w:r>
      <w:proofErr w:type="spellEnd"/>
      <w:r>
        <w:rPr>
          <w:rFonts w:ascii="Arial" w:eastAsia="Arial" w:hAnsi="Arial" w:cs="Arial"/>
          <w:w w:val="91"/>
          <w:sz w:val="16"/>
          <w:szCs w:val="16"/>
        </w:rPr>
        <w:t>,</w:t>
      </w:r>
      <w:r>
        <w:rPr>
          <w:rFonts w:ascii="Arial" w:eastAsia="Arial" w:hAnsi="Arial" w:cs="Arial"/>
          <w:spacing w:val="6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E.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7"/>
          <w:sz w:val="16"/>
          <w:szCs w:val="16"/>
        </w:rPr>
        <w:t>Mannens</w:t>
      </w:r>
      <w:proofErr w:type="spellEnd"/>
      <w:r>
        <w:rPr>
          <w:rFonts w:ascii="Arial" w:eastAsia="Arial" w:hAnsi="Arial" w:cs="Arial"/>
          <w:spacing w:val="14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and</w:t>
      </w:r>
      <w:r>
        <w:rPr>
          <w:rFonts w:ascii="Arial" w:eastAsia="Arial" w:hAnsi="Arial" w:cs="Arial"/>
          <w:spacing w:val="5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Rik </w:t>
      </w:r>
      <w:r>
        <w:rPr>
          <w:rFonts w:ascii="Arial" w:eastAsia="Arial" w:hAnsi="Arial" w:cs="Arial"/>
          <w:spacing w:val="-18"/>
          <w:sz w:val="16"/>
          <w:szCs w:val="16"/>
        </w:rPr>
        <w:t>V</w:t>
      </w:r>
      <w:r>
        <w:rPr>
          <w:rFonts w:ascii="Arial" w:eastAsia="Arial" w:hAnsi="Arial" w:cs="Arial"/>
          <w:sz w:val="16"/>
          <w:szCs w:val="16"/>
        </w:rPr>
        <w:t xml:space="preserve">an </w:t>
      </w:r>
      <w:r>
        <w:rPr>
          <w:rFonts w:ascii="Arial" w:eastAsia="Arial" w:hAnsi="Arial" w:cs="Arial"/>
          <w:w w:val="93"/>
          <w:sz w:val="16"/>
          <w:szCs w:val="16"/>
        </w:rPr>
        <w:t>De</w:t>
      </w:r>
      <w:r>
        <w:rPr>
          <w:rFonts w:ascii="Arial" w:eastAsia="Arial" w:hAnsi="Arial" w:cs="Arial"/>
          <w:spacing w:val="-9"/>
          <w:w w:val="93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pacing w:val="-12"/>
          <w:w w:val="93"/>
          <w:sz w:val="16"/>
          <w:szCs w:val="16"/>
        </w:rPr>
        <w:t>W</w:t>
      </w:r>
      <w:r>
        <w:rPr>
          <w:rFonts w:ascii="Arial" w:eastAsia="Arial" w:hAnsi="Arial" w:cs="Arial"/>
          <w:w w:val="93"/>
          <w:sz w:val="16"/>
          <w:szCs w:val="16"/>
        </w:rPr>
        <w:t>alle</w:t>
      </w:r>
      <w:proofErr w:type="spellEnd"/>
      <w:r>
        <w:rPr>
          <w:rFonts w:ascii="Arial" w:eastAsia="Arial" w:hAnsi="Arial" w:cs="Arial"/>
          <w:w w:val="93"/>
          <w:sz w:val="16"/>
          <w:szCs w:val="16"/>
        </w:rPr>
        <w:t>,</w:t>
      </w:r>
      <w:r>
        <w:rPr>
          <w:rFonts w:ascii="Arial" w:eastAsia="Arial" w:hAnsi="Arial" w:cs="Arial"/>
          <w:spacing w:val="2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w w:val="93"/>
          <w:sz w:val="16"/>
          <w:szCs w:val="16"/>
        </w:rPr>
        <w:t>Impr</w:t>
      </w:r>
      <w:r>
        <w:rPr>
          <w:rFonts w:ascii="Arial" w:eastAsia="Arial" w:hAnsi="Arial" w:cs="Arial"/>
          <w:spacing w:val="-2"/>
          <w:w w:val="93"/>
          <w:sz w:val="16"/>
          <w:szCs w:val="16"/>
        </w:rPr>
        <w:t>o</w:t>
      </w:r>
      <w:r>
        <w:rPr>
          <w:rFonts w:ascii="Arial" w:eastAsia="Arial" w:hAnsi="Arial" w:cs="Arial"/>
          <w:w w:val="93"/>
          <w:sz w:val="16"/>
          <w:szCs w:val="16"/>
        </w:rPr>
        <w:t>ving</w:t>
      </w:r>
      <w:r>
        <w:rPr>
          <w:rFonts w:ascii="Arial" w:eastAsia="Arial" w:hAnsi="Arial" w:cs="Arial"/>
          <w:spacing w:val="14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Semantic</w:t>
      </w:r>
      <w:r>
        <w:rPr>
          <w:rFonts w:ascii="Arial" w:eastAsia="Arial" w:hAnsi="Arial" w:cs="Arial"/>
          <w:spacing w:val="14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Relatedness</w:t>
      </w:r>
      <w:r>
        <w:rPr>
          <w:rFonts w:ascii="Arial" w:eastAsia="Arial" w:hAnsi="Arial" w:cs="Arial"/>
          <w:spacing w:val="-9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"/>
          <w:w w:val="83"/>
          <w:sz w:val="16"/>
          <w:szCs w:val="16"/>
        </w:rPr>
        <w:t>P</w:t>
      </w:r>
      <w:r>
        <w:rPr>
          <w:rFonts w:ascii="Arial" w:eastAsia="Arial" w:hAnsi="Arial" w:cs="Arial"/>
          <w:w w:val="83"/>
          <w:sz w:val="16"/>
          <w:szCs w:val="16"/>
        </w:rPr>
        <w:t>aths</w:t>
      </w:r>
      <w:r>
        <w:rPr>
          <w:rFonts w:ascii="Arial" w:eastAsia="Arial" w:hAnsi="Arial" w:cs="Arial"/>
          <w:spacing w:val="4"/>
          <w:w w:val="8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Storytelling</w:t>
      </w:r>
      <w:r>
        <w:rPr>
          <w:rFonts w:ascii="Arial" w:eastAsia="Arial" w:hAnsi="Arial" w:cs="Arial"/>
          <w:spacing w:val="-4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with </w:t>
      </w:r>
      <w:r>
        <w:rPr>
          <w:rFonts w:ascii="Arial" w:eastAsia="Arial" w:hAnsi="Arial" w:cs="Arial"/>
          <w:w w:val="90"/>
          <w:sz w:val="16"/>
          <w:szCs w:val="16"/>
        </w:rPr>
        <w:t>Lin</w:t>
      </w:r>
      <w:r>
        <w:rPr>
          <w:rFonts w:ascii="Arial" w:eastAsia="Arial" w:hAnsi="Arial" w:cs="Arial"/>
          <w:spacing w:val="-2"/>
          <w:w w:val="90"/>
          <w:sz w:val="16"/>
          <w:szCs w:val="16"/>
        </w:rPr>
        <w:t>k</w:t>
      </w:r>
      <w:r>
        <w:rPr>
          <w:rFonts w:ascii="Arial" w:eastAsia="Arial" w:hAnsi="Arial" w:cs="Arial"/>
          <w:w w:val="90"/>
          <w:sz w:val="16"/>
          <w:szCs w:val="16"/>
        </w:rPr>
        <w:t>ed</w:t>
      </w:r>
      <w:r>
        <w:rPr>
          <w:rFonts w:ascii="Arial" w:eastAsia="Arial" w:hAnsi="Arial" w:cs="Arial"/>
          <w:spacing w:val="29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Data</w:t>
      </w:r>
      <w:r>
        <w:rPr>
          <w:rFonts w:ascii="Arial" w:eastAsia="Arial" w:hAnsi="Arial" w:cs="Arial"/>
          <w:spacing w:val="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on</w:t>
      </w:r>
      <w:r>
        <w:rPr>
          <w:rFonts w:ascii="Arial" w:eastAsia="Arial" w:hAnsi="Arial" w:cs="Arial"/>
          <w:spacing w:val="3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the</w:t>
      </w:r>
      <w:r>
        <w:rPr>
          <w:rFonts w:ascii="Arial" w:eastAsia="Arial" w:hAnsi="Arial" w:cs="Arial"/>
          <w:spacing w:val="-2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2"/>
          <w:w w:val="90"/>
          <w:sz w:val="16"/>
          <w:szCs w:val="16"/>
        </w:rPr>
        <w:t>W</w:t>
      </w:r>
      <w:r>
        <w:rPr>
          <w:rFonts w:ascii="Arial" w:eastAsia="Arial" w:hAnsi="Arial" w:cs="Arial"/>
          <w:w w:val="90"/>
          <w:sz w:val="16"/>
          <w:szCs w:val="16"/>
        </w:rPr>
        <w:t>eb,</w:t>
      </w:r>
      <w:r>
        <w:rPr>
          <w:rFonts w:ascii="Arial" w:eastAsia="Arial" w:hAnsi="Arial" w:cs="Arial"/>
          <w:spacing w:val="6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R</w:t>
      </w:r>
      <w:r>
        <w:rPr>
          <w:rFonts w:ascii="Arial" w:eastAsia="Arial" w:hAnsi="Arial" w:cs="Arial"/>
          <w:spacing w:val="-3"/>
          <w:w w:val="85"/>
          <w:sz w:val="16"/>
          <w:szCs w:val="16"/>
        </w:rPr>
        <w:t>e</w:t>
      </w:r>
      <w:r>
        <w:rPr>
          <w:rFonts w:ascii="Arial" w:eastAsia="Arial" w:hAnsi="Arial" w:cs="Arial"/>
          <w:w w:val="85"/>
          <w:sz w:val="16"/>
          <w:szCs w:val="16"/>
        </w:rPr>
        <w:t>vised</w:t>
      </w:r>
      <w:r>
        <w:rPr>
          <w:rFonts w:ascii="Arial" w:eastAsia="Arial" w:hAnsi="Arial" w:cs="Arial"/>
          <w:spacing w:val="27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Selected</w:t>
      </w:r>
      <w:r>
        <w:rPr>
          <w:rFonts w:ascii="Arial" w:eastAsia="Arial" w:hAnsi="Arial" w:cs="Arial"/>
          <w:spacing w:val="14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"/>
          <w:w w:val="85"/>
          <w:sz w:val="16"/>
          <w:szCs w:val="16"/>
        </w:rPr>
        <w:t>P</w:t>
      </w:r>
      <w:r>
        <w:rPr>
          <w:rFonts w:ascii="Arial" w:eastAsia="Arial" w:hAnsi="Arial" w:cs="Arial"/>
          <w:w w:val="85"/>
          <w:sz w:val="16"/>
          <w:szCs w:val="16"/>
        </w:rPr>
        <w:t xml:space="preserve">apers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the ESWC</w:t>
      </w:r>
      <w:r>
        <w:rPr>
          <w:rFonts w:ascii="Arial" w:eastAsia="Arial" w:hAnsi="Arial" w:cs="Arial"/>
          <w:spacing w:val="19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2015</w:t>
      </w:r>
    </w:p>
    <w:p w14:paraId="15CF28E0" w14:textId="77777777" w:rsidR="00CE37CF" w:rsidRDefault="007311F8">
      <w:pPr>
        <w:spacing w:after="0" w:line="180" w:lineRule="exact"/>
        <w:ind w:left="365" w:right="72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 w:eastAsia="Arial" w:hAnsi="Arial" w:cs="Arial"/>
          <w:w w:val="89"/>
          <w:sz w:val="16"/>
          <w:szCs w:val="16"/>
        </w:rPr>
        <w:t>Satellite  E</w:t>
      </w:r>
      <w:r>
        <w:rPr>
          <w:rFonts w:ascii="Arial" w:eastAsia="Arial" w:hAnsi="Arial" w:cs="Arial"/>
          <w:spacing w:val="-2"/>
          <w:w w:val="89"/>
          <w:sz w:val="16"/>
          <w:szCs w:val="16"/>
        </w:rPr>
        <w:t>v</w:t>
      </w:r>
      <w:r>
        <w:rPr>
          <w:rFonts w:ascii="Arial" w:eastAsia="Arial" w:hAnsi="Arial" w:cs="Arial"/>
          <w:w w:val="89"/>
          <w:sz w:val="16"/>
          <w:szCs w:val="16"/>
        </w:rPr>
        <w:t>ents</w:t>
      </w:r>
      <w:proofErr w:type="gramEnd"/>
      <w:r>
        <w:rPr>
          <w:rFonts w:ascii="Arial" w:eastAsia="Arial" w:hAnsi="Arial" w:cs="Arial"/>
          <w:spacing w:val="22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Semantic</w:t>
      </w:r>
      <w:r>
        <w:rPr>
          <w:rFonts w:ascii="Arial" w:eastAsia="Arial" w:hAnsi="Arial" w:cs="Arial"/>
          <w:spacing w:val="29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3"/>
          <w:sz w:val="16"/>
          <w:szCs w:val="16"/>
        </w:rPr>
        <w:t>W</w:t>
      </w:r>
      <w:r>
        <w:rPr>
          <w:rFonts w:ascii="Arial" w:eastAsia="Arial" w:hAnsi="Arial" w:cs="Arial"/>
          <w:sz w:val="16"/>
          <w:szCs w:val="16"/>
        </w:rPr>
        <w:t>eb: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ESWC</w:t>
      </w:r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2015</w:t>
      </w:r>
      <w:r>
        <w:rPr>
          <w:rFonts w:ascii="Arial" w:eastAsia="Arial" w:hAnsi="Arial" w:cs="Arial"/>
          <w:spacing w:val="-16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Satellite</w:t>
      </w:r>
      <w:r>
        <w:rPr>
          <w:rFonts w:ascii="Arial" w:eastAsia="Arial" w:hAnsi="Arial" w:cs="Arial"/>
          <w:spacing w:val="29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4"/>
          <w:sz w:val="16"/>
          <w:szCs w:val="16"/>
        </w:rPr>
        <w:t>E</w:t>
      </w:r>
      <w:r>
        <w:rPr>
          <w:rFonts w:ascii="Arial" w:eastAsia="Arial" w:hAnsi="Arial" w:cs="Arial"/>
          <w:spacing w:val="-2"/>
          <w:w w:val="94"/>
          <w:sz w:val="16"/>
          <w:szCs w:val="16"/>
        </w:rPr>
        <w:t>v</w:t>
      </w:r>
      <w:r>
        <w:rPr>
          <w:rFonts w:ascii="Arial" w:eastAsia="Arial" w:hAnsi="Arial" w:cs="Arial"/>
          <w:w w:val="85"/>
          <w:sz w:val="16"/>
          <w:szCs w:val="16"/>
        </w:rPr>
        <w:t xml:space="preserve">ents, </w:t>
      </w:r>
      <w:r>
        <w:rPr>
          <w:rFonts w:ascii="Arial" w:eastAsia="Arial" w:hAnsi="Arial" w:cs="Arial"/>
          <w:sz w:val="16"/>
          <w:szCs w:val="16"/>
        </w:rPr>
        <w:t>May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31-June</w:t>
      </w:r>
      <w:r>
        <w:rPr>
          <w:rFonts w:ascii="Arial" w:eastAsia="Arial" w:hAnsi="Arial" w:cs="Arial"/>
          <w:spacing w:val="17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04,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2015.</w:t>
      </w:r>
    </w:p>
    <w:p w14:paraId="475FCAFA" w14:textId="77777777" w:rsidR="00CE37CF" w:rsidRDefault="007311F8">
      <w:pPr>
        <w:spacing w:after="0" w:line="180" w:lineRule="exact"/>
        <w:ind w:left="365" w:right="72" w:hanging="3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[16]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Z.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Chen,</w:t>
      </w:r>
      <w:r>
        <w:rPr>
          <w:rFonts w:ascii="Arial" w:eastAsia="Arial" w:hAnsi="Arial" w:cs="Arial"/>
          <w:spacing w:val="32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X.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Zhang,</w:t>
      </w:r>
      <w:r>
        <w:rPr>
          <w:rFonts w:ascii="Arial" w:eastAsia="Arial" w:hAnsi="Arial" w:cs="Arial"/>
          <w:spacing w:val="31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A.</w:t>
      </w:r>
      <w:r>
        <w:rPr>
          <w:rFonts w:ascii="Arial" w:eastAsia="Arial" w:hAnsi="Arial" w:cs="Arial"/>
          <w:spacing w:val="30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6"/>
          <w:w w:val="87"/>
          <w:sz w:val="16"/>
          <w:szCs w:val="16"/>
        </w:rPr>
        <w:t>P</w:t>
      </w:r>
      <w:r>
        <w:rPr>
          <w:rFonts w:ascii="Arial" w:eastAsia="Arial" w:hAnsi="Arial" w:cs="Arial"/>
          <w:w w:val="87"/>
          <w:sz w:val="16"/>
          <w:szCs w:val="16"/>
        </w:rPr>
        <w:t>.</w:t>
      </w:r>
      <w:r>
        <w:rPr>
          <w:rFonts w:ascii="Arial" w:eastAsia="Arial" w:hAnsi="Arial" w:cs="Arial"/>
          <w:spacing w:val="27"/>
          <w:w w:val="87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7"/>
          <w:sz w:val="16"/>
          <w:szCs w:val="16"/>
        </w:rPr>
        <w:t>Boedihardjo</w:t>
      </w:r>
      <w:proofErr w:type="spellEnd"/>
      <w:r>
        <w:rPr>
          <w:rFonts w:ascii="Arial" w:eastAsia="Arial" w:hAnsi="Arial" w:cs="Arial"/>
          <w:w w:val="87"/>
          <w:sz w:val="16"/>
          <w:szCs w:val="16"/>
        </w:rPr>
        <w:t xml:space="preserve">, </w:t>
      </w:r>
      <w:r>
        <w:rPr>
          <w:rFonts w:ascii="Arial" w:eastAsia="Arial" w:hAnsi="Arial" w:cs="Arial"/>
          <w:spacing w:val="38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J.</w:t>
      </w:r>
      <w:r>
        <w:rPr>
          <w:rFonts w:ascii="Arial" w:eastAsia="Arial" w:hAnsi="Arial" w:cs="Arial"/>
          <w:spacing w:val="25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Dai,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Chang-</w:t>
      </w:r>
      <w:r>
        <w:rPr>
          <w:rFonts w:ascii="Arial" w:eastAsia="Arial" w:hAnsi="Arial" w:cs="Arial"/>
          <w:spacing w:val="-5"/>
          <w:w w:val="90"/>
          <w:sz w:val="16"/>
          <w:szCs w:val="16"/>
        </w:rPr>
        <w:t>T</w:t>
      </w:r>
      <w:r>
        <w:rPr>
          <w:rFonts w:ascii="Arial" w:eastAsia="Arial" w:hAnsi="Arial" w:cs="Arial"/>
          <w:w w:val="90"/>
          <w:sz w:val="16"/>
          <w:szCs w:val="16"/>
        </w:rPr>
        <w:t>ien</w:t>
      </w:r>
      <w:r>
        <w:rPr>
          <w:rFonts w:ascii="Arial" w:eastAsia="Arial" w:hAnsi="Arial" w:cs="Arial"/>
          <w:spacing w:val="39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Lu,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102"/>
          <w:sz w:val="16"/>
          <w:szCs w:val="16"/>
        </w:rPr>
        <w:t>Mul</w:t>
      </w:r>
      <w:proofErr w:type="spellEnd"/>
      <w:r>
        <w:rPr>
          <w:rFonts w:ascii="Arial" w:eastAsia="Arial" w:hAnsi="Arial" w:cs="Arial"/>
          <w:w w:val="102"/>
          <w:sz w:val="16"/>
          <w:szCs w:val="16"/>
        </w:rPr>
        <w:t xml:space="preserve">- </w:t>
      </w:r>
      <w:proofErr w:type="spellStart"/>
      <w:r>
        <w:rPr>
          <w:rFonts w:ascii="Arial" w:eastAsia="Arial" w:hAnsi="Arial" w:cs="Arial"/>
          <w:sz w:val="16"/>
          <w:szCs w:val="16"/>
        </w:rPr>
        <w:t>timodal</w:t>
      </w:r>
      <w:proofErr w:type="spellEnd"/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storytelling via</w:t>
      </w:r>
      <w:r>
        <w:rPr>
          <w:rFonts w:ascii="Arial" w:eastAsia="Arial" w:hAnsi="Arial" w:cs="Arial"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generat</w:t>
      </w:r>
      <w:r>
        <w:rPr>
          <w:rFonts w:ascii="Arial" w:eastAsia="Arial" w:hAnsi="Arial" w:cs="Arial"/>
          <w:spacing w:val="-3"/>
          <w:w w:val="88"/>
          <w:sz w:val="16"/>
          <w:szCs w:val="16"/>
        </w:rPr>
        <w:t>i</w:t>
      </w:r>
      <w:r>
        <w:rPr>
          <w:rFonts w:ascii="Arial" w:eastAsia="Arial" w:hAnsi="Arial" w:cs="Arial"/>
          <w:spacing w:val="-2"/>
          <w:w w:val="88"/>
          <w:sz w:val="16"/>
          <w:szCs w:val="16"/>
        </w:rPr>
        <w:t>v</w:t>
      </w:r>
      <w:r>
        <w:rPr>
          <w:rFonts w:ascii="Arial" w:eastAsia="Arial" w:hAnsi="Arial" w:cs="Arial"/>
          <w:w w:val="88"/>
          <w:sz w:val="16"/>
          <w:szCs w:val="16"/>
        </w:rPr>
        <w:t xml:space="preserve">e </w:t>
      </w:r>
      <w:r>
        <w:rPr>
          <w:rFonts w:ascii="Arial" w:eastAsia="Arial" w:hAnsi="Arial" w:cs="Arial"/>
          <w:spacing w:val="12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ad</w:t>
      </w:r>
      <w:r>
        <w:rPr>
          <w:rFonts w:ascii="Arial" w:eastAsia="Arial" w:hAnsi="Arial" w:cs="Arial"/>
          <w:spacing w:val="-2"/>
          <w:w w:val="88"/>
          <w:sz w:val="16"/>
          <w:szCs w:val="16"/>
        </w:rPr>
        <w:t>v</w:t>
      </w:r>
      <w:r>
        <w:rPr>
          <w:rFonts w:ascii="Arial" w:eastAsia="Arial" w:hAnsi="Arial" w:cs="Arial"/>
          <w:w w:val="88"/>
          <w:sz w:val="16"/>
          <w:szCs w:val="16"/>
        </w:rPr>
        <w:t xml:space="preserve">ersarial </w:t>
      </w:r>
      <w:r>
        <w:rPr>
          <w:rFonts w:ascii="Arial" w:eastAsia="Arial" w:hAnsi="Arial" w:cs="Arial"/>
          <w:spacing w:val="19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imitation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learning,</w:t>
      </w:r>
      <w:r>
        <w:rPr>
          <w:rFonts w:ascii="Arial" w:eastAsia="Arial" w:hAnsi="Arial" w:cs="Arial"/>
          <w:spacing w:val="-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in </w:t>
      </w:r>
      <w:r>
        <w:rPr>
          <w:rFonts w:ascii="Arial" w:eastAsia="Arial" w:hAnsi="Arial" w:cs="Arial"/>
          <w:w w:val="87"/>
          <w:sz w:val="16"/>
          <w:szCs w:val="16"/>
        </w:rPr>
        <w:t xml:space="preserve">Proceedings </w:t>
      </w:r>
      <w:r>
        <w:rPr>
          <w:rFonts w:ascii="Arial" w:eastAsia="Arial" w:hAnsi="Arial" w:cs="Arial"/>
          <w:spacing w:val="11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4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26th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 xml:space="preserve">International </w:t>
      </w:r>
      <w:r>
        <w:rPr>
          <w:rFonts w:ascii="Arial" w:eastAsia="Arial" w:hAnsi="Arial" w:cs="Arial"/>
          <w:spacing w:val="7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Joint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 xml:space="preserve">Conference </w:t>
      </w:r>
      <w:r>
        <w:rPr>
          <w:rFonts w:ascii="Arial" w:eastAsia="Arial" w:hAnsi="Arial" w:cs="Arial"/>
          <w:spacing w:val="11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102"/>
          <w:sz w:val="16"/>
          <w:szCs w:val="16"/>
        </w:rPr>
        <w:t>Artifcial</w:t>
      </w:r>
      <w:proofErr w:type="spellEnd"/>
      <w:r>
        <w:rPr>
          <w:rFonts w:ascii="Arial" w:eastAsia="Arial" w:hAnsi="Arial" w:cs="Arial"/>
          <w:w w:val="102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Intelligence,</w:t>
      </w:r>
      <w:r>
        <w:rPr>
          <w:rFonts w:ascii="Arial" w:eastAsia="Arial" w:hAnsi="Arial" w:cs="Arial"/>
          <w:spacing w:val="24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August</w:t>
      </w:r>
      <w:r>
        <w:rPr>
          <w:rFonts w:ascii="Arial" w:eastAsia="Arial" w:hAnsi="Arial" w:cs="Arial"/>
          <w:spacing w:val="20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19-25,</w:t>
      </w:r>
      <w:r>
        <w:rPr>
          <w:rFonts w:ascii="Arial" w:eastAsia="Arial" w:hAnsi="Arial" w:cs="Arial"/>
          <w:spacing w:val="10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2017,</w:t>
      </w:r>
      <w:r>
        <w:rPr>
          <w:rFonts w:ascii="Arial" w:eastAsia="Arial" w:hAnsi="Arial" w:cs="Arial"/>
          <w:spacing w:val="7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Melbourne,</w:t>
      </w:r>
      <w:r>
        <w:rPr>
          <w:rFonts w:ascii="Arial" w:eastAsia="Arial" w:hAnsi="Arial" w:cs="Arial"/>
          <w:spacing w:val="23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Australia.</w:t>
      </w:r>
    </w:p>
    <w:p w14:paraId="40FABC1A" w14:textId="77777777" w:rsidR="00CE37CF" w:rsidRDefault="007311F8">
      <w:pPr>
        <w:spacing w:after="0" w:line="177" w:lineRule="exact"/>
        <w:ind w:left="-32" w:right="67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[17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</w:t>
      </w:r>
      <w:proofErr w:type="gramEnd"/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D.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Santos,</w:t>
      </w:r>
      <w:r>
        <w:rPr>
          <w:rFonts w:ascii="Arial" w:eastAsia="Arial" w:hAnsi="Arial" w:cs="Arial"/>
          <w:spacing w:val="38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S.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Shah,</w:t>
      </w:r>
      <w:r>
        <w:rPr>
          <w:rFonts w:ascii="Arial" w:eastAsia="Arial" w:hAnsi="Arial" w:cs="Arial"/>
          <w:spacing w:val="35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3"/>
          <w:sz w:val="16"/>
          <w:szCs w:val="16"/>
        </w:rPr>
        <w:t>F</w:t>
      </w:r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14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Chen,</w:t>
      </w:r>
      <w:r>
        <w:rPr>
          <w:rFonts w:ascii="Arial" w:eastAsia="Arial" w:hAnsi="Arial" w:cs="Arial"/>
          <w:spacing w:val="34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A.</w:t>
      </w:r>
      <w:r>
        <w:rPr>
          <w:rFonts w:ascii="Arial" w:eastAsia="Arial" w:hAnsi="Arial" w:cs="Arial"/>
          <w:spacing w:val="32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16"/>
          <w:szCs w:val="16"/>
        </w:rPr>
        <w:t>Boedihardjo</w:t>
      </w:r>
      <w:proofErr w:type="spellEnd"/>
      <w:r>
        <w:rPr>
          <w:rFonts w:ascii="Arial" w:eastAsia="Arial" w:hAnsi="Arial" w:cs="Arial"/>
          <w:w w:val="91"/>
          <w:sz w:val="16"/>
          <w:szCs w:val="16"/>
        </w:rPr>
        <w:t xml:space="preserve">, </w:t>
      </w:r>
      <w:r>
        <w:rPr>
          <w:rFonts w:ascii="Arial" w:eastAsia="Arial" w:hAnsi="Arial" w:cs="Arial"/>
          <w:spacing w:val="1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Chang-</w:t>
      </w:r>
      <w:r>
        <w:rPr>
          <w:rFonts w:ascii="Arial" w:eastAsia="Arial" w:hAnsi="Arial" w:cs="Arial"/>
          <w:spacing w:val="-5"/>
          <w:w w:val="91"/>
          <w:sz w:val="16"/>
          <w:szCs w:val="16"/>
        </w:rPr>
        <w:t>T</w:t>
      </w:r>
      <w:r>
        <w:rPr>
          <w:rFonts w:ascii="Arial" w:eastAsia="Arial" w:hAnsi="Arial" w:cs="Arial"/>
          <w:w w:val="91"/>
          <w:sz w:val="16"/>
          <w:szCs w:val="16"/>
        </w:rPr>
        <w:t>ien</w:t>
      </w:r>
      <w:r>
        <w:rPr>
          <w:rFonts w:ascii="Arial" w:eastAsia="Arial" w:hAnsi="Arial" w:cs="Arial"/>
          <w:spacing w:val="32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Lu,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w w:val="96"/>
          <w:sz w:val="16"/>
          <w:szCs w:val="16"/>
        </w:rPr>
        <w:t>N.</w:t>
      </w:r>
    </w:p>
    <w:p w14:paraId="6E0EFEC5" w14:textId="77777777" w:rsidR="00CE37CF" w:rsidRDefault="007311F8">
      <w:pPr>
        <w:spacing w:before="1" w:after="0" w:line="180" w:lineRule="exact"/>
        <w:ind w:left="365" w:right="72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7"/>
          <w:sz w:val="16"/>
          <w:szCs w:val="16"/>
        </w:rPr>
        <w:t>Ramakrishnan</w:t>
      </w:r>
      <w:proofErr w:type="gramStart"/>
      <w:r>
        <w:rPr>
          <w:rFonts w:ascii="Arial" w:eastAsia="Arial" w:hAnsi="Arial" w:cs="Arial"/>
          <w:w w:val="87"/>
          <w:sz w:val="16"/>
          <w:szCs w:val="16"/>
        </w:rPr>
        <w:t xml:space="preserve">, </w:t>
      </w:r>
      <w:r>
        <w:rPr>
          <w:rFonts w:ascii="Arial" w:eastAsia="Arial" w:hAnsi="Arial" w:cs="Arial"/>
          <w:spacing w:val="12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"/>
          <w:w w:val="87"/>
          <w:sz w:val="16"/>
          <w:szCs w:val="16"/>
        </w:rPr>
        <w:t>F</w:t>
      </w:r>
      <w:r>
        <w:rPr>
          <w:rFonts w:ascii="Arial" w:eastAsia="Arial" w:hAnsi="Arial" w:cs="Arial"/>
          <w:w w:val="87"/>
          <w:sz w:val="16"/>
          <w:szCs w:val="16"/>
        </w:rPr>
        <w:t>orecasting</w:t>
      </w:r>
      <w:proofErr w:type="gramEnd"/>
      <w:r>
        <w:rPr>
          <w:rFonts w:ascii="Arial" w:eastAsia="Arial" w:hAnsi="Arial" w:cs="Arial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pacing w:val="1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 xml:space="preserve">location-based </w:t>
      </w:r>
      <w:r>
        <w:rPr>
          <w:rFonts w:ascii="Arial" w:eastAsia="Arial" w:hAnsi="Arial" w:cs="Arial"/>
          <w:spacing w:val="11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pacing w:val="-3"/>
          <w:w w:val="87"/>
          <w:sz w:val="16"/>
          <w:szCs w:val="16"/>
        </w:rPr>
        <w:t>e</w:t>
      </w:r>
      <w:r>
        <w:rPr>
          <w:rFonts w:ascii="Arial" w:eastAsia="Arial" w:hAnsi="Arial" w:cs="Arial"/>
          <w:spacing w:val="-2"/>
          <w:w w:val="87"/>
          <w:sz w:val="16"/>
          <w:szCs w:val="16"/>
        </w:rPr>
        <w:t>v</w:t>
      </w:r>
      <w:r>
        <w:rPr>
          <w:rFonts w:ascii="Arial" w:eastAsia="Arial" w:hAnsi="Arial" w:cs="Arial"/>
          <w:w w:val="87"/>
          <w:sz w:val="16"/>
          <w:szCs w:val="16"/>
        </w:rPr>
        <w:t>ents</w:t>
      </w:r>
      <w:r>
        <w:rPr>
          <w:rFonts w:ascii="Arial" w:eastAsia="Arial" w:hAnsi="Arial" w:cs="Arial"/>
          <w:spacing w:val="22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with</w:t>
      </w:r>
      <w:r>
        <w:rPr>
          <w:rFonts w:ascii="Arial" w:eastAsia="Arial" w:hAnsi="Arial" w:cs="Arial"/>
          <w:spacing w:val="21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16"/>
          <w:szCs w:val="16"/>
        </w:rPr>
        <w:t>spatio</w:t>
      </w:r>
      <w:proofErr w:type="spellEnd"/>
      <w:r>
        <w:rPr>
          <w:rFonts w:ascii="Arial" w:eastAsia="Arial" w:hAnsi="Arial" w:cs="Arial"/>
          <w:w w:val="90"/>
          <w:sz w:val="16"/>
          <w:szCs w:val="16"/>
        </w:rPr>
        <w:t xml:space="preserve">-temporal </w:t>
      </w:r>
      <w:r>
        <w:rPr>
          <w:rFonts w:ascii="Arial" w:eastAsia="Arial" w:hAnsi="Arial" w:cs="Arial"/>
          <w:w w:val="94"/>
          <w:sz w:val="16"/>
          <w:szCs w:val="16"/>
        </w:rPr>
        <w:t>storytelling,</w:t>
      </w:r>
      <w:r>
        <w:rPr>
          <w:rFonts w:ascii="Arial" w:eastAsia="Arial" w:hAnsi="Arial" w:cs="Arial"/>
          <w:spacing w:val="9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Proceedings</w:t>
      </w:r>
      <w:r>
        <w:rPr>
          <w:rFonts w:ascii="Arial" w:eastAsia="Arial" w:hAnsi="Arial" w:cs="Arial"/>
          <w:spacing w:val="12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the</w:t>
      </w:r>
      <w:r>
        <w:rPr>
          <w:rFonts w:ascii="Arial" w:eastAsia="Arial" w:hAnsi="Arial" w:cs="Arial"/>
          <w:spacing w:val="12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7th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spacing w:val="-6"/>
          <w:sz w:val="16"/>
          <w:szCs w:val="16"/>
        </w:rPr>
        <w:t>A</w:t>
      </w:r>
      <w:r>
        <w:rPr>
          <w:rFonts w:ascii="Arial" w:eastAsia="Arial" w:hAnsi="Arial" w:cs="Arial"/>
          <w:sz w:val="16"/>
          <w:szCs w:val="16"/>
        </w:rPr>
        <w:t>CM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w w:val="94"/>
          <w:sz w:val="16"/>
          <w:szCs w:val="16"/>
        </w:rPr>
        <w:t>SIGS</w:t>
      </w:r>
      <w:r>
        <w:rPr>
          <w:rFonts w:ascii="Arial" w:eastAsia="Arial" w:hAnsi="Arial" w:cs="Arial"/>
          <w:spacing w:val="-14"/>
          <w:w w:val="94"/>
          <w:sz w:val="16"/>
          <w:szCs w:val="16"/>
        </w:rPr>
        <w:t>P</w:t>
      </w:r>
      <w:r>
        <w:rPr>
          <w:rFonts w:ascii="Arial" w:eastAsia="Arial" w:hAnsi="Arial" w:cs="Arial"/>
          <w:spacing w:val="-17"/>
          <w:w w:val="94"/>
          <w:sz w:val="16"/>
          <w:szCs w:val="16"/>
        </w:rPr>
        <w:t>A</w:t>
      </w:r>
      <w:r>
        <w:rPr>
          <w:rFonts w:ascii="Arial" w:eastAsia="Arial" w:hAnsi="Arial" w:cs="Arial"/>
          <w:w w:val="94"/>
          <w:sz w:val="16"/>
          <w:szCs w:val="16"/>
        </w:rPr>
        <w:t>TIAL</w:t>
      </w:r>
      <w:r>
        <w:rPr>
          <w:rFonts w:ascii="Arial" w:eastAsia="Arial" w:hAnsi="Arial" w:cs="Arial"/>
          <w:spacing w:val="35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w w:val="94"/>
          <w:sz w:val="16"/>
          <w:szCs w:val="16"/>
        </w:rPr>
        <w:t xml:space="preserve">International </w:t>
      </w:r>
      <w:r>
        <w:rPr>
          <w:rFonts w:ascii="Arial" w:eastAsia="Arial" w:hAnsi="Arial" w:cs="Arial"/>
          <w:spacing w:val="-12"/>
          <w:w w:val="91"/>
          <w:sz w:val="16"/>
          <w:szCs w:val="16"/>
        </w:rPr>
        <w:t>W</w:t>
      </w:r>
      <w:r>
        <w:rPr>
          <w:rFonts w:ascii="Arial" w:eastAsia="Arial" w:hAnsi="Arial" w:cs="Arial"/>
          <w:w w:val="91"/>
          <w:sz w:val="16"/>
          <w:szCs w:val="16"/>
        </w:rPr>
        <w:t>orkshop</w:t>
      </w:r>
      <w:r>
        <w:rPr>
          <w:rFonts w:ascii="Arial" w:eastAsia="Arial" w:hAnsi="Arial" w:cs="Arial"/>
          <w:spacing w:val="36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Location-Based</w:t>
      </w:r>
      <w:r>
        <w:rPr>
          <w:rFonts w:ascii="Arial" w:eastAsia="Arial" w:hAnsi="Arial" w:cs="Arial"/>
          <w:spacing w:val="3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Social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Net</w:t>
      </w:r>
      <w:r>
        <w:rPr>
          <w:rFonts w:ascii="Arial" w:eastAsia="Arial" w:hAnsi="Arial" w:cs="Arial"/>
          <w:spacing w:val="-2"/>
          <w:w w:val="92"/>
          <w:sz w:val="16"/>
          <w:szCs w:val="16"/>
        </w:rPr>
        <w:t>w</w:t>
      </w:r>
      <w:r>
        <w:rPr>
          <w:rFonts w:ascii="Arial" w:eastAsia="Arial" w:hAnsi="Arial" w:cs="Arial"/>
          <w:w w:val="92"/>
          <w:sz w:val="16"/>
          <w:szCs w:val="16"/>
        </w:rPr>
        <w:t>orks,</w:t>
      </w:r>
      <w:r>
        <w:rPr>
          <w:rFonts w:ascii="Arial" w:eastAsia="Arial" w:hAnsi="Arial" w:cs="Arial"/>
          <w:spacing w:val="30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pp.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13-22,</w:t>
      </w:r>
      <w:r>
        <w:rPr>
          <w:rFonts w:ascii="Arial" w:eastAsia="Arial" w:hAnsi="Arial" w:cs="Arial"/>
          <w:spacing w:val="3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N</w:t>
      </w:r>
      <w:r>
        <w:rPr>
          <w:rFonts w:ascii="Arial" w:eastAsia="Arial" w:hAnsi="Arial" w:cs="Arial"/>
          <w:spacing w:val="-2"/>
          <w:w w:val="95"/>
          <w:sz w:val="16"/>
          <w:szCs w:val="16"/>
        </w:rPr>
        <w:t>o</w:t>
      </w:r>
      <w:r>
        <w:rPr>
          <w:rFonts w:ascii="Arial" w:eastAsia="Arial" w:hAnsi="Arial" w:cs="Arial"/>
          <w:spacing w:val="-2"/>
          <w:w w:val="99"/>
          <w:sz w:val="16"/>
          <w:szCs w:val="16"/>
        </w:rPr>
        <w:t>v</w:t>
      </w:r>
      <w:r>
        <w:rPr>
          <w:rFonts w:ascii="Arial" w:eastAsia="Arial" w:hAnsi="Arial" w:cs="Arial"/>
          <w:w w:val="87"/>
          <w:sz w:val="16"/>
          <w:szCs w:val="16"/>
        </w:rPr>
        <w:t>ember</w:t>
      </w:r>
    </w:p>
    <w:p w14:paraId="5050B6CA" w14:textId="77777777" w:rsidR="00CE37CF" w:rsidRDefault="007311F8">
      <w:pPr>
        <w:spacing w:after="0" w:line="177" w:lineRule="exact"/>
        <w:ind w:left="365" w:right="2182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0"/>
          <w:sz w:val="16"/>
          <w:szCs w:val="16"/>
        </w:rPr>
        <w:t>04-04,</w:t>
      </w:r>
      <w:r>
        <w:rPr>
          <w:rFonts w:ascii="Arial" w:eastAsia="Arial" w:hAnsi="Arial" w:cs="Arial"/>
          <w:spacing w:val="1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2014,</w:t>
      </w:r>
      <w:r>
        <w:rPr>
          <w:rFonts w:ascii="Arial" w:eastAsia="Arial" w:hAnsi="Arial" w:cs="Arial"/>
          <w:spacing w:val="1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Dallas/</w:t>
      </w:r>
      <w:r>
        <w:rPr>
          <w:rFonts w:ascii="Arial" w:eastAsia="Arial" w:hAnsi="Arial" w:cs="Arial"/>
          <w:spacing w:val="-2"/>
          <w:w w:val="90"/>
          <w:sz w:val="16"/>
          <w:szCs w:val="16"/>
        </w:rPr>
        <w:t>F</w:t>
      </w:r>
      <w:r>
        <w:rPr>
          <w:rFonts w:ascii="Arial" w:eastAsia="Arial" w:hAnsi="Arial" w:cs="Arial"/>
          <w:w w:val="90"/>
          <w:sz w:val="16"/>
          <w:szCs w:val="16"/>
        </w:rPr>
        <w:t>ort</w:t>
      </w:r>
      <w:r>
        <w:rPr>
          <w:rFonts w:ascii="Arial" w:eastAsia="Arial" w:hAnsi="Arial" w:cs="Arial"/>
          <w:spacing w:val="34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3"/>
          <w:sz w:val="16"/>
          <w:szCs w:val="16"/>
        </w:rPr>
        <w:t>W</w:t>
      </w:r>
      <w:r>
        <w:rPr>
          <w:rFonts w:ascii="Arial" w:eastAsia="Arial" w:hAnsi="Arial" w:cs="Arial"/>
          <w:sz w:val="16"/>
          <w:szCs w:val="16"/>
        </w:rPr>
        <w:t>orth,</w:t>
      </w:r>
      <w:r>
        <w:rPr>
          <w:rFonts w:ascii="Arial" w:eastAsia="Arial" w:hAnsi="Arial" w:cs="Arial"/>
          <w:spacing w:val="-16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1"/>
          <w:w w:val="99"/>
          <w:sz w:val="16"/>
          <w:szCs w:val="16"/>
        </w:rPr>
        <w:t>T</w:t>
      </w:r>
      <w:r>
        <w:rPr>
          <w:rFonts w:ascii="Arial" w:eastAsia="Arial" w:hAnsi="Arial" w:cs="Arial"/>
          <w:spacing w:val="-2"/>
          <w:w w:val="79"/>
          <w:sz w:val="16"/>
          <w:szCs w:val="16"/>
        </w:rPr>
        <w:t>e</w:t>
      </w:r>
      <w:r>
        <w:rPr>
          <w:rFonts w:ascii="Arial" w:eastAsia="Arial" w:hAnsi="Arial" w:cs="Arial"/>
          <w:w w:val="85"/>
          <w:sz w:val="16"/>
          <w:szCs w:val="16"/>
        </w:rPr>
        <w:t>xas.</w:t>
      </w:r>
    </w:p>
    <w:p w14:paraId="43813A86" w14:textId="77777777" w:rsidR="00CE37CF" w:rsidRDefault="007311F8">
      <w:pPr>
        <w:spacing w:before="1" w:after="0" w:line="180" w:lineRule="exact"/>
        <w:ind w:left="365" w:right="72" w:hanging="3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[18]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Jayant</w:t>
      </w:r>
      <w:r>
        <w:rPr>
          <w:rFonts w:ascii="Arial" w:eastAsia="Arial" w:hAnsi="Arial" w:cs="Arial"/>
          <w:spacing w:val="-5"/>
          <w:w w:val="89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16"/>
          <w:szCs w:val="16"/>
        </w:rPr>
        <w:t>Madh</w:t>
      </w:r>
      <w:r>
        <w:rPr>
          <w:rFonts w:ascii="Arial" w:eastAsia="Arial" w:hAnsi="Arial" w:cs="Arial"/>
          <w:spacing w:val="-3"/>
          <w:w w:val="89"/>
          <w:sz w:val="16"/>
          <w:szCs w:val="16"/>
        </w:rPr>
        <w:t>a</w:t>
      </w:r>
      <w:r>
        <w:rPr>
          <w:rFonts w:ascii="Arial" w:eastAsia="Arial" w:hAnsi="Arial" w:cs="Arial"/>
          <w:spacing w:val="-4"/>
          <w:w w:val="89"/>
          <w:sz w:val="16"/>
          <w:szCs w:val="16"/>
        </w:rPr>
        <w:t>v</w:t>
      </w:r>
      <w:r>
        <w:rPr>
          <w:rFonts w:ascii="Arial" w:eastAsia="Arial" w:hAnsi="Arial" w:cs="Arial"/>
          <w:w w:val="89"/>
          <w:sz w:val="16"/>
          <w:szCs w:val="16"/>
        </w:rPr>
        <w:t>an</w:t>
      </w:r>
      <w:proofErr w:type="spellEnd"/>
      <w:r>
        <w:rPr>
          <w:rFonts w:ascii="Arial" w:eastAsia="Arial" w:hAnsi="Arial" w:cs="Arial"/>
          <w:w w:val="89"/>
          <w:sz w:val="16"/>
          <w:szCs w:val="16"/>
        </w:rPr>
        <w:t>,</w:t>
      </w:r>
      <w:r>
        <w:rPr>
          <w:rFonts w:ascii="Arial" w:eastAsia="Arial" w:hAnsi="Arial" w:cs="Arial"/>
          <w:spacing w:val="12"/>
          <w:w w:val="89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16"/>
          <w:szCs w:val="16"/>
        </w:rPr>
        <w:t>Sreeram</w:t>
      </w:r>
      <w:proofErr w:type="spellEnd"/>
      <w:r>
        <w:rPr>
          <w:rFonts w:ascii="Arial" w:eastAsia="Arial" w:hAnsi="Arial" w:cs="Arial"/>
          <w:spacing w:val="-10"/>
          <w:w w:val="89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16"/>
          <w:szCs w:val="16"/>
        </w:rPr>
        <w:t>Balakrishnan</w:t>
      </w:r>
      <w:proofErr w:type="spellEnd"/>
      <w:r>
        <w:rPr>
          <w:rFonts w:ascii="Arial" w:eastAsia="Arial" w:hAnsi="Arial" w:cs="Arial"/>
          <w:w w:val="89"/>
          <w:sz w:val="16"/>
          <w:szCs w:val="16"/>
        </w:rPr>
        <w:t>,</w:t>
      </w:r>
      <w:r>
        <w:rPr>
          <w:rFonts w:ascii="Arial" w:eastAsia="Arial" w:hAnsi="Arial" w:cs="Arial"/>
          <w:spacing w:val="19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Kathryn</w:t>
      </w:r>
      <w:r>
        <w:rPr>
          <w:rFonts w:ascii="Arial" w:eastAsia="Arial" w:hAnsi="Arial" w:cs="Arial"/>
          <w:spacing w:val="36"/>
          <w:w w:val="89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16"/>
          <w:szCs w:val="16"/>
        </w:rPr>
        <w:t>Brisbin</w:t>
      </w:r>
      <w:proofErr w:type="spellEnd"/>
      <w:r>
        <w:rPr>
          <w:rFonts w:ascii="Arial" w:eastAsia="Arial" w:hAnsi="Arial" w:cs="Arial"/>
          <w:w w:val="89"/>
          <w:sz w:val="16"/>
          <w:szCs w:val="16"/>
        </w:rPr>
        <w:t xml:space="preserve">, </w:t>
      </w:r>
      <w:r>
        <w:rPr>
          <w:rFonts w:ascii="Arial" w:eastAsia="Arial" w:hAnsi="Arial" w:cs="Arial"/>
          <w:spacing w:val="1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Hector</w:t>
      </w:r>
      <w:r>
        <w:rPr>
          <w:rFonts w:ascii="Arial" w:eastAsia="Arial" w:hAnsi="Arial" w:cs="Arial"/>
          <w:spacing w:val="23"/>
          <w:w w:val="89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Gon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- </w:t>
      </w:r>
      <w:proofErr w:type="spellStart"/>
      <w:r>
        <w:rPr>
          <w:rFonts w:ascii="Arial" w:eastAsia="Arial" w:hAnsi="Arial" w:cs="Arial"/>
          <w:sz w:val="16"/>
          <w:szCs w:val="16"/>
        </w:rPr>
        <w:t>zalez</w:t>
      </w:r>
      <w:proofErr w:type="spellEnd"/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-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Nitin</w:t>
      </w:r>
      <w:r>
        <w:rPr>
          <w:rFonts w:ascii="Arial" w:eastAsia="Arial" w:hAnsi="Arial" w:cs="Arial"/>
          <w:spacing w:val="44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3"/>
          <w:sz w:val="16"/>
          <w:szCs w:val="16"/>
        </w:rPr>
        <w:t>Gupta,Alon</w:t>
      </w:r>
      <w:proofErr w:type="spellEnd"/>
      <w:r>
        <w:rPr>
          <w:rFonts w:ascii="Arial" w:eastAsia="Arial" w:hAnsi="Arial" w:cs="Arial"/>
          <w:spacing w:val="41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Hal</w:t>
      </w:r>
      <w:r>
        <w:rPr>
          <w:rFonts w:ascii="Arial" w:eastAsia="Arial" w:hAnsi="Arial" w:cs="Arial"/>
          <w:spacing w:val="-4"/>
          <w:sz w:val="16"/>
          <w:szCs w:val="16"/>
        </w:rPr>
        <w:t>e</w:t>
      </w:r>
      <w:r>
        <w:rPr>
          <w:rFonts w:ascii="Arial" w:eastAsia="Arial" w:hAnsi="Arial" w:cs="Arial"/>
          <w:sz w:val="16"/>
          <w:szCs w:val="16"/>
        </w:rPr>
        <w:t>v</w:t>
      </w:r>
      <w:r>
        <w:rPr>
          <w:rFonts w:ascii="Arial" w:eastAsia="Arial" w:hAnsi="Arial" w:cs="Arial"/>
          <w:spacing w:val="-10"/>
          <w:sz w:val="16"/>
          <w:szCs w:val="16"/>
        </w:rPr>
        <w:t>y</w:t>
      </w:r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Karen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16"/>
          <w:szCs w:val="16"/>
        </w:rPr>
        <w:t>Jacqmin</w:t>
      </w:r>
      <w:proofErr w:type="spellEnd"/>
      <w:r>
        <w:rPr>
          <w:rFonts w:ascii="Arial" w:eastAsia="Arial" w:hAnsi="Arial" w:cs="Arial"/>
          <w:w w:val="90"/>
          <w:sz w:val="16"/>
          <w:szCs w:val="16"/>
        </w:rPr>
        <w:t xml:space="preserve">-Adams, </w:t>
      </w:r>
      <w:r>
        <w:rPr>
          <w:rFonts w:ascii="Arial" w:eastAsia="Arial" w:hAnsi="Arial" w:cs="Arial"/>
          <w:spacing w:val="2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Heidi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Lam, Anno</w:t>
      </w:r>
      <w:r>
        <w:rPr>
          <w:rFonts w:ascii="Arial" w:eastAsia="Arial" w:hAnsi="Arial" w:cs="Arial"/>
          <w:spacing w:val="-16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8"/>
          <w:sz w:val="16"/>
          <w:szCs w:val="16"/>
        </w:rPr>
        <w:t>Langen</w:t>
      </w:r>
      <w:proofErr w:type="spellEnd"/>
      <w:r>
        <w:rPr>
          <w:rFonts w:ascii="Arial" w:eastAsia="Arial" w:hAnsi="Arial" w:cs="Arial"/>
          <w:w w:val="88"/>
          <w:sz w:val="16"/>
          <w:szCs w:val="16"/>
        </w:rPr>
        <w:t>,</w:t>
      </w:r>
      <w:r>
        <w:rPr>
          <w:rFonts w:ascii="Arial" w:eastAsia="Arial" w:hAnsi="Arial" w:cs="Arial"/>
          <w:spacing w:val="18"/>
          <w:w w:val="88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8"/>
          <w:sz w:val="16"/>
          <w:szCs w:val="16"/>
        </w:rPr>
        <w:t>Hongrae</w:t>
      </w:r>
      <w:proofErr w:type="spellEnd"/>
      <w:r>
        <w:rPr>
          <w:rFonts w:ascii="Arial" w:eastAsia="Arial" w:hAnsi="Arial" w:cs="Arial"/>
          <w:spacing w:val="17"/>
          <w:w w:val="88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8"/>
          <w:sz w:val="16"/>
          <w:szCs w:val="16"/>
        </w:rPr>
        <w:t>Lee,Rod</w:t>
      </w:r>
      <w:proofErr w:type="spellEnd"/>
      <w:r>
        <w:rPr>
          <w:rFonts w:ascii="Arial" w:eastAsia="Arial" w:hAnsi="Arial" w:cs="Arial"/>
          <w:spacing w:val="23"/>
          <w:w w:val="88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8"/>
          <w:sz w:val="16"/>
          <w:szCs w:val="16"/>
        </w:rPr>
        <w:t>McChesn</w:t>
      </w:r>
      <w:r>
        <w:rPr>
          <w:rFonts w:ascii="Arial" w:eastAsia="Arial" w:hAnsi="Arial" w:cs="Arial"/>
          <w:spacing w:val="-2"/>
          <w:w w:val="88"/>
          <w:sz w:val="16"/>
          <w:szCs w:val="16"/>
        </w:rPr>
        <w:t>e</w:t>
      </w:r>
      <w:r>
        <w:rPr>
          <w:rFonts w:ascii="Arial" w:eastAsia="Arial" w:hAnsi="Arial" w:cs="Arial"/>
          <w:spacing w:val="-9"/>
          <w:w w:val="88"/>
          <w:sz w:val="16"/>
          <w:szCs w:val="16"/>
        </w:rPr>
        <w:t>y</w:t>
      </w:r>
      <w:proofErr w:type="spellEnd"/>
      <w:r>
        <w:rPr>
          <w:rFonts w:ascii="Arial" w:eastAsia="Arial" w:hAnsi="Arial" w:cs="Arial"/>
          <w:w w:val="88"/>
          <w:sz w:val="16"/>
          <w:szCs w:val="16"/>
        </w:rPr>
        <w:t>,</w:t>
      </w:r>
      <w:r>
        <w:rPr>
          <w:rFonts w:ascii="Arial" w:eastAsia="Arial" w:hAnsi="Arial" w:cs="Arial"/>
          <w:spacing w:val="27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Rebecca</w:t>
      </w:r>
      <w:r>
        <w:rPr>
          <w:rFonts w:ascii="Arial" w:eastAsia="Arial" w:hAnsi="Arial" w:cs="Arial"/>
          <w:spacing w:val="-7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Shapl</w:t>
      </w:r>
      <w:r>
        <w:rPr>
          <w:rFonts w:ascii="Arial" w:eastAsia="Arial" w:hAnsi="Arial" w:cs="Arial"/>
          <w:spacing w:val="-2"/>
          <w:w w:val="88"/>
          <w:sz w:val="16"/>
          <w:szCs w:val="16"/>
        </w:rPr>
        <w:t>e</w:t>
      </w:r>
      <w:r>
        <w:rPr>
          <w:rFonts w:ascii="Arial" w:eastAsia="Arial" w:hAnsi="Arial" w:cs="Arial"/>
          <w:spacing w:val="-9"/>
          <w:w w:val="88"/>
          <w:sz w:val="16"/>
          <w:szCs w:val="16"/>
        </w:rPr>
        <w:t>y</w:t>
      </w:r>
      <w:r>
        <w:rPr>
          <w:rFonts w:ascii="Arial" w:eastAsia="Arial" w:hAnsi="Arial" w:cs="Arial"/>
          <w:w w:val="88"/>
          <w:sz w:val="16"/>
          <w:szCs w:val="16"/>
        </w:rPr>
        <w:t>,</w:t>
      </w:r>
      <w:r>
        <w:rPr>
          <w:rFonts w:ascii="Arial" w:eastAsia="Arial" w:hAnsi="Arial" w:cs="Arial"/>
          <w:spacing w:val="14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3"/>
          <w:w w:val="99"/>
          <w:sz w:val="16"/>
          <w:szCs w:val="16"/>
        </w:rPr>
        <w:t>W</w:t>
      </w:r>
      <w:r>
        <w:rPr>
          <w:rFonts w:ascii="Arial" w:eastAsia="Arial" w:hAnsi="Arial" w:cs="Arial"/>
          <w:w w:val="87"/>
          <w:sz w:val="16"/>
          <w:szCs w:val="16"/>
        </w:rPr>
        <w:t xml:space="preserve">arren </w:t>
      </w:r>
      <w:r>
        <w:rPr>
          <w:rFonts w:ascii="Arial" w:eastAsia="Arial" w:hAnsi="Arial" w:cs="Arial"/>
          <w:w w:val="85"/>
          <w:sz w:val="16"/>
          <w:szCs w:val="16"/>
        </w:rPr>
        <w:t>Shen,</w:t>
      </w:r>
      <w:r>
        <w:rPr>
          <w:rFonts w:ascii="Arial" w:eastAsia="Arial" w:hAnsi="Arial" w:cs="Arial"/>
          <w:spacing w:val="18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“Big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Data</w:t>
      </w:r>
      <w:r>
        <w:rPr>
          <w:rFonts w:ascii="Arial" w:eastAsia="Arial" w:hAnsi="Arial" w:cs="Arial"/>
          <w:spacing w:val="8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 xml:space="preserve">Storytelling </w:t>
      </w:r>
      <w:r>
        <w:rPr>
          <w:rFonts w:ascii="Arial" w:eastAsia="Arial" w:hAnsi="Arial" w:cs="Arial"/>
          <w:spacing w:val="6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through</w:t>
      </w:r>
      <w:r>
        <w:rPr>
          <w:rFonts w:ascii="Arial" w:eastAsia="Arial" w:hAnsi="Arial" w:cs="Arial"/>
          <w:spacing w:val="15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Interact</w:t>
      </w:r>
      <w:r>
        <w:rPr>
          <w:rFonts w:ascii="Arial" w:eastAsia="Arial" w:hAnsi="Arial" w:cs="Arial"/>
          <w:spacing w:val="-4"/>
          <w:w w:val="91"/>
          <w:sz w:val="16"/>
          <w:szCs w:val="16"/>
        </w:rPr>
        <w:t>i</w:t>
      </w:r>
      <w:r>
        <w:rPr>
          <w:rFonts w:ascii="Arial" w:eastAsia="Arial" w:hAnsi="Arial" w:cs="Arial"/>
          <w:spacing w:val="-2"/>
          <w:w w:val="91"/>
          <w:sz w:val="16"/>
          <w:szCs w:val="16"/>
        </w:rPr>
        <w:t>v</w:t>
      </w:r>
      <w:r>
        <w:rPr>
          <w:rFonts w:ascii="Arial" w:eastAsia="Arial" w:hAnsi="Arial" w:cs="Arial"/>
          <w:w w:val="91"/>
          <w:sz w:val="16"/>
          <w:szCs w:val="16"/>
        </w:rPr>
        <w:t>e</w:t>
      </w:r>
      <w:r>
        <w:rPr>
          <w:rFonts w:ascii="Arial" w:eastAsia="Arial" w:hAnsi="Arial" w:cs="Arial"/>
          <w:spacing w:val="22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Maps”</w:t>
      </w:r>
    </w:p>
    <w:p w14:paraId="4FAF0A09" w14:textId="77777777" w:rsidR="00CE37CF" w:rsidRDefault="007311F8">
      <w:pPr>
        <w:spacing w:after="0" w:line="180" w:lineRule="exact"/>
        <w:ind w:left="365" w:right="72" w:hanging="3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[19]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M.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16"/>
          <w:szCs w:val="16"/>
        </w:rPr>
        <w:t>Shahriar</w:t>
      </w:r>
      <w:proofErr w:type="spellEnd"/>
      <w:r>
        <w:rPr>
          <w:rFonts w:ascii="Arial" w:eastAsia="Arial" w:hAnsi="Arial" w:cs="Arial"/>
          <w:spacing w:val="13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Hossain1,</w:t>
      </w:r>
      <w:r>
        <w:rPr>
          <w:rFonts w:ascii="Arial" w:eastAsia="Arial" w:hAnsi="Arial" w:cs="Arial"/>
          <w:spacing w:val="12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"/>
          <w:w w:val="90"/>
          <w:sz w:val="16"/>
          <w:szCs w:val="16"/>
        </w:rPr>
        <w:t>P</w:t>
      </w:r>
      <w:r>
        <w:rPr>
          <w:rFonts w:ascii="Arial" w:eastAsia="Arial" w:hAnsi="Arial" w:cs="Arial"/>
          <w:w w:val="90"/>
          <w:sz w:val="16"/>
          <w:szCs w:val="16"/>
        </w:rPr>
        <w:t>atrick</w:t>
      </w:r>
      <w:r>
        <w:rPr>
          <w:rFonts w:ascii="Arial" w:eastAsia="Arial" w:hAnsi="Arial" w:cs="Arial"/>
          <w:spacing w:val="27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Butler1,</w:t>
      </w:r>
      <w:r>
        <w:rPr>
          <w:rFonts w:ascii="Arial" w:eastAsia="Arial" w:hAnsi="Arial" w:cs="Arial"/>
          <w:spacing w:val="36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Arnold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5"/>
          <w:w w:val="86"/>
          <w:sz w:val="16"/>
          <w:szCs w:val="16"/>
        </w:rPr>
        <w:t>P</w:t>
      </w:r>
      <w:r>
        <w:rPr>
          <w:rFonts w:ascii="Arial" w:eastAsia="Arial" w:hAnsi="Arial" w:cs="Arial"/>
          <w:w w:val="86"/>
          <w:sz w:val="16"/>
          <w:szCs w:val="16"/>
        </w:rPr>
        <w:t>.</w:t>
      </w:r>
      <w:r>
        <w:rPr>
          <w:rFonts w:ascii="Arial" w:eastAsia="Arial" w:hAnsi="Arial" w:cs="Arial"/>
          <w:spacing w:val="17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 xml:space="preserve">Boedihardjo2, </w:t>
      </w:r>
      <w:r>
        <w:rPr>
          <w:rFonts w:ascii="Arial" w:eastAsia="Arial" w:hAnsi="Arial" w:cs="Arial"/>
          <w:spacing w:val="32"/>
          <w:w w:val="86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Naren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Ramakrishnan,</w:t>
      </w:r>
      <w:r>
        <w:rPr>
          <w:rFonts w:ascii="Arial" w:eastAsia="Arial" w:hAnsi="Arial" w:cs="Arial"/>
          <w:spacing w:val="-12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 xml:space="preserve">Storytelling </w:t>
      </w:r>
      <w:r>
        <w:rPr>
          <w:rFonts w:ascii="Arial" w:eastAsia="Arial" w:hAnsi="Arial" w:cs="Arial"/>
          <w:spacing w:val="3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in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Entity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Net</w:t>
      </w:r>
      <w:r>
        <w:rPr>
          <w:rFonts w:ascii="Arial" w:eastAsia="Arial" w:hAnsi="Arial" w:cs="Arial"/>
          <w:spacing w:val="-2"/>
          <w:w w:val="92"/>
          <w:sz w:val="16"/>
          <w:szCs w:val="16"/>
        </w:rPr>
        <w:t>w</w:t>
      </w:r>
      <w:r>
        <w:rPr>
          <w:rFonts w:ascii="Arial" w:eastAsia="Arial" w:hAnsi="Arial" w:cs="Arial"/>
          <w:w w:val="92"/>
          <w:sz w:val="16"/>
          <w:szCs w:val="16"/>
        </w:rPr>
        <w:t>orks</w:t>
      </w:r>
      <w:r>
        <w:rPr>
          <w:rFonts w:ascii="Arial" w:eastAsia="Arial" w:hAnsi="Arial" w:cs="Arial"/>
          <w:spacing w:val="22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to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Support</w:t>
      </w:r>
      <w:r>
        <w:rPr>
          <w:rFonts w:ascii="Arial" w:eastAsia="Arial" w:hAnsi="Arial" w:cs="Arial"/>
          <w:spacing w:val="6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Intelligence Analysts,</w:t>
      </w:r>
      <w:r>
        <w:rPr>
          <w:rFonts w:ascii="Arial" w:eastAsia="Arial" w:hAnsi="Arial" w:cs="Arial"/>
          <w:spacing w:val="-2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KDD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’12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 xml:space="preserve">Proceedings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the</w:t>
      </w:r>
      <w:r>
        <w:rPr>
          <w:rFonts w:ascii="Arial" w:eastAsia="Arial" w:hAnsi="Arial" w:cs="Arial"/>
          <w:spacing w:val="-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18th</w:t>
      </w:r>
      <w:r>
        <w:rPr>
          <w:rFonts w:ascii="Arial" w:eastAsia="Arial" w:hAnsi="Arial" w:cs="Arial"/>
          <w:spacing w:val="5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pacing w:val="-6"/>
          <w:sz w:val="16"/>
          <w:szCs w:val="16"/>
        </w:rPr>
        <w:t>A</w:t>
      </w:r>
      <w:r>
        <w:rPr>
          <w:rFonts w:ascii="Arial" w:eastAsia="Arial" w:hAnsi="Arial" w:cs="Arial"/>
          <w:sz w:val="16"/>
          <w:szCs w:val="16"/>
        </w:rPr>
        <w:t>CM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>SIGKDD</w:t>
      </w:r>
      <w:r>
        <w:rPr>
          <w:rFonts w:ascii="Arial" w:eastAsia="Arial" w:hAnsi="Arial" w:cs="Arial"/>
          <w:spacing w:val="15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w w:val="95"/>
          <w:sz w:val="16"/>
          <w:szCs w:val="16"/>
        </w:rPr>
        <w:t xml:space="preserve">international </w:t>
      </w:r>
      <w:r>
        <w:rPr>
          <w:rFonts w:ascii="Arial" w:eastAsia="Arial" w:hAnsi="Arial" w:cs="Arial"/>
          <w:w w:val="88"/>
          <w:sz w:val="16"/>
          <w:szCs w:val="16"/>
        </w:rPr>
        <w:t>conference</w:t>
      </w:r>
      <w:r>
        <w:rPr>
          <w:rFonts w:ascii="Arial" w:eastAsia="Arial" w:hAnsi="Arial" w:cs="Arial"/>
          <w:spacing w:val="11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Kn</w:t>
      </w:r>
      <w:r>
        <w:rPr>
          <w:rFonts w:ascii="Arial" w:eastAsia="Arial" w:hAnsi="Arial" w:cs="Arial"/>
          <w:spacing w:val="-3"/>
          <w:w w:val="86"/>
          <w:sz w:val="16"/>
          <w:szCs w:val="16"/>
        </w:rPr>
        <w:t>o</w:t>
      </w:r>
      <w:r>
        <w:rPr>
          <w:rFonts w:ascii="Arial" w:eastAsia="Arial" w:hAnsi="Arial" w:cs="Arial"/>
          <w:w w:val="86"/>
          <w:sz w:val="16"/>
          <w:szCs w:val="16"/>
        </w:rPr>
        <w:t xml:space="preserve">wledge </w:t>
      </w:r>
      <w:r>
        <w:rPr>
          <w:rFonts w:ascii="Arial" w:eastAsia="Arial" w:hAnsi="Arial" w:cs="Arial"/>
          <w:spacing w:val="22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disc</w:t>
      </w:r>
      <w:r>
        <w:rPr>
          <w:rFonts w:ascii="Arial" w:eastAsia="Arial" w:hAnsi="Arial" w:cs="Arial"/>
          <w:spacing w:val="-2"/>
          <w:w w:val="86"/>
          <w:sz w:val="16"/>
          <w:szCs w:val="16"/>
        </w:rPr>
        <w:t>ov</w:t>
      </w:r>
      <w:r>
        <w:rPr>
          <w:rFonts w:ascii="Arial" w:eastAsia="Arial" w:hAnsi="Arial" w:cs="Arial"/>
          <w:w w:val="86"/>
          <w:sz w:val="16"/>
          <w:szCs w:val="16"/>
        </w:rPr>
        <w:t xml:space="preserve">ery </w:t>
      </w:r>
      <w:r>
        <w:rPr>
          <w:rFonts w:ascii="Arial" w:eastAsia="Arial" w:hAnsi="Arial" w:cs="Arial"/>
          <w:spacing w:val="10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and</w:t>
      </w:r>
      <w:r>
        <w:rPr>
          <w:rFonts w:ascii="Arial" w:eastAsia="Arial" w:hAnsi="Arial" w:cs="Arial"/>
          <w:spacing w:val="12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>data</w:t>
      </w:r>
      <w:r>
        <w:rPr>
          <w:rFonts w:ascii="Arial" w:eastAsia="Arial" w:hAnsi="Arial" w:cs="Arial"/>
          <w:spacing w:val="9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w w:val="86"/>
          <w:sz w:val="16"/>
          <w:szCs w:val="16"/>
        </w:rPr>
        <w:t xml:space="preserve">mining, </w:t>
      </w:r>
      <w:r>
        <w:rPr>
          <w:rFonts w:ascii="Arial" w:eastAsia="Arial" w:hAnsi="Arial" w:cs="Arial"/>
          <w:spacing w:val="20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"/>
          <w:w w:val="86"/>
          <w:sz w:val="16"/>
          <w:szCs w:val="16"/>
        </w:rPr>
        <w:t>P</w:t>
      </w:r>
      <w:r>
        <w:rPr>
          <w:rFonts w:ascii="Arial" w:eastAsia="Arial" w:hAnsi="Arial" w:cs="Arial"/>
          <w:w w:val="86"/>
          <w:sz w:val="16"/>
          <w:szCs w:val="16"/>
        </w:rPr>
        <w:t>ages</w:t>
      </w:r>
      <w:r>
        <w:rPr>
          <w:rFonts w:ascii="Arial" w:eastAsia="Arial" w:hAnsi="Arial" w:cs="Arial"/>
          <w:spacing w:val="-9"/>
          <w:w w:val="86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1375-1383</w:t>
      </w:r>
    </w:p>
    <w:p w14:paraId="0920CF91" w14:textId="77777777" w:rsidR="00CE37CF" w:rsidRDefault="007311F8">
      <w:pPr>
        <w:spacing w:after="0" w:line="177" w:lineRule="exact"/>
        <w:ind w:left="365" w:right="2180"/>
        <w:jc w:val="both"/>
        <w:rPr>
          <w:rFonts w:ascii="Arial" w:eastAsia="Arial" w:hAnsi="Arial" w:cs="Arial"/>
          <w:sz w:val="16"/>
          <w:szCs w:val="16"/>
        </w:rPr>
      </w:pPr>
      <w:proofErr w:type="gramStart"/>
      <w:r>
        <w:rPr>
          <w:rFonts w:ascii="Arial" w:eastAsia="Arial" w:hAnsi="Arial" w:cs="Arial"/>
          <w:sz w:val="16"/>
          <w:szCs w:val="16"/>
        </w:rPr>
        <w:t>,Beijing</w:t>
      </w:r>
      <w:proofErr w:type="gramEnd"/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China</w:t>
      </w:r>
      <w:r>
        <w:rPr>
          <w:rFonts w:ascii="Arial" w:eastAsia="Arial" w:hAnsi="Arial" w:cs="Arial"/>
          <w:spacing w:val="15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6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August</w:t>
      </w:r>
      <w:r>
        <w:rPr>
          <w:rFonts w:ascii="Arial" w:eastAsia="Arial" w:hAnsi="Arial" w:cs="Arial"/>
          <w:spacing w:val="15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12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-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16,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2012</w:t>
      </w:r>
    </w:p>
    <w:p w14:paraId="4AC7AE6A" w14:textId="77777777" w:rsidR="00CE37CF" w:rsidRDefault="007311F8">
      <w:pPr>
        <w:spacing w:before="1" w:after="0" w:line="180" w:lineRule="exact"/>
        <w:ind w:left="365" w:right="72" w:hanging="3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[20]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Zhiqian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Chen</w:t>
      </w:r>
      <w:r>
        <w:rPr>
          <w:rFonts w:ascii="Arial" w:eastAsia="Arial" w:hAnsi="Arial" w:cs="Arial"/>
          <w:spacing w:val="37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Xuchao</w:t>
      </w:r>
      <w:proofErr w:type="spellEnd"/>
      <w:r>
        <w:rPr>
          <w:rFonts w:ascii="Arial" w:eastAsia="Arial" w:hAnsi="Arial" w:cs="Arial"/>
          <w:spacing w:val="-17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Zhang</w:t>
      </w:r>
      <w:r>
        <w:rPr>
          <w:rFonts w:ascii="Arial" w:eastAsia="Arial" w:hAnsi="Arial" w:cs="Arial"/>
          <w:spacing w:val="3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Arnold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6"/>
          <w:w w:val="87"/>
          <w:sz w:val="16"/>
          <w:szCs w:val="16"/>
        </w:rPr>
        <w:t>P</w:t>
      </w:r>
      <w:r>
        <w:rPr>
          <w:rFonts w:ascii="Arial" w:eastAsia="Arial" w:hAnsi="Arial" w:cs="Arial"/>
          <w:w w:val="87"/>
          <w:sz w:val="16"/>
          <w:szCs w:val="16"/>
        </w:rPr>
        <w:t>.</w:t>
      </w:r>
      <w:r>
        <w:rPr>
          <w:rFonts w:ascii="Arial" w:eastAsia="Arial" w:hAnsi="Arial" w:cs="Arial"/>
          <w:spacing w:val="32"/>
          <w:w w:val="87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7"/>
          <w:sz w:val="16"/>
          <w:szCs w:val="16"/>
        </w:rPr>
        <w:t>Boedihardjo</w:t>
      </w:r>
      <w:proofErr w:type="spellEnd"/>
      <w:r>
        <w:rPr>
          <w:rFonts w:ascii="Arial" w:eastAsia="Arial" w:hAnsi="Arial" w:cs="Arial"/>
          <w:w w:val="87"/>
          <w:sz w:val="16"/>
          <w:szCs w:val="16"/>
        </w:rPr>
        <w:t xml:space="preserve">  </w:t>
      </w:r>
      <w:r>
        <w:rPr>
          <w:rFonts w:ascii="Arial" w:eastAsia="Arial" w:hAnsi="Arial" w:cs="Arial"/>
          <w:spacing w:val="3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Jing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Dai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, </w:t>
      </w:r>
      <w:r>
        <w:rPr>
          <w:rFonts w:ascii="Arial" w:eastAsia="Arial" w:hAnsi="Arial" w:cs="Arial"/>
          <w:w w:val="90"/>
          <w:sz w:val="16"/>
          <w:szCs w:val="16"/>
        </w:rPr>
        <w:t>Chang-</w:t>
      </w:r>
      <w:r>
        <w:rPr>
          <w:rFonts w:ascii="Arial" w:eastAsia="Arial" w:hAnsi="Arial" w:cs="Arial"/>
          <w:spacing w:val="-5"/>
          <w:w w:val="90"/>
          <w:sz w:val="16"/>
          <w:szCs w:val="16"/>
        </w:rPr>
        <w:t>T</w:t>
      </w:r>
      <w:r>
        <w:rPr>
          <w:rFonts w:ascii="Arial" w:eastAsia="Arial" w:hAnsi="Arial" w:cs="Arial"/>
          <w:w w:val="90"/>
          <w:sz w:val="16"/>
          <w:szCs w:val="16"/>
        </w:rPr>
        <w:t>ien</w:t>
      </w:r>
      <w:r>
        <w:rPr>
          <w:rFonts w:ascii="Arial" w:eastAsia="Arial" w:hAnsi="Arial" w:cs="Arial"/>
          <w:spacing w:val="23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Lu,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Multimodal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w w:val="94"/>
          <w:sz w:val="16"/>
          <w:szCs w:val="16"/>
        </w:rPr>
        <w:t>storytelling</w:t>
      </w:r>
      <w:r>
        <w:rPr>
          <w:rFonts w:ascii="Arial" w:eastAsia="Arial" w:hAnsi="Arial" w:cs="Arial"/>
          <w:spacing w:val="14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via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generat</w:t>
      </w:r>
      <w:r>
        <w:rPr>
          <w:rFonts w:ascii="Arial" w:eastAsia="Arial" w:hAnsi="Arial" w:cs="Arial"/>
          <w:spacing w:val="-3"/>
          <w:w w:val="88"/>
          <w:sz w:val="16"/>
          <w:szCs w:val="16"/>
        </w:rPr>
        <w:t>i</w:t>
      </w:r>
      <w:r>
        <w:rPr>
          <w:rFonts w:ascii="Arial" w:eastAsia="Arial" w:hAnsi="Arial" w:cs="Arial"/>
          <w:spacing w:val="-2"/>
          <w:w w:val="88"/>
          <w:sz w:val="16"/>
          <w:szCs w:val="16"/>
        </w:rPr>
        <w:t>v</w:t>
      </w:r>
      <w:r>
        <w:rPr>
          <w:rFonts w:ascii="Arial" w:eastAsia="Arial" w:hAnsi="Arial" w:cs="Arial"/>
          <w:w w:val="88"/>
          <w:sz w:val="16"/>
          <w:szCs w:val="16"/>
        </w:rPr>
        <w:t>e</w:t>
      </w:r>
      <w:r>
        <w:rPr>
          <w:rFonts w:ascii="Arial" w:eastAsia="Arial" w:hAnsi="Arial" w:cs="Arial"/>
          <w:spacing w:val="16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ad</w:t>
      </w:r>
      <w:r>
        <w:rPr>
          <w:rFonts w:ascii="Arial" w:eastAsia="Arial" w:hAnsi="Arial" w:cs="Arial"/>
          <w:spacing w:val="-2"/>
          <w:w w:val="88"/>
          <w:sz w:val="16"/>
          <w:szCs w:val="16"/>
        </w:rPr>
        <w:t>v</w:t>
      </w:r>
      <w:r>
        <w:rPr>
          <w:rFonts w:ascii="Arial" w:eastAsia="Arial" w:hAnsi="Arial" w:cs="Arial"/>
          <w:w w:val="88"/>
          <w:sz w:val="16"/>
          <w:szCs w:val="16"/>
        </w:rPr>
        <w:t>ersarial</w:t>
      </w:r>
      <w:r>
        <w:rPr>
          <w:rFonts w:ascii="Arial" w:eastAsia="Arial" w:hAnsi="Arial" w:cs="Arial"/>
          <w:spacing w:val="24"/>
          <w:w w:val="88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103"/>
          <w:sz w:val="16"/>
          <w:szCs w:val="16"/>
        </w:rPr>
        <w:t>imi</w:t>
      </w:r>
      <w:proofErr w:type="spellEnd"/>
      <w:r>
        <w:rPr>
          <w:rFonts w:ascii="Arial" w:eastAsia="Arial" w:hAnsi="Arial" w:cs="Arial"/>
          <w:w w:val="103"/>
          <w:sz w:val="16"/>
          <w:szCs w:val="16"/>
        </w:rPr>
        <w:t xml:space="preserve">- </w:t>
      </w:r>
      <w:proofErr w:type="spellStart"/>
      <w:r>
        <w:rPr>
          <w:rFonts w:ascii="Arial" w:eastAsia="Arial" w:hAnsi="Arial" w:cs="Arial"/>
          <w:sz w:val="16"/>
          <w:szCs w:val="16"/>
        </w:rPr>
        <w:t>tation</w:t>
      </w:r>
      <w:proofErr w:type="spellEnd"/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learning,</w:t>
      </w:r>
      <w:r>
        <w:rPr>
          <w:rFonts w:ascii="Arial" w:eastAsia="Arial" w:hAnsi="Arial" w:cs="Arial"/>
          <w:spacing w:val="33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Proceedings</w:t>
      </w:r>
      <w:r>
        <w:rPr>
          <w:rFonts w:ascii="Arial" w:eastAsia="Arial" w:hAnsi="Arial" w:cs="Arial"/>
          <w:spacing w:val="3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26th</w:t>
      </w:r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International</w:t>
      </w:r>
      <w:r>
        <w:rPr>
          <w:rFonts w:ascii="Arial" w:eastAsia="Arial" w:hAnsi="Arial" w:cs="Arial"/>
          <w:spacing w:val="20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Joint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 xml:space="preserve">Conference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Artificial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Intelligence,</w:t>
      </w:r>
      <w:r>
        <w:rPr>
          <w:rFonts w:ascii="Arial" w:eastAsia="Arial" w:hAnsi="Arial" w:cs="Arial"/>
          <w:spacing w:val="24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August</w:t>
      </w:r>
      <w:r>
        <w:rPr>
          <w:rFonts w:ascii="Arial" w:eastAsia="Arial" w:hAnsi="Arial" w:cs="Arial"/>
          <w:spacing w:val="20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19-25,</w:t>
      </w:r>
      <w:r>
        <w:rPr>
          <w:rFonts w:ascii="Arial" w:eastAsia="Arial" w:hAnsi="Arial" w:cs="Arial"/>
          <w:spacing w:val="10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2017,</w:t>
      </w:r>
      <w:r>
        <w:rPr>
          <w:rFonts w:ascii="Arial" w:eastAsia="Arial" w:hAnsi="Arial" w:cs="Arial"/>
          <w:spacing w:val="7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Melbourne,</w:t>
      </w:r>
      <w:r>
        <w:rPr>
          <w:rFonts w:ascii="Arial" w:eastAsia="Arial" w:hAnsi="Arial" w:cs="Arial"/>
          <w:spacing w:val="23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Australia</w:t>
      </w:r>
    </w:p>
    <w:p w14:paraId="697AEFF2" w14:textId="77777777" w:rsidR="00CE37CF" w:rsidRDefault="007311F8">
      <w:pPr>
        <w:spacing w:after="0" w:line="180" w:lineRule="exact"/>
        <w:ind w:left="365" w:right="72" w:hanging="3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[21]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16"/>
          <w:szCs w:val="16"/>
        </w:rPr>
        <w:t>Raimundo</w:t>
      </w:r>
      <w:proofErr w:type="spellEnd"/>
      <w:r>
        <w:rPr>
          <w:rFonts w:ascii="Arial" w:eastAsia="Arial" w:hAnsi="Arial" w:cs="Arial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pacing w:val="5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3"/>
          <w:sz w:val="16"/>
          <w:szCs w:val="16"/>
        </w:rPr>
        <w:t>F</w:t>
      </w:r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2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Dos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 xml:space="preserve">Santos, </w:t>
      </w:r>
      <w:r>
        <w:rPr>
          <w:rFonts w:ascii="Arial" w:eastAsia="Arial" w:hAnsi="Arial" w:cs="Arial"/>
          <w:spacing w:val="10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J</w:t>
      </w:r>
      <w:r>
        <w:rPr>
          <w:rFonts w:ascii="Arial" w:eastAsia="Arial" w:hAnsi="Arial" w:cs="Arial"/>
          <w:spacing w:val="-9"/>
          <w:sz w:val="16"/>
          <w:szCs w:val="16"/>
        </w:rPr>
        <w:t>r</w:t>
      </w:r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Arnold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16"/>
          <w:szCs w:val="16"/>
        </w:rPr>
        <w:t>Boedihardjo</w:t>
      </w:r>
      <w:proofErr w:type="spellEnd"/>
      <w:r>
        <w:rPr>
          <w:rFonts w:ascii="Arial" w:eastAsia="Arial" w:hAnsi="Arial" w:cs="Arial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pacing w:val="4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37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Sumit</w:t>
      </w:r>
      <w:proofErr w:type="spellEnd"/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Shah</w:t>
      </w:r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, </w:t>
      </w:r>
      <w:r>
        <w:rPr>
          <w:rFonts w:ascii="Arial" w:eastAsia="Arial" w:hAnsi="Arial" w:cs="Arial"/>
          <w:w w:val="87"/>
          <w:sz w:val="16"/>
          <w:szCs w:val="16"/>
        </w:rPr>
        <w:t>Feng</w:t>
      </w:r>
      <w:r>
        <w:rPr>
          <w:rFonts w:ascii="Arial" w:eastAsia="Arial" w:hAnsi="Arial" w:cs="Arial"/>
          <w:spacing w:val="33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Chen</w:t>
      </w:r>
      <w:r>
        <w:rPr>
          <w:rFonts w:ascii="Arial" w:eastAsia="Arial" w:hAnsi="Arial" w:cs="Arial"/>
          <w:spacing w:val="33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Chang-</w:t>
      </w:r>
      <w:r>
        <w:rPr>
          <w:rFonts w:ascii="Arial" w:eastAsia="Arial" w:hAnsi="Arial" w:cs="Arial"/>
          <w:spacing w:val="-5"/>
          <w:w w:val="90"/>
          <w:sz w:val="16"/>
          <w:szCs w:val="16"/>
        </w:rPr>
        <w:t>T</w:t>
      </w:r>
      <w:r>
        <w:rPr>
          <w:rFonts w:ascii="Arial" w:eastAsia="Arial" w:hAnsi="Arial" w:cs="Arial"/>
          <w:w w:val="90"/>
          <w:sz w:val="16"/>
          <w:szCs w:val="16"/>
        </w:rPr>
        <w:t>ien</w:t>
      </w:r>
      <w:r>
        <w:rPr>
          <w:rFonts w:ascii="Arial" w:eastAsia="Arial" w:hAnsi="Arial" w:cs="Arial"/>
          <w:spacing w:val="40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Lu</w:t>
      </w:r>
      <w:r>
        <w:rPr>
          <w:rFonts w:ascii="Arial" w:eastAsia="Arial" w:hAnsi="Arial" w:cs="Arial"/>
          <w:spacing w:val="2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23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16"/>
          <w:szCs w:val="16"/>
        </w:rPr>
        <w:t>Naren</w:t>
      </w:r>
      <w:proofErr w:type="spellEnd"/>
      <w:r>
        <w:rPr>
          <w:rFonts w:ascii="Arial" w:eastAsia="Arial" w:hAnsi="Arial" w:cs="Arial"/>
          <w:spacing w:val="32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Ramakrishnan,</w:t>
      </w:r>
      <w:r>
        <w:rPr>
          <w:rFonts w:ascii="Arial" w:eastAsia="Arial" w:hAnsi="Arial" w:cs="Arial"/>
          <w:spacing w:val="32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big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data</w:t>
      </w:r>
      <w:r>
        <w:rPr>
          <w:rFonts w:ascii="Arial" w:eastAsia="Arial" w:hAnsi="Arial" w:cs="Arial"/>
          <w:spacing w:val="34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of </w:t>
      </w:r>
      <w:r>
        <w:rPr>
          <w:rFonts w:ascii="Arial" w:eastAsia="Arial" w:hAnsi="Arial" w:cs="Arial"/>
          <w:w w:val="90"/>
          <w:sz w:val="16"/>
          <w:szCs w:val="16"/>
        </w:rPr>
        <w:t>violent</w:t>
      </w:r>
      <w:r>
        <w:rPr>
          <w:rFonts w:ascii="Arial" w:eastAsia="Arial" w:hAnsi="Arial" w:cs="Arial"/>
          <w:spacing w:val="31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pacing w:val="-4"/>
          <w:w w:val="90"/>
          <w:sz w:val="16"/>
          <w:szCs w:val="16"/>
        </w:rPr>
        <w:t>e</w:t>
      </w:r>
      <w:r>
        <w:rPr>
          <w:rFonts w:ascii="Arial" w:eastAsia="Arial" w:hAnsi="Arial" w:cs="Arial"/>
          <w:spacing w:val="-2"/>
          <w:w w:val="90"/>
          <w:sz w:val="16"/>
          <w:szCs w:val="16"/>
        </w:rPr>
        <w:t>v</w:t>
      </w:r>
      <w:r>
        <w:rPr>
          <w:rFonts w:ascii="Arial" w:eastAsia="Arial" w:hAnsi="Arial" w:cs="Arial"/>
          <w:w w:val="90"/>
          <w:sz w:val="16"/>
          <w:szCs w:val="16"/>
        </w:rPr>
        <w:t>ents:</w:t>
      </w:r>
      <w:r>
        <w:rPr>
          <w:rFonts w:ascii="Arial" w:eastAsia="Arial" w:hAnsi="Arial" w:cs="Arial"/>
          <w:spacing w:val="-10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algorithms</w:t>
      </w:r>
      <w:r>
        <w:rPr>
          <w:rFonts w:ascii="Arial" w:eastAsia="Arial" w:hAnsi="Arial" w:cs="Arial"/>
          <w:spacing w:val="22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association</w:t>
      </w:r>
      <w:r>
        <w:rPr>
          <w:rFonts w:ascii="Arial" w:eastAsia="Arial" w:hAnsi="Arial" w:cs="Arial"/>
          <w:spacing w:val="-9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analysis</w:t>
      </w:r>
      <w:r>
        <w:rPr>
          <w:rFonts w:ascii="Arial" w:eastAsia="Arial" w:hAnsi="Arial" w:cs="Arial"/>
          <w:spacing w:val="-4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using</w:t>
      </w:r>
      <w:r>
        <w:rPr>
          <w:rFonts w:ascii="Arial" w:eastAsia="Arial" w:hAnsi="Arial" w:cs="Arial"/>
          <w:spacing w:val="7"/>
          <w:w w:val="90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16"/>
          <w:szCs w:val="16"/>
        </w:rPr>
        <w:t>spatio</w:t>
      </w:r>
      <w:proofErr w:type="spellEnd"/>
      <w:r>
        <w:rPr>
          <w:rFonts w:ascii="Arial" w:eastAsia="Arial" w:hAnsi="Arial" w:cs="Arial"/>
          <w:w w:val="90"/>
          <w:sz w:val="16"/>
          <w:szCs w:val="16"/>
        </w:rPr>
        <w:t xml:space="preserve">-temporal </w:t>
      </w:r>
      <w:r>
        <w:rPr>
          <w:rFonts w:ascii="Arial" w:eastAsia="Arial" w:hAnsi="Arial" w:cs="Arial"/>
          <w:w w:val="93"/>
          <w:sz w:val="16"/>
          <w:szCs w:val="16"/>
        </w:rPr>
        <w:t>storytelling,</w:t>
      </w:r>
      <w:r>
        <w:rPr>
          <w:rFonts w:ascii="Arial" w:eastAsia="Arial" w:hAnsi="Arial" w:cs="Arial"/>
          <w:spacing w:val="22"/>
          <w:w w:val="93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3"/>
          <w:sz w:val="16"/>
          <w:szCs w:val="16"/>
        </w:rPr>
        <w:t>Geoinformatica</w:t>
      </w:r>
      <w:proofErr w:type="spellEnd"/>
      <w:r>
        <w:rPr>
          <w:rFonts w:ascii="Arial" w:eastAsia="Arial" w:hAnsi="Arial" w:cs="Arial"/>
          <w:w w:val="93"/>
          <w:sz w:val="16"/>
          <w:szCs w:val="16"/>
        </w:rPr>
        <w:t>,</w:t>
      </w:r>
      <w:r>
        <w:rPr>
          <w:rFonts w:ascii="Arial" w:eastAsia="Arial" w:hAnsi="Arial" w:cs="Arial"/>
          <w:spacing w:val="3"/>
          <w:w w:val="93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0"/>
          <w:sz w:val="16"/>
          <w:szCs w:val="16"/>
        </w:rPr>
        <w:t>v</w:t>
      </w:r>
      <w:r>
        <w:rPr>
          <w:rFonts w:ascii="Arial" w:eastAsia="Arial" w:hAnsi="Arial" w:cs="Arial"/>
          <w:sz w:val="16"/>
          <w:szCs w:val="16"/>
        </w:rPr>
        <w:t>.20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n.4,</w:t>
      </w:r>
      <w:r>
        <w:rPr>
          <w:rFonts w:ascii="Arial" w:eastAsia="Arial" w:hAnsi="Arial" w:cs="Arial"/>
          <w:spacing w:val="1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p.879-921,</w:t>
      </w:r>
      <w:r>
        <w:rPr>
          <w:rFonts w:ascii="Arial" w:eastAsia="Arial" w:hAnsi="Arial" w:cs="Arial"/>
          <w:spacing w:val="24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October</w:t>
      </w:r>
      <w:r>
        <w:rPr>
          <w:rFonts w:ascii="Arial" w:eastAsia="Arial" w:hAnsi="Arial" w:cs="Arial"/>
          <w:spacing w:val="22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2016</w:t>
      </w:r>
    </w:p>
    <w:p w14:paraId="2C541625" w14:textId="77777777" w:rsidR="00CE37CF" w:rsidRDefault="007311F8">
      <w:pPr>
        <w:spacing w:after="0" w:line="177" w:lineRule="exact"/>
        <w:ind w:left="-34" w:right="65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[22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Deept</w:t>
      </w:r>
      <w:proofErr w:type="spellEnd"/>
      <w:proofErr w:type="gramEnd"/>
      <w:r>
        <w:rPr>
          <w:rFonts w:ascii="Arial" w:eastAsia="Arial" w:hAnsi="Arial" w:cs="Arial"/>
          <w:spacing w:val="-12"/>
          <w:sz w:val="16"/>
          <w:szCs w:val="16"/>
        </w:rPr>
        <w:t xml:space="preserve"> </w:t>
      </w:r>
      <w:r>
        <w:rPr>
          <w:rFonts w:ascii="Arial" w:eastAsia="Arial" w:hAnsi="Arial" w:cs="Arial"/>
          <w:spacing w:val="-2"/>
          <w:sz w:val="16"/>
          <w:szCs w:val="16"/>
        </w:rPr>
        <w:t>K</w:t>
      </w:r>
      <w:r>
        <w:rPr>
          <w:rFonts w:ascii="Arial" w:eastAsia="Arial" w:hAnsi="Arial" w:cs="Arial"/>
          <w:sz w:val="16"/>
          <w:szCs w:val="16"/>
        </w:rPr>
        <w:t>uma</w:t>
      </w:r>
      <w:r>
        <w:rPr>
          <w:rFonts w:ascii="Arial" w:eastAsia="Arial" w:hAnsi="Arial" w:cs="Arial"/>
          <w:spacing w:val="-6"/>
          <w:sz w:val="16"/>
          <w:szCs w:val="16"/>
        </w:rPr>
        <w:t>r</w:t>
      </w:r>
      <w:r>
        <w:rPr>
          <w:rFonts w:ascii="Arial" w:eastAsia="Arial" w:hAnsi="Arial" w:cs="Arial"/>
          <w:sz w:val="16"/>
          <w:szCs w:val="16"/>
        </w:rPr>
        <w:t>,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z w:val="16"/>
          <w:szCs w:val="16"/>
        </w:rPr>
        <w:t>Naren</w:t>
      </w:r>
      <w:proofErr w:type="spellEnd"/>
      <w:r>
        <w:rPr>
          <w:rFonts w:ascii="Arial" w:eastAsia="Arial" w:hAnsi="Arial" w:cs="Arial"/>
          <w:spacing w:val="-13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Ramakrishnan,</w:t>
      </w:r>
      <w:r>
        <w:rPr>
          <w:rFonts w:ascii="Arial" w:eastAsia="Arial" w:hAnsi="Arial" w:cs="Arial"/>
          <w:spacing w:val="39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Richard</w:t>
      </w:r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3"/>
          <w:sz w:val="16"/>
          <w:szCs w:val="16"/>
        </w:rPr>
        <w:t>F</w:t>
      </w:r>
      <w:r>
        <w:rPr>
          <w:rFonts w:ascii="Arial" w:eastAsia="Arial" w:hAnsi="Arial" w:cs="Arial"/>
          <w:sz w:val="16"/>
          <w:szCs w:val="16"/>
        </w:rPr>
        <w:t>.</w:t>
      </w:r>
      <w:r>
        <w:rPr>
          <w:rFonts w:ascii="Arial" w:eastAsia="Arial" w:hAnsi="Arial" w:cs="Arial"/>
          <w:spacing w:val="2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Helm,</w:t>
      </w:r>
      <w:r>
        <w:rPr>
          <w:rFonts w:ascii="Arial" w:eastAsia="Arial" w:hAnsi="Arial" w:cs="Arial"/>
          <w:spacing w:val="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-3"/>
          <w:sz w:val="16"/>
          <w:szCs w:val="16"/>
        </w:rPr>
        <w:t xml:space="preserve"> </w:t>
      </w:r>
      <w:r>
        <w:rPr>
          <w:rFonts w:ascii="Arial" w:eastAsia="Arial" w:hAnsi="Arial" w:cs="Arial"/>
          <w:w w:val="96"/>
          <w:sz w:val="16"/>
          <w:szCs w:val="16"/>
        </w:rPr>
        <w:t>Malcolm</w:t>
      </w:r>
    </w:p>
    <w:p w14:paraId="30E24D41" w14:textId="77777777" w:rsidR="00CE37CF" w:rsidRDefault="007311F8">
      <w:pPr>
        <w:spacing w:after="0" w:line="179" w:lineRule="exact"/>
        <w:ind w:left="365" w:right="7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7"/>
          <w:sz w:val="16"/>
          <w:szCs w:val="16"/>
        </w:rPr>
        <w:t>Potts.</w:t>
      </w:r>
      <w:r>
        <w:rPr>
          <w:rFonts w:ascii="Arial" w:eastAsia="Arial" w:hAnsi="Arial" w:cs="Arial"/>
          <w:spacing w:val="32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2008.</w:t>
      </w:r>
      <w:r>
        <w:rPr>
          <w:rFonts w:ascii="Arial" w:eastAsia="Arial" w:hAnsi="Arial" w:cs="Arial"/>
          <w:spacing w:val="-1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Algorithms</w:t>
      </w:r>
      <w:r>
        <w:rPr>
          <w:rFonts w:ascii="Arial" w:eastAsia="Arial" w:hAnsi="Arial" w:cs="Arial"/>
          <w:spacing w:val="-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for</w:t>
      </w:r>
      <w:r>
        <w:rPr>
          <w:rFonts w:ascii="Arial" w:eastAsia="Arial" w:hAnsi="Arial" w:cs="Arial"/>
          <w:spacing w:val="25"/>
          <w:sz w:val="16"/>
          <w:szCs w:val="16"/>
        </w:rPr>
        <w:t xml:space="preserve"> </w:t>
      </w:r>
      <w:r>
        <w:rPr>
          <w:rFonts w:ascii="Arial" w:eastAsia="Arial" w:hAnsi="Arial" w:cs="Arial"/>
          <w:w w:val="94"/>
          <w:sz w:val="16"/>
          <w:szCs w:val="16"/>
        </w:rPr>
        <w:t>Storytelling.</w:t>
      </w:r>
      <w:r>
        <w:rPr>
          <w:rFonts w:ascii="Arial" w:eastAsia="Arial" w:hAnsi="Arial" w:cs="Arial"/>
          <w:spacing w:val="29"/>
          <w:w w:val="9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IEEE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TKDE20,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6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(2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2008),</w:t>
      </w:r>
    </w:p>
    <w:p w14:paraId="74BA78D9" w14:textId="77777777" w:rsidR="00CE37CF" w:rsidRDefault="007311F8">
      <w:pPr>
        <w:spacing w:after="0" w:line="179" w:lineRule="exact"/>
        <w:ind w:left="365" w:right="1010"/>
        <w:jc w:val="both"/>
        <w:rPr>
          <w:rFonts w:ascii="Arial" w:eastAsia="Arial" w:hAnsi="Arial" w:cs="Arial"/>
          <w:sz w:val="16"/>
          <w:szCs w:val="16"/>
        </w:rPr>
      </w:pPr>
      <w:hyperlink r:id="rId27">
        <w:r>
          <w:rPr>
            <w:rFonts w:ascii="Arial" w:eastAsia="Arial" w:hAnsi="Arial" w:cs="Arial"/>
            <w:w w:val="93"/>
            <w:sz w:val="16"/>
            <w:szCs w:val="16"/>
          </w:rPr>
          <w:t>736–751.DOI:http://dx.doi.o</w:t>
        </w:r>
        <w:r>
          <w:rPr>
            <w:rFonts w:ascii="Arial" w:eastAsia="Arial" w:hAnsi="Arial" w:cs="Arial"/>
            <w:spacing w:val="-3"/>
            <w:w w:val="93"/>
            <w:sz w:val="16"/>
            <w:szCs w:val="16"/>
          </w:rPr>
          <w:t>r</w:t>
        </w:r>
        <w:r>
          <w:rPr>
            <w:rFonts w:ascii="Arial" w:eastAsia="Arial" w:hAnsi="Arial" w:cs="Arial"/>
            <w:w w:val="90"/>
            <w:sz w:val="16"/>
            <w:szCs w:val="16"/>
          </w:rPr>
          <w:t>g/10.1145/1188913.1188915</w:t>
        </w:r>
      </w:hyperlink>
    </w:p>
    <w:p w14:paraId="30BB0C8D" w14:textId="77777777" w:rsidR="00CE37CF" w:rsidRDefault="007311F8">
      <w:pPr>
        <w:spacing w:after="0" w:line="179" w:lineRule="exact"/>
        <w:ind w:left="-34" w:right="65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[23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“</w:t>
      </w:r>
      <w:proofErr w:type="gramEnd"/>
      <w:r>
        <w:rPr>
          <w:rFonts w:ascii="Arial" w:eastAsia="Arial" w:hAnsi="Arial" w:cs="Arial"/>
          <w:sz w:val="16"/>
          <w:szCs w:val="16"/>
        </w:rPr>
        <w:t>GR</w:t>
      </w:r>
      <w:r>
        <w:rPr>
          <w:rFonts w:ascii="Arial" w:eastAsia="Arial" w:hAnsi="Arial" w:cs="Arial"/>
          <w:spacing w:val="-6"/>
          <w:sz w:val="16"/>
          <w:szCs w:val="16"/>
        </w:rPr>
        <w:t>A</w:t>
      </w:r>
      <w:r>
        <w:rPr>
          <w:rFonts w:ascii="Arial" w:eastAsia="Arial" w:hAnsi="Arial" w:cs="Arial"/>
          <w:sz w:val="16"/>
          <w:szCs w:val="16"/>
        </w:rPr>
        <w:t xml:space="preserve">CE  </w:t>
      </w:r>
      <w:r>
        <w:rPr>
          <w:rFonts w:ascii="Arial" w:eastAsia="Arial" w:hAnsi="Arial" w:cs="Arial"/>
          <w:spacing w:val="29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pacing w:val="-11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>ellus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 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Data</w:t>
      </w:r>
      <w:r>
        <w:rPr>
          <w:rFonts w:ascii="Arial" w:eastAsia="Arial" w:hAnsi="Arial" w:cs="Arial"/>
          <w:spacing w:val="-11"/>
          <w:w w:val="89"/>
          <w:sz w:val="16"/>
          <w:szCs w:val="16"/>
        </w:rPr>
        <w:t>,</w:t>
      </w:r>
      <w:r>
        <w:rPr>
          <w:rFonts w:ascii="Arial" w:eastAsia="Arial" w:hAnsi="Arial" w:cs="Arial"/>
          <w:w w:val="132"/>
          <w:sz w:val="16"/>
          <w:szCs w:val="16"/>
        </w:rPr>
        <w:t>”</w:t>
      </w:r>
      <w:r>
        <w:rPr>
          <w:rFonts w:ascii="Arial" w:eastAsia="Arial" w:hAnsi="Arial" w:cs="Arial"/>
          <w:sz w:val="16"/>
          <w:szCs w:val="16"/>
        </w:rPr>
        <w:t xml:space="preserve">   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GR</w:t>
      </w:r>
      <w:r>
        <w:rPr>
          <w:rFonts w:ascii="Arial" w:eastAsia="Arial" w:hAnsi="Arial" w:cs="Arial"/>
          <w:spacing w:val="-6"/>
          <w:sz w:val="16"/>
          <w:szCs w:val="16"/>
        </w:rPr>
        <w:t>A</w:t>
      </w:r>
      <w:r>
        <w:rPr>
          <w:rFonts w:ascii="Arial" w:eastAsia="Arial" w:hAnsi="Arial" w:cs="Arial"/>
          <w:sz w:val="16"/>
          <w:szCs w:val="16"/>
        </w:rPr>
        <w:t xml:space="preserve">CE  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spacing w:val="-11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>ellus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.  </w:t>
      </w:r>
      <w:r>
        <w:rPr>
          <w:rFonts w:ascii="Arial" w:eastAsia="Arial" w:hAnsi="Arial" w:cs="Arial"/>
          <w:spacing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[Online].  </w:t>
      </w:r>
      <w:r>
        <w:rPr>
          <w:rFonts w:ascii="Arial" w:eastAsia="Arial" w:hAnsi="Arial" w:cs="Arial"/>
          <w:spacing w:val="28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1"/>
          <w:w w:val="95"/>
          <w:sz w:val="16"/>
          <w:szCs w:val="16"/>
        </w:rPr>
        <w:t>A</w:t>
      </w:r>
      <w:r>
        <w:rPr>
          <w:rFonts w:ascii="Arial" w:eastAsia="Arial" w:hAnsi="Arial" w:cs="Arial"/>
          <w:spacing w:val="-4"/>
          <w:w w:val="95"/>
          <w:sz w:val="16"/>
          <w:szCs w:val="16"/>
        </w:rPr>
        <w:t>v</w:t>
      </w:r>
      <w:r>
        <w:rPr>
          <w:rFonts w:ascii="Arial" w:eastAsia="Arial" w:hAnsi="Arial" w:cs="Arial"/>
          <w:w w:val="95"/>
          <w:sz w:val="16"/>
          <w:szCs w:val="16"/>
        </w:rPr>
        <w:t>ailable:</w:t>
      </w:r>
    </w:p>
    <w:p w14:paraId="12DD5079" w14:textId="77777777" w:rsidR="00CE37CF" w:rsidRDefault="007311F8">
      <w:pPr>
        <w:spacing w:after="0" w:line="179" w:lineRule="exact"/>
        <w:ind w:left="365" w:right="55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88"/>
          <w:sz w:val="16"/>
          <w:szCs w:val="16"/>
        </w:rPr>
        <w:t>https://grace.jpl.nasa.g</w:t>
      </w:r>
      <w:r>
        <w:rPr>
          <w:rFonts w:ascii="Arial" w:eastAsia="Arial" w:hAnsi="Arial" w:cs="Arial"/>
          <w:spacing w:val="-2"/>
          <w:w w:val="88"/>
          <w:sz w:val="16"/>
          <w:szCs w:val="16"/>
        </w:rPr>
        <w:t>o</w:t>
      </w:r>
      <w:r>
        <w:rPr>
          <w:rFonts w:ascii="Arial" w:eastAsia="Arial" w:hAnsi="Arial" w:cs="Arial"/>
          <w:w w:val="88"/>
          <w:sz w:val="16"/>
          <w:szCs w:val="16"/>
        </w:rPr>
        <w:t>v/data/get-data.</w:t>
      </w:r>
      <w:r>
        <w:rPr>
          <w:rFonts w:ascii="Arial" w:eastAsia="Arial" w:hAnsi="Arial" w:cs="Arial"/>
          <w:spacing w:val="33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[Accessed:</w:t>
      </w:r>
      <w:r>
        <w:rPr>
          <w:rFonts w:ascii="Arial" w:eastAsia="Arial" w:hAnsi="Arial" w:cs="Arial"/>
          <w:spacing w:val="24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26-Jul-2019].</w:t>
      </w:r>
    </w:p>
    <w:p w14:paraId="4F64DDDD" w14:textId="77777777" w:rsidR="00CE37CF" w:rsidRDefault="007311F8">
      <w:pPr>
        <w:spacing w:before="1" w:after="0" w:line="180" w:lineRule="exact"/>
        <w:ind w:left="365" w:right="72" w:hanging="365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[24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“</w:t>
      </w:r>
      <w:proofErr w:type="gramEnd"/>
      <w:r>
        <w:rPr>
          <w:rFonts w:ascii="Arial" w:eastAsia="Arial" w:hAnsi="Arial" w:cs="Arial"/>
          <w:sz w:val="16"/>
          <w:szCs w:val="16"/>
        </w:rPr>
        <w:t>SARAL</w:t>
      </w:r>
      <w:r>
        <w:rPr>
          <w:rFonts w:ascii="Arial" w:eastAsia="Arial" w:hAnsi="Arial" w:cs="Arial"/>
          <w:spacing w:val="1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-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16"/>
          <w:szCs w:val="16"/>
        </w:rPr>
        <w:t>eoPortal</w:t>
      </w:r>
      <w:proofErr w:type="spellEnd"/>
      <w:r>
        <w:rPr>
          <w:rFonts w:ascii="Arial" w:eastAsia="Arial" w:hAnsi="Arial" w:cs="Arial"/>
          <w:spacing w:val="-10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Directory</w:t>
      </w:r>
      <w:r>
        <w:rPr>
          <w:rFonts w:ascii="Arial" w:eastAsia="Arial" w:hAnsi="Arial" w:cs="Arial"/>
          <w:spacing w:val="27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-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w w:val="91"/>
          <w:sz w:val="16"/>
          <w:szCs w:val="16"/>
        </w:rPr>
        <w:t>Satellite</w:t>
      </w:r>
      <w:r>
        <w:rPr>
          <w:rFonts w:ascii="Arial" w:eastAsia="Arial" w:hAnsi="Arial" w:cs="Arial"/>
          <w:spacing w:val="8"/>
          <w:w w:val="91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Missions</w:t>
      </w:r>
      <w:r>
        <w:rPr>
          <w:rFonts w:ascii="Arial" w:eastAsia="Arial" w:hAnsi="Arial" w:cs="Arial"/>
          <w:spacing w:val="-11"/>
          <w:w w:val="92"/>
          <w:sz w:val="16"/>
          <w:szCs w:val="16"/>
        </w:rPr>
        <w:t>.</w:t>
      </w:r>
      <w:r>
        <w:rPr>
          <w:rFonts w:ascii="Arial" w:eastAsia="Arial" w:hAnsi="Arial" w:cs="Arial"/>
          <w:w w:val="132"/>
          <w:sz w:val="16"/>
          <w:szCs w:val="16"/>
        </w:rPr>
        <w:t>”</w:t>
      </w:r>
      <w:r>
        <w:rPr>
          <w:rFonts w:ascii="Arial" w:eastAsia="Arial" w:hAnsi="Arial" w:cs="Arial"/>
          <w:spacing w:val="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[Online].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2"/>
          <w:sz w:val="16"/>
          <w:szCs w:val="16"/>
        </w:rPr>
        <w:t>A</w:t>
      </w:r>
      <w:r>
        <w:rPr>
          <w:rFonts w:ascii="Arial" w:eastAsia="Arial" w:hAnsi="Arial" w:cs="Arial"/>
          <w:spacing w:val="-4"/>
          <w:sz w:val="16"/>
          <w:szCs w:val="16"/>
        </w:rPr>
        <w:t>v</w:t>
      </w:r>
      <w:r>
        <w:rPr>
          <w:rFonts w:ascii="Arial" w:eastAsia="Arial" w:hAnsi="Arial" w:cs="Arial"/>
          <w:sz w:val="16"/>
          <w:szCs w:val="16"/>
        </w:rPr>
        <w:t xml:space="preserve">ailable: </w:t>
      </w:r>
      <w:r>
        <w:rPr>
          <w:rFonts w:ascii="Arial" w:eastAsia="Arial" w:hAnsi="Arial" w:cs="Arial"/>
          <w:w w:val="93"/>
          <w:sz w:val="16"/>
          <w:szCs w:val="16"/>
        </w:rPr>
        <w:t>https://director</w:t>
      </w:r>
      <w:r>
        <w:rPr>
          <w:rFonts w:ascii="Arial" w:eastAsia="Arial" w:hAnsi="Arial" w:cs="Arial"/>
          <w:spacing w:val="-10"/>
          <w:w w:val="93"/>
          <w:sz w:val="16"/>
          <w:szCs w:val="16"/>
        </w:rPr>
        <w:t>y</w:t>
      </w:r>
      <w:r>
        <w:rPr>
          <w:rFonts w:ascii="Arial" w:eastAsia="Arial" w:hAnsi="Arial" w:cs="Arial"/>
          <w:w w:val="90"/>
          <w:sz w:val="16"/>
          <w:szCs w:val="16"/>
        </w:rPr>
        <w:t>.eoportal.o</w:t>
      </w:r>
      <w:r>
        <w:rPr>
          <w:rFonts w:ascii="Arial" w:eastAsia="Arial" w:hAnsi="Arial" w:cs="Arial"/>
          <w:spacing w:val="-3"/>
          <w:w w:val="90"/>
          <w:sz w:val="16"/>
          <w:szCs w:val="16"/>
        </w:rPr>
        <w:t>r</w:t>
      </w:r>
      <w:r>
        <w:rPr>
          <w:rFonts w:ascii="Arial" w:eastAsia="Arial" w:hAnsi="Arial" w:cs="Arial"/>
          <w:w w:val="90"/>
          <w:sz w:val="16"/>
          <w:szCs w:val="16"/>
        </w:rPr>
        <w:t xml:space="preserve">g/web/eoportal/satellite-missions/s/saral. </w:t>
      </w:r>
      <w:r>
        <w:rPr>
          <w:rFonts w:ascii="Arial" w:eastAsia="Arial" w:hAnsi="Arial" w:cs="Arial"/>
          <w:w w:val="89"/>
          <w:sz w:val="16"/>
          <w:szCs w:val="16"/>
        </w:rPr>
        <w:t>[Accessed:</w:t>
      </w:r>
      <w:r>
        <w:rPr>
          <w:rFonts w:ascii="Arial" w:eastAsia="Arial" w:hAnsi="Arial" w:cs="Arial"/>
          <w:spacing w:val="1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26-Jul-2019].</w:t>
      </w:r>
    </w:p>
    <w:p w14:paraId="6BA0520E" w14:textId="77777777" w:rsidR="00CE37CF" w:rsidRDefault="007311F8">
      <w:pPr>
        <w:spacing w:after="0" w:line="177" w:lineRule="exact"/>
        <w:ind w:left="-32" w:right="67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[25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“</w:t>
      </w:r>
      <w:proofErr w:type="gramEnd"/>
      <w:r>
        <w:rPr>
          <w:rFonts w:ascii="Arial" w:eastAsia="Arial" w:hAnsi="Arial" w:cs="Arial"/>
          <w:spacing w:val="-13"/>
          <w:sz w:val="16"/>
          <w:szCs w:val="16"/>
        </w:rPr>
        <w:t>T</w:t>
      </w:r>
      <w:r>
        <w:rPr>
          <w:rFonts w:ascii="Arial" w:eastAsia="Arial" w:hAnsi="Arial" w:cs="Arial"/>
          <w:sz w:val="16"/>
          <w:szCs w:val="16"/>
        </w:rPr>
        <w:t>op</w:t>
      </w:r>
      <w:r>
        <w:rPr>
          <w:rFonts w:ascii="Arial" w:eastAsia="Arial" w:hAnsi="Arial" w:cs="Arial"/>
          <w:spacing w:val="-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5</w:t>
      </w:r>
      <w:r>
        <w:rPr>
          <w:rFonts w:ascii="Arial" w:eastAsia="Arial" w:hAnsi="Arial" w:cs="Arial"/>
          <w:spacing w:val="-14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sources</w:t>
      </w:r>
      <w:r>
        <w:rPr>
          <w:rFonts w:ascii="Arial" w:eastAsia="Arial" w:hAnsi="Arial" w:cs="Arial"/>
          <w:spacing w:val="2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-6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big</w:t>
      </w:r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w w:val="85"/>
          <w:sz w:val="16"/>
          <w:szCs w:val="16"/>
        </w:rPr>
        <w:t>data</w:t>
      </w:r>
      <w:r>
        <w:rPr>
          <w:rFonts w:ascii="Arial" w:eastAsia="Arial" w:hAnsi="Arial" w:cs="Arial"/>
          <w:spacing w:val="2"/>
          <w:w w:val="8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—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Artificial</w:t>
      </w:r>
      <w:r>
        <w:rPr>
          <w:rFonts w:ascii="Arial" w:eastAsia="Arial" w:hAnsi="Arial" w:cs="Arial"/>
          <w:spacing w:val="7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Intelligence</w:t>
      </w:r>
      <w:r>
        <w:rPr>
          <w:rFonts w:ascii="Arial" w:eastAsia="Arial" w:hAnsi="Arial" w:cs="Arial"/>
          <w:spacing w:val="-1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—</w:t>
      </w:r>
      <w:r>
        <w:rPr>
          <w:rFonts w:ascii="Arial" w:eastAsia="Arial" w:hAnsi="Arial" w:cs="Arial"/>
          <w:spacing w:val="-7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Data</w:t>
      </w:r>
      <w:r>
        <w:rPr>
          <w:rFonts w:ascii="Arial" w:eastAsia="Arial" w:hAnsi="Arial" w:cs="Arial"/>
          <w:spacing w:val="5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>Science</w:t>
      </w:r>
      <w:r>
        <w:rPr>
          <w:rFonts w:ascii="Arial" w:eastAsia="Arial" w:hAnsi="Arial" w:cs="Arial"/>
          <w:spacing w:val="-5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w w:val="97"/>
          <w:sz w:val="16"/>
          <w:szCs w:val="16"/>
        </w:rPr>
        <w:t>—</w:t>
      </w:r>
      <w:r>
        <w:rPr>
          <w:rFonts w:ascii="Arial" w:eastAsia="Arial" w:hAnsi="Arial" w:cs="Arial"/>
          <w:spacing w:val="-11"/>
          <w:w w:val="97"/>
          <w:sz w:val="16"/>
          <w:szCs w:val="16"/>
        </w:rPr>
        <w:t>,</w:t>
      </w:r>
      <w:r>
        <w:rPr>
          <w:rFonts w:ascii="Arial" w:eastAsia="Arial" w:hAnsi="Arial" w:cs="Arial"/>
          <w:w w:val="132"/>
          <w:sz w:val="16"/>
          <w:szCs w:val="16"/>
        </w:rPr>
        <w:t>”</w:t>
      </w:r>
    </w:p>
    <w:p w14:paraId="0078DD13" w14:textId="77777777" w:rsidR="00CE37CF" w:rsidRDefault="007311F8">
      <w:pPr>
        <w:spacing w:before="1" w:after="0" w:line="180" w:lineRule="exact"/>
        <w:ind w:left="365" w:right="72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w w:val="92"/>
          <w:sz w:val="16"/>
          <w:szCs w:val="16"/>
        </w:rPr>
        <w:t>26-N</w:t>
      </w:r>
      <w:r>
        <w:rPr>
          <w:rFonts w:ascii="Arial" w:eastAsia="Arial" w:hAnsi="Arial" w:cs="Arial"/>
          <w:spacing w:val="-2"/>
          <w:w w:val="92"/>
          <w:sz w:val="16"/>
          <w:szCs w:val="16"/>
        </w:rPr>
        <w:t>o</w:t>
      </w:r>
      <w:r>
        <w:rPr>
          <w:rFonts w:ascii="Arial" w:eastAsia="Arial" w:hAnsi="Arial" w:cs="Arial"/>
          <w:w w:val="92"/>
          <w:sz w:val="16"/>
          <w:szCs w:val="16"/>
        </w:rPr>
        <w:t>v-2017.</w:t>
      </w:r>
      <w:r>
        <w:rPr>
          <w:rFonts w:ascii="Arial" w:eastAsia="Arial" w:hAnsi="Arial" w:cs="Arial"/>
          <w:spacing w:val="40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[Online].</w:t>
      </w:r>
      <w:r>
        <w:rPr>
          <w:rFonts w:ascii="Arial" w:eastAsia="Arial" w:hAnsi="Arial" w:cs="Arial"/>
          <w:spacing w:val="15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2"/>
          <w:sz w:val="16"/>
          <w:szCs w:val="16"/>
        </w:rPr>
        <w:t>A</w:t>
      </w:r>
      <w:r>
        <w:rPr>
          <w:rFonts w:ascii="Arial" w:eastAsia="Arial" w:hAnsi="Arial" w:cs="Arial"/>
          <w:spacing w:val="-4"/>
          <w:sz w:val="16"/>
          <w:szCs w:val="16"/>
        </w:rPr>
        <w:t>v</w:t>
      </w:r>
      <w:r>
        <w:rPr>
          <w:rFonts w:ascii="Arial" w:eastAsia="Arial" w:hAnsi="Arial" w:cs="Arial"/>
          <w:sz w:val="16"/>
          <w:szCs w:val="16"/>
        </w:rPr>
        <w:t>ailable: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hyperlink r:id="rId28">
        <w:r>
          <w:rPr>
            <w:rFonts w:ascii="Arial" w:eastAsia="Arial" w:hAnsi="Arial" w:cs="Arial"/>
            <w:w w:val="95"/>
            <w:sz w:val="16"/>
            <w:szCs w:val="16"/>
          </w:rPr>
          <w:t>https://ww</w:t>
        </w:r>
        <w:r>
          <w:rPr>
            <w:rFonts w:ascii="Arial" w:eastAsia="Arial" w:hAnsi="Arial" w:cs="Arial"/>
            <w:spacing w:val="-10"/>
            <w:w w:val="95"/>
            <w:sz w:val="16"/>
            <w:szCs w:val="16"/>
          </w:rPr>
          <w:t>w</w:t>
        </w:r>
        <w:r>
          <w:rPr>
            <w:rFonts w:ascii="Arial" w:eastAsia="Arial" w:hAnsi="Arial" w:cs="Arial"/>
            <w:w w:val="93"/>
            <w:sz w:val="16"/>
            <w:szCs w:val="16"/>
          </w:rPr>
          <w:t xml:space="preserve">.allerin.com/blog/top-5- </w:t>
        </w:r>
      </w:hyperlink>
      <w:r>
        <w:rPr>
          <w:rFonts w:ascii="Arial" w:eastAsia="Arial" w:hAnsi="Arial" w:cs="Arial"/>
          <w:w w:val="89"/>
          <w:sz w:val="16"/>
          <w:szCs w:val="16"/>
        </w:rPr>
        <w:t>sources-of-big-data.</w:t>
      </w:r>
      <w:r>
        <w:rPr>
          <w:rFonts w:ascii="Arial" w:eastAsia="Arial" w:hAnsi="Arial" w:cs="Arial"/>
          <w:spacing w:val="1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[Accessed:</w:t>
      </w:r>
      <w:r>
        <w:rPr>
          <w:rFonts w:ascii="Arial" w:eastAsia="Arial" w:hAnsi="Arial" w:cs="Arial"/>
          <w:spacing w:val="16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26-Jul-2019].</w:t>
      </w:r>
    </w:p>
    <w:p w14:paraId="37C5CA4A" w14:textId="77777777" w:rsidR="00CE37CF" w:rsidRDefault="007311F8">
      <w:pPr>
        <w:spacing w:after="0" w:line="180" w:lineRule="exact"/>
        <w:ind w:left="365" w:right="72" w:hanging="3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[26</w:t>
      </w:r>
      <w:proofErr w:type="gramStart"/>
      <w:r>
        <w:rPr>
          <w:rFonts w:ascii="Arial" w:eastAsia="Arial" w:hAnsi="Arial" w:cs="Arial"/>
          <w:sz w:val="16"/>
          <w:szCs w:val="16"/>
        </w:rPr>
        <w:t xml:space="preserve">] </w:t>
      </w:r>
      <w:r>
        <w:rPr>
          <w:rFonts w:ascii="Arial" w:eastAsia="Arial" w:hAnsi="Arial" w:cs="Arial"/>
          <w:spacing w:val="8"/>
          <w:sz w:val="16"/>
          <w:szCs w:val="16"/>
        </w:rPr>
        <w:t xml:space="preserve"> </w:t>
      </w:r>
      <w:r>
        <w:rPr>
          <w:rFonts w:ascii="Arial" w:eastAsia="Arial" w:hAnsi="Arial" w:cs="Arial"/>
          <w:w w:val="84"/>
          <w:sz w:val="16"/>
          <w:szCs w:val="16"/>
        </w:rPr>
        <w:t>J</w:t>
      </w:r>
      <w:proofErr w:type="gramEnd"/>
      <w:r>
        <w:rPr>
          <w:rFonts w:ascii="Arial" w:eastAsia="Arial" w:hAnsi="Arial" w:cs="Arial"/>
          <w:w w:val="84"/>
          <w:sz w:val="16"/>
          <w:szCs w:val="16"/>
        </w:rPr>
        <w:t xml:space="preserve">. </w:t>
      </w:r>
      <w:r>
        <w:rPr>
          <w:rFonts w:ascii="Arial" w:eastAsia="Arial" w:hAnsi="Arial" w:cs="Arial"/>
          <w:spacing w:val="9"/>
          <w:w w:val="84"/>
          <w:sz w:val="16"/>
          <w:szCs w:val="16"/>
        </w:rPr>
        <w:t xml:space="preserve"> </w:t>
      </w:r>
      <w:r>
        <w:rPr>
          <w:rFonts w:ascii="Arial" w:eastAsia="Arial" w:hAnsi="Arial" w:cs="Arial"/>
          <w:w w:val="84"/>
          <w:sz w:val="16"/>
          <w:szCs w:val="16"/>
        </w:rPr>
        <w:t>Thatche</w:t>
      </w:r>
      <w:r>
        <w:rPr>
          <w:rFonts w:ascii="Arial" w:eastAsia="Arial" w:hAnsi="Arial" w:cs="Arial"/>
          <w:spacing w:val="-5"/>
          <w:w w:val="84"/>
          <w:sz w:val="16"/>
          <w:szCs w:val="16"/>
        </w:rPr>
        <w:t>r</w:t>
      </w:r>
      <w:r>
        <w:rPr>
          <w:rFonts w:ascii="Arial" w:eastAsia="Arial" w:hAnsi="Arial" w:cs="Arial"/>
          <w:w w:val="84"/>
          <w:sz w:val="16"/>
          <w:szCs w:val="16"/>
        </w:rPr>
        <w:t xml:space="preserve">,  </w:t>
      </w:r>
      <w:r>
        <w:rPr>
          <w:rFonts w:ascii="Arial" w:eastAsia="Arial" w:hAnsi="Arial" w:cs="Arial"/>
          <w:spacing w:val="9"/>
          <w:w w:val="8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“Big </w:t>
      </w:r>
      <w:r>
        <w:rPr>
          <w:rFonts w:ascii="Arial" w:eastAsia="Arial" w:hAnsi="Arial" w:cs="Arial"/>
          <w:spacing w:val="1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Data,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Big</w:t>
      </w:r>
      <w:r>
        <w:rPr>
          <w:rFonts w:ascii="Arial" w:eastAsia="Arial" w:hAnsi="Arial" w:cs="Arial"/>
          <w:spacing w:val="41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 xml:space="preserve">Questions— </w:t>
      </w:r>
      <w:r>
        <w:rPr>
          <w:rFonts w:ascii="Arial" w:eastAsia="Arial" w:hAnsi="Arial" w:cs="Arial"/>
          <w:spacing w:val="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</w:t>
      </w:r>
      <w:r>
        <w:rPr>
          <w:rFonts w:ascii="Arial" w:eastAsia="Arial" w:hAnsi="Arial" w:cs="Arial"/>
          <w:spacing w:val="-4"/>
          <w:sz w:val="16"/>
          <w:szCs w:val="16"/>
        </w:rPr>
        <w:t>i</w:t>
      </w:r>
      <w:r>
        <w:rPr>
          <w:rFonts w:ascii="Arial" w:eastAsia="Arial" w:hAnsi="Arial" w:cs="Arial"/>
          <w:sz w:val="16"/>
          <w:szCs w:val="16"/>
        </w:rPr>
        <w:t xml:space="preserve">ving </w:t>
      </w:r>
      <w:r>
        <w:rPr>
          <w:rFonts w:ascii="Arial" w:eastAsia="Arial" w:hAnsi="Arial" w:cs="Arial"/>
          <w:spacing w:val="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on</w:t>
      </w:r>
      <w:r>
        <w:rPr>
          <w:rFonts w:ascii="Arial" w:eastAsia="Arial" w:hAnsi="Arial" w:cs="Arial"/>
          <w:spacing w:val="24"/>
          <w:sz w:val="16"/>
          <w:szCs w:val="16"/>
        </w:rPr>
        <w:t xml:space="preserve"> </w:t>
      </w:r>
      <w:r>
        <w:rPr>
          <w:rFonts w:ascii="Arial" w:eastAsia="Arial" w:hAnsi="Arial" w:cs="Arial"/>
          <w:w w:val="88"/>
          <w:sz w:val="16"/>
          <w:szCs w:val="16"/>
        </w:rPr>
        <w:t xml:space="preserve">Fumes: </w:t>
      </w:r>
      <w:r>
        <w:rPr>
          <w:rFonts w:ascii="Arial" w:eastAsia="Arial" w:hAnsi="Arial" w:cs="Arial"/>
          <w:spacing w:val="10"/>
          <w:w w:val="88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Digital </w:t>
      </w:r>
      <w:r>
        <w:rPr>
          <w:rFonts w:ascii="Arial" w:eastAsia="Arial" w:hAnsi="Arial" w:cs="Arial"/>
          <w:spacing w:val="-2"/>
          <w:sz w:val="16"/>
          <w:szCs w:val="16"/>
        </w:rPr>
        <w:t>F</w:t>
      </w:r>
      <w:r>
        <w:rPr>
          <w:rFonts w:ascii="Arial" w:eastAsia="Arial" w:hAnsi="Arial" w:cs="Arial"/>
          <w:sz w:val="16"/>
          <w:szCs w:val="16"/>
        </w:rPr>
        <w:t>ootprints,</w:t>
      </w:r>
      <w:r>
        <w:rPr>
          <w:rFonts w:ascii="Arial" w:eastAsia="Arial" w:hAnsi="Arial" w:cs="Arial"/>
          <w:spacing w:val="-15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Data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 xml:space="preserve">Fumes, </w:t>
      </w:r>
      <w:r>
        <w:rPr>
          <w:rFonts w:ascii="Arial" w:eastAsia="Arial" w:hAnsi="Arial" w:cs="Arial"/>
          <w:spacing w:val="15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and</w:t>
      </w:r>
      <w:r>
        <w:rPr>
          <w:rFonts w:ascii="Arial" w:eastAsia="Arial" w:hAnsi="Arial" w:cs="Arial"/>
          <w:spacing w:val="1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the</w:t>
      </w:r>
      <w:r>
        <w:rPr>
          <w:rFonts w:ascii="Arial" w:eastAsia="Arial" w:hAnsi="Arial" w:cs="Arial"/>
          <w:spacing w:val="1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Limitations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of </w:t>
      </w:r>
      <w:r>
        <w:rPr>
          <w:rFonts w:ascii="Arial" w:eastAsia="Arial" w:hAnsi="Arial" w:cs="Arial"/>
          <w:spacing w:val="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Spatial</w:t>
      </w:r>
      <w:r>
        <w:rPr>
          <w:rFonts w:ascii="Arial" w:eastAsia="Arial" w:hAnsi="Arial" w:cs="Arial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Big </w:t>
      </w:r>
      <w:r>
        <w:rPr>
          <w:rFonts w:ascii="Arial" w:eastAsia="Arial" w:hAnsi="Arial" w:cs="Arial"/>
          <w:spacing w:val="1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Data</w:t>
      </w:r>
      <w:r>
        <w:rPr>
          <w:rFonts w:ascii="Arial" w:eastAsia="Arial" w:hAnsi="Arial" w:cs="Arial"/>
          <w:spacing w:val="-11"/>
          <w:w w:val="89"/>
          <w:sz w:val="16"/>
          <w:szCs w:val="16"/>
        </w:rPr>
        <w:t>,</w:t>
      </w:r>
      <w:r>
        <w:rPr>
          <w:rFonts w:ascii="Arial" w:eastAsia="Arial" w:hAnsi="Arial" w:cs="Arial"/>
          <w:w w:val="132"/>
          <w:sz w:val="16"/>
          <w:szCs w:val="16"/>
        </w:rPr>
        <w:t xml:space="preserve">” </w:t>
      </w:r>
      <w:r>
        <w:rPr>
          <w:rFonts w:ascii="Arial" w:eastAsia="Arial" w:hAnsi="Arial" w:cs="Arial"/>
          <w:w w:val="90"/>
          <w:sz w:val="16"/>
          <w:szCs w:val="16"/>
        </w:rPr>
        <w:t>International</w:t>
      </w:r>
      <w:r>
        <w:rPr>
          <w:rFonts w:ascii="Arial" w:eastAsia="Arial" w:hAnsi="Arial" w:cs="Arial"/>
          <w:spacing w:val="28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w w:val="90"/>
          <w:sz w:val="16"/>
          <w:szCs w:val="16"/>
        </w:rPr>
        <w:t>Journal</w:t>
      </w:r>
      <w:r>
        <w:rPr>
          <w:rFonts w:ascii="Arial" w:eastAsia="Arial" w:hAnsi="Arial" w:cs="Arial"/>
          <w:spacing w:val="5"/>
          <w:w w:val="90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of</w:t>
      </w:r>
      <w:r>
        <w:rPr>
          <w:rFonts w:ascii="Arial" w:eastAsia="Arial" w:hAnsi="Arial" w:cs="Arial"/>
          <w:spacing w:val="5"/>
          <w:sz w:val="16"/>
          <w:szCs w:val="16"/>
        </w:rPr>
        <w:t xml:space="preserve"> </w:t>
      </w:r>
      <w:r>
        <w:rPr>
          <w:rFonts w:ascii="Arial" w:eastAsia="Arial" w:hAnsi="Arial" w:cs="Arial"/>
          <w:w w:val="92"/>
          <w:sz w:val="16"/>
          <w:szCs w:val="16"/>
        </w:rPr>
        <w:t>Communication,</w:t>
      </w:r>
      <w:r>
        <w:rPr>
          <w:rFonts w:ascii="Arial" w:eastAsia="Arial" w:hAnsi="Arial" w:cs="Arial"/>
          <w:spacing w:val="10"/>
          <w:w w:val="92"/>
          <w:sz w:val="16"/>
          <w:szCs w:val="16"/>
        </w:rPr>
        <w:t xml:space="preserve"> </w:t>
      </w:r>
      <w:r>
        <w:rPr>
          <w:rFonts w:ascii="Arial" w:eastAsia="Arial" w:hAnsi="Arial" w:cs="Arial"/>
          <w:spacing w:val="-3"/>
          <w:sz w:val="16"/>
          <w:szCs w:val="16"/>
        </w:rPr>
        <w:t>v</w:t>
      </w:r>
      <w:r>
        <w:rPr>
          <w:rFonts w:ascii="Arial" w:eastAsia="Arial" w:hAnsi="Arial" w:cs="Arial"/>
          <w:sz w:val="16"/>
          <w:szCs w:val="16"/>
        </w:rPr>
        <w:t>ol.</w:t>
      </w:r>
      <w:r>
        <w:rPr>
          <w:rFonts w:ascii="Arial" w:eastAsia="Arial" w:hAnsi="Arial" w:cs="Arial"/>
          <w:spacing w:val="-2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8,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w w:val="89"/>
          <w:sz w:val="16"/>
          <w:szCs w:val="16"/>
        </w:rPr>
        <w:t>no.</w:t>
      </w:r>
      <w:r>
        <w:rPr>
          <w:rFonts w:ascii="Arial" w:eastAsia="Arial" w:hAnsi="Arial" w:cs="Arial"/>
          <w:spacing w:val="11"/>
          <w:w w:val="8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0,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p.</w:t>
      </w:r>
      <w:r>
        <w:rPr>
          <w:rFonts w:ascii="Arial" w:eastAsia="Arial" w:hAnsi="Arial" w:cs="Arial"/>
          <w:spacing w:val="-9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19,</w:t>
      </w:r>
      <w:r>
        <w:rPr>
          <w:rFonts w:ascii="Arial" w:eastAsia="Arial" w:hAnsi="Arial" w:cs="Arial"/>
          <w:spacing w:val="16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w w:val="87"/>
          <w:sz w:val="16"/>
          <w:szCs w:val="16"/>
        </w:rPr>
        <w:t>Jun.</w:t>
      </w:r>
      <w:r>
        <w:rPr>
          <w:rFonts w:ascii="Arial" w:eastAsia="Arial" w:hAnsi="Arial" w:cs="Arial"/>
          <w:spacing w:val="9"/>
          <w:w w:val="87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2014.</w:t>
      </w:r>
    </w:p>
    <w:p w14:paraId="39EE4F0D" w14:textId="77777777" w:rsidR="00CE37CF" w:rsidRDefault="007311F8">
      <w:pPr>
        <w:spacing w:after="0" w:line="180" w:lineRule="exact"/>
        <w:ind w:left="365" w:right="72" w:hanging="36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>[27]</w:t>
      </w:r>
      <w:r>
        <w:rPr>
          <w:rFonts w:ascii="Arial" w:eastAsia="Arial" w:hAnsi="Arial" w:cs="Arial"/>
          <w:spacing w:val="22"/>
          <w:sz w:val="16"/>
          <w:szCs w:val="16"/>
        </w:rPr>
        <w:t xml:space="preserve"> </w:t>
      </w:r>
      <w:r>
        <w:rPr>
          <w:rFonts w:ascii="Arial" w:eastAsia="Arial" w:hAnsi="Arial" w:cs="Arial"/>
          <w:w w:val="119"/>
          <w:sz w:val="16"/>
          <w:szCs w:val="16"/>
        </w:rPr>
        <w:t>“</w:t>
      </w:r>
      <w:proofErr w:type="spellStart"/>
      <w:r>
        <w:rPr>
          <w:rFonts w:ascii="Arial" w:eastAsia="Arial" w:hAnsi="Arial" w:cs="Arial"/>
          <w:w w:val="119"/>
          <w:sz w:val="16"/>
          <w:szCs w:val="16"/>
        </w:rPr>
        <w:t>L</w:t>
      </w:r>
      <w:r>
        <w:rPr>
          <w:rFonts w:ascii="Arial" w:eastAsia="Arial" w:hAnsi="Arial" w:cs="Arial"/>
          <w:spacing w:val="-4"/>
          <w:w w:val="119"/>
          <w:sz w:val="16"/>
          <w:szCs w:val="16"/>
        </w:rPr>
        <w:t>i</w:t>
      </w:r>
      <w:r>
        <w:rPr>
          <w:rFonts w:ascii="Arial" w:eastAsia="Arial" w:hAnsi="Arial" w:cs="Arial"/>
          <w:spacing w:val="-2"/>
          <w:w w:val="99"/>
          <w:sz w:val="16"/>
          <w:szCs w:val="16"/>
        </w:rPr>
        <w:t>v</w:t>
      </w:r>
      <w:r>
        <w:rPr>
          <w:rFonts w:ascii="Arial" w:eastAsia="Arial" w:hAnsi="Arial" w:cs="Arial"/>
          <w:w w:val="86"/>
          <w:sz w:val="16"/>
          <w:szCs w:val="16"/>
        </w:rPr>
        <w:t>ehoods</w:t>
      </w:r>
      <w:proofErr w:type="spellEnd"/>
      <w:r>
        <w:rPr>
          <w:rFonts w:ascii="Arial" w:eastAsia="Arial" w:hAnsi="Arial" w:cs="Arial"/>
          <w:spacing w:val="-11"/>
          <w:w w:val="86"/>
          <w:sz w:val="16"/>
          <w:szCs w:val="16"/>
        </w:rPr>
        <w:t>.</w:t>
      </w:r>
      <w:r>
        <w:rPr>
          <w:rFonts w:ascii="Arial" w:eastAsia="Arial" w:hAnsi="Arial" w:cs="Arial"/>
          <w:w w:val="132"/>
          <w:sz w:val="16"/>
          <w:szCs w:val="16"/>
        </w:rPr>
        <w:t>”</w:t>
      </w:r>
      <w:r>
        <w:rPr>
          <w:rFonts w:ascii="Arial" w:eastAsia="Arial" w:hAnsi="Arial" w:cs="Arial"/>
          <w:spacing w:val="34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[Online].</w:t>
      </w:r>
      <w:r>
        <w:rPr>
          <w:rFonts w:ascii="Arial" w:eastAsia="Arial" w:hAnsi="Arial" w:cs="Arial"/>
          <w:spacing w:val="17"/>
          <w:sz w:val="16"/>
          <w:szCs w:val="16"/>
        </w:rPr>
        <w:t xml:space="preserve"> </w:t>
      </w:r>
      <w:r>
        <w:rPr>
          <w:rFonts w:ascii="Arial" w:eastAsia="Arial" w:hAnsi="Arial" w:cs="Arial"/>
          <w:spacing w:val="-12"/>
          <w:sz w:val="16"/>
          <w:szCs w:val="16"/>
        </w:rPr>
        <w:t>A</w:t>
      </w:r>
      <w:r>
        <w:rPr>
          <w:rFonts w:ascii="Arial" w:eastAsia="Arial" w:hAnsi="Arial" w:cs="Arial"/>
          <w:spacing w:val="-4"/>
          <w:sz w:val="16"/>
          <w:szCs w:val="16"/>
        </w:rPr>
        <w:t>v</w:t>
      </w:r>
      <w:r>
        <w:rPr>
          <w:rFonts w:ascii="Arial" w:eastAsia="Arial" w:hAnsi="Arial" w:cs="Arial"/>
          <w:sz w:val="16"/>
          <w:szCs w:val="16"/>
        </w:rPr>
        <w:t xml:space="preserve">ailable: </w:t>
      </w:r>
      <w:hyperlink r:id="rId29">
        <w:r>
          <w:rPr>
            <w:rFonts w:ascii="Arial" w:eastAsia="Arial" w:hAnsi="Arial" w:cs="Arial"/>
            <w:w w:val="89"/>
            <w:sz w:val="16"/>
            <w:szCs w:val="16"/>
          </w:rPr>
          <w:t>http://l</w:t>
        </w:r>
        <w:r>
          <w:rPr>
            <w:rFonts w:ascii="Arial" w:eastAsia="Arial" w:hAnsi="Arial" w:cs="Arial"/>
            <w:spacing w:val="-4"/>
            <w:w w:val="89"/>
            <w:sz w:val="16"/>
            <w:szCs w:val="16"/>
          </w:rPr>
          <w:t>i</w:t>
        </w:r>
        <w:r>
          <w:rPr>
            <w:rFonts w:ascii="Arial" w:eastAsia="Arial" w:hAnsi="Arial" w:cs="Arial"/>
            <w:spacing w:val="-2"/>
            <w:w w:val="89"/>
            <w:sz w:val="16"/>
            <w:szCs w:val="16"/>
          </w:rPr>
          <w:t>v</w:t>
        </w:r>
        <w:r>
          <w:rPr>
            <w:rFonts w:ascii="Arial" w:eastAsia="Arial" w:hAnsi="Arial" w:cs="Arial"/>
            <w:w w:val="89"/>
            <w:sz w:val="16"/>
            <w:szCs w:val="16"/>
          </w:rPr>
          <w:t>ehoods.o</w:t>
        </w:r>
        <w:r>
          <w:rPr>
            <w:rFonts w:ascii="Arial" w:eastAsia="Arial" w:hAnsi="Arial" w:cs="Arial"/>
            <w:spacing w:val="-3"/>
            <w:w w:val="89"/>
            <w:sz w:val="16"/>
            <w:szCs w:val="16"/>
          </w:rPr>
          <w:t>r</w:t>
        </w:r>
        <w:r>
          <w:rPr>
            <w:rFonts w:ascii="Arial" w:eastAsia="Arial" w:hAnsi="Arial" w:cs="Arial"/>
            <w:w w:val="89"/>
            <w:sz w:val="16"/>
            <w:szCs w:val="16"/>
          </w:rPr>
          <w:t xml:space="preserve">g/research. </w:t>
        </w:r>
        <w:r>
          <w:rPr>
            <w:rFonts w:ascii="Arial" w:eastAsia="Arial" w:hAnsi="Arial" w:cs="Arial"/>
            <w:spacing w:val="16"/>
            <w:w w:val="89"/>
            <w:sz w:val="16"/>
            <w:szCs w:val="16"/>
          </w:rPr>
          <w:t xml:space="preserve"> </w:t>
        </w:r>
      </w:hyperlink>
      <w:r>
        <w:rPr>
          <w:rFonts w:ascii="Arial" w:eastAsia="Arial" w:hAnsi="Arial" w:cs="Arial"/>
          <w:w w:val="102"/>
          <w:sz w:val="16"/>
          <w:szCs w:val="16"/>
        </w:rPr>
        <w:t xml:space="preserve">[Ac- </w:t>
      </w:r>
      <w:proofErr w:type="spellStart"/>
      <w:r>
        <w:rPr>
          <w:rFonts w:ascii="Arial" w:eastAsia="Arial" w:hAnsi="Arial" w:cs="Arial"/>
          <w:w w:val="83"/>
          <w:sz w:val="16"/>
          <w:szCs w:val="16"/>
        </w:rPr>
        <w:t>cessed</w:t>
      </w:r>
      <w:proofErr w:type="spellEnd"/>
      <w:r>
        <w:rPr>
          <w:rFonts w:ascii="Arial" w:eastAsia="Arial" w:hAnsi="Arial" w:cs="Arial"/>
          <w:w w:val="83"/>
          <w:sz w:val="16"/>
          <w:szCs w:val="16"/>
        </w:rPr>
        <w:t>:</w:t>
      </w:r>
      <w:r>
        <w:rPr>
          <w:rFonts w:ascii="Arial" w:eastAsia="Arial" w:hAnsi="Arial" w:cs="Arial"/>
          <w:spacing w:val="19"/>
          <w:w w:val="83"/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>27-Jul-2019].</w:t>
      </w:r>
    </w:p>
    <w:sectPr w:rsidR="00CE37CF">
      <w:pgSz w:w="12240" w:h="15840"/>
      <w:pgMar w:top="920" w:right="860" w:bottom="280" w:left="860" w:header="720" w:footer="720" w:gutter="0"/>
      <w:cols w:num="2" w:space="720" w:equalWidth="0">
        <w:col w:w="5141" w:space="239"/>
        <w:col w:w="5140"/>
      </w:cols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67" w:author="Sujing Wang" w:date="2019-07-31T16:59:00Z" w:initials="SW">
    <w:p w14:paraId="4CBF7229" w14:textId="77777777" w:rsidR="003D7994" w:rsidRDefault="003D7994">
      <w:pPr>
        <w:pStyle w:val="CommentText"/>
      </w:pPr>
      <w:r>
        <w:rPr>
          <w:rStyle w:val="CommentReference"/>
        </w:rPr>
        <w:annotationRef/>
      </w:r>
      <w:r>
        <w:t>Keep the Max definition here, do not move</w:t>
      </w:r>
    </w:p>
  </w:comment>
  <w:comment w:id="86" w:author="Sujing Wang" w:date="2019-07-31T16:48:00Z" w:initials="SW">
    <w:p w14:paraId="678B7C23" w14:textId="77777777" w:rsidR="003D7994" w:rsidRDefault="003D7994" w:rsidP="003D7994">
      <w:pPr>
        <w:pStyle w:val="CommentText"/>
      </w:pPr>
      <w:r>
        <w:rPr>
          <w:rStyle w:val="CommentReference"/>
        </w:rPr>
        <w:annotationRef/>
      </w:r>
      <w:r>
        <w:t>Put the link to the website in reference section and add reference here</w:t>
      </w:r>
    </w:p>
  </w:comment>
  <w:comment w:id="115" w:author="Sujing Wang" w:date="2019-07-31T16:54:00Z" w:initials="SW">
    <w:p w14:paraId="6D264479" w14:textId="77777777" w:rsidR="003D7994" w:rsidRDefault="003D7994" w:rsidP="003D7994">
      <w:pPr>
        <w:pStyle w:val="CommentText"/>
      </w:pPr>
      <w:r>
        <w:rPr>
          <w:rStyle w:val="CommentReference"/>
        </w:rPr>
        <w:annotationRef/>
      </w:r>
      <w:r>
        <w:t>Which dataset? Drought data or twitter data?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CBF7229" w15:done="0"/>
  <w15:commentEx w15:paraId="678B7C23" w15:done="0"/>
  <w15:commentEx w15:paraId="6D26447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ujing Wang">
    <w15:presenceInfo w15:providerId="None" w15:userId="Sujing Wa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trackRevision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CE37CF"/>
    <w:rsid w:val="00260894"/>
    <w:rsid w:val="00365D11"/>
    <w:rsid w:val="003D7994"/>
    <w:rsid w:val="004062F9"/>
    <w:rsid w:val="005D0982"/>
    <w:rsid w:val="006E630F"/>
    <w:rsid w:val="007311F8"/>
    <w:rsid w:val="00851F79"/>
    <w:rsid w:val="00953655"/>
    <w:rsid w:val="00B02FBE"/>
    <w:rsid w:val="00CE37CF"/>
    <w:rsid w:val="00E3104D"/>
    <w:rsid w:val="00E5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6"/>
    <o:shapelayout v:ext="edit">
      <o:idmap v:ext="edit" data="1"/>
    </o:shapelayout>
  </w:shapeDefaults>
  <w:decimalSymbol w:val="."/>
  <w:listSeparator w:val=","/>
  <w14:docId w14:val="2B94D3D9"/>
  <w15:docId w15:val="{48990CCF-4128-448F-8F14-A11151C53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0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894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311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11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11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11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11F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vtechworks.lib.vt.edu/handle/10919/24701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dx.doi.org/10.1016/j.rse.2005.09.008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dx.doi.org/10.1016/j.aqpro.2015.02.177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://livehoods.org/research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://dx.doi.org/10.1016/s0034-" TargetMode="External"/><Relationship Id="rId32" Type="http://schemas.openxmlformats.org/officeDocument/2006/relationships/theme" Target="theme/theme1.xml"/><Relationship Id="rId5" Type="http://schemas.openxmlformats.org/officeDocument/2006/relationships/hyperlink" Target="mailto:sujing.wang@lamar.edu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://dx.doi.org/10.1080/0143116031000139863" TargetMode="External"/><Relationship Id="rId28" Type="http://schemas.openxmlformats.org/officeDocument/2006/relationships/hyperlink" Target="http://www.allerin.com/blog/top-5-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12.jpeg"/><Relationship Id="rId31" Type="http://schemas.microsoft.com/office/2011/relationships/people" Target="people.xml"/><Relationship Id="rId4" Type="http://schemas.openxmlformats.org/officeDocument/2006/relationships/hyperlink" Target="mailto:rsarbajna@lamar.edu" TargetMode="External"/><Relationship Id="rId9" Type="http://schemas.openxmlformats.org/officeDocument/2006/relationships/comments" Target="comments.xml"/><Relationship Id="rId14" Type="http://schemas.openxmlformats.org/officeDocument/2006/relationships/image" Target="media/image7.jpeg"/><Relationship Id="rId22" Type="http://schemas.openxmlformats.org/officeDocument/2006/relationships/hyperlink" Target="http://dx.doi.org/10.1016/j.rse.2013.01.012" TargetMode="External"/><Relationship Id="rId27" Type="http://schemas.openxmlformats.org/officeDocument/2006/relationships/hyperlink" Target="http://dx.doi.org/10.1145/1188913.1188915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4948</Words>
  <Characters>28210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Lamar University</Company>
  <LinksUpToDate>false</LinksUpToDate>
  <CharactersWithSpaces>33092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Sujing Wang</cp:lastModifiedBy>
  <cp:revision>8</cp:revision>
  <dcterms:created xsi:type="dcterms:W3CDTF">2019-07-31T15:55:00Z</dcterms:created>
  <dcterms:modified xsi:type="dcterms:W3CDTF">2019-07-31T22:07:00Z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2019-07-31T00:00:00Z</vt:filetime>
  </property>
  <property fmtid="{D5CDD505-2E9C-101B-9397-08002B2CF9AE}" pid="3" name="LastSaved">
    <vt:filetime>2019-07-31T00:00:00Z</vt:filetime>
  </property>
</Properties>
</file>